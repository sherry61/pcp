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F86E" w14:textId="77777777" w:rsidR="00F46436" w:rsidRDefault="00F46436">
      <w:pPr>
        <w:pStyle w:val="aff"/>
        <w:widowControl/>
        <w:autoSpaceDE w:val="0"/>
        <w:autoSpaceDN w:val="0"/>
        <w:spacing w:line="360" w:lineRule="auto"/>
        <w:jc w:val="center"/>
        <w:textAlignment w:val="bottom"/>
        <w:rPr>
          <w:rFonts w:ascii="宋体" w:hAnsi="宋体" w:hint="eastAsia"/>
          <w:b/>
        </w:rPr>
      </w:pPr>
      <w:bookmarkStart w:id="0" w:name="_Hlk136952772"/>
      <w:bookmarkEnd w:id="0"/>
    </w:p>
    <w:p w14:paraId="27305F91" w14:textId="77777777" w:rsidR="00F46436" w:rsidRDefault="00F46436">
      <w:pPr>
        <w:pStyle w:val="aff"/>
        <w:widowControl/>
        <w:autoSpaceDE w:val="0"/>
        <w:autoSpaceDN w:val="0"/>
        <w:spacing w:line="360" w:lineRule="auto"/>
        <w:jc w:val="center"/>
        <w:textAlignment w:val="bottom"/>
        <w:rPr>
          <w:rFonts w:ascii="宋体" w:hAnsi="宋体" w:hint="eastAsia"/>
          <w:b/>
        </w:rPr>
      </w:pPr>
    </w:p>
    <w:p w14:paraId="05CEFBB8" w14:textId="77777777" w:rsidR="00F46436" w:rsidRDefault="00F46436">
      <w:pPr>
        <w:pStyle w:val="aff"/>
        <w:widowControl/>
        <w:autoSpaceDE w:val="0"/>
        <w:autoSpaceDN w:val="0"/>
        <w:spacing w:line="360" w:lineRule="auto"/>
        <w:jc w:val="center"/>
        <w:textAlignment w:val="bottom"/>
        <w:rPr>
          <w:rFonts w:ascii="宋体" w:hAnsi="宋体" w:hint="eastAsia"/>
          <w:b/>
        </w:rPr>
      </w:pPr>
    </w:p>
    <w:p w14:paraId="709B849A" w14:textId="77777777" w:rsidR="00F46436" w:rsidRDefault="00F46436">
      <w:pPr>
        <w:pStyle w:val="aff"/>
        <w:widowControl/>
        <w:autoSpaceDE w:val="0"/>
        <w:autoSpaceDN w:val="0"/>
        <w:spacing w:line="360" w:lineRule="auto"/>
        <w:jc w:val="center"/>
        <w:textAlignment w:val="bottom"/>
        <w:rPr>
          <w:rFonts w:ascii="宋体" w:hAnsi="宋体" w:hint="eastAsia"/>
          <w:b/>
        </w:rPr>
      </w:pPr>
    </w:p>
    <w:p w14:paraId="193B0215" w14:textId="77777777" w:rsidR="00F46436" w:rsidRDefault="00F46436">
      <w:pPr>
        <w:pStyle w:val="aff"/>
        <w:widowControl/>
        <w:autoSpaceDE w:val="0"/>
        <w:autoSpaceDN w:val="0"/>
        <w:spacing w:line="360" w:lineRule="auto"/>
        <w:jc w:val="center"/>
        <w:textAlignment w:val="bottom"/>
        <w:rPr>
          <w:rFonts w:ascii="宋体" w:hAnsi="宋体" w:hint="eastAsia"/>
          <w:b/>
        </w:rPr>
      </w:pPr>
    </w:p>
    <w:p w14:paraId="07CB961B" w14:textId="77777777" w:rsidR="00F46436" w:rsidRDefault="00F46436">
      <w:pPr>
        <w:pStyle w:val="aff"/>
        <w:widowControl/>
        <w:autoSpaceDE w:val="0"/>
        <w:autoSpaceDN w:val="0"/>
        <w:spacing w:line="360" w:lineRule="auto"/>
        <w:jc w:val="center"/>
        <w:textAlignment w:val="bottom"/>
        <w:rPr>
          <w:rFonts w:ascii="宋体" w:hAnsi="宋体" w:hint="eastAsia"/>
          <w:b/>
        </w:rPr>
      </w:pPr>
    </w:p>
    <w:p w14:paraId="284A3F4F" w14:textId="77777777" w:rsidR="00F46436" w:rsidRDefault="00000000">
      <w:pPr>
        <w:spacing w:line="360" w:lineRule="auto"/>
        <w:jc w:val="center"/>
        <w:rPr>
          <w:rFonts w:ascii="宋体" w:hAnsi="宋体" w:cs="宋体" w:hint="eastAsia"/>
          <w:bCs/>
          <w:sz w:val="52"/>
          <w:szCs w:val="52"/>
        </w:rPr>
      </w:pPr>
      <w:r>
        <w:rPr>
          <w:rFonts w:eastAsia="仿宋" w:hint="eastAsia"/>
          <w:b/>
          <w:color w:val="000000" w:themeColor="text1"/>
          <w:sz w:val="52"/>
          <w:szCs w:val="52"/>
        </w:rPr>
        <w:t>XXXXX</w:t>
      </w:r>
    </w:p>
    <w:p w14:paraId="436B87B3" w14:textId="77777777" w:rsidR="00F46436" w:rsidRDefault="00000000">
      <w:pPr>
        <w:jc w:val="center"/>
        <w:rPr>
          <w:rFonts w:eastAsia="仿宋"/>
          <w:b/>
          <w:color w:val="000000" w:themeColor="text1"/>
          <w:sz w:val="52"/>
          <w:szCs w:val="52"/>
        </w:rPr>
      </w:pPr>
      <w:r>
        <w:rPr>
          <w:rFonts w:eastAsia="仿宋" w:hint="eastAsia"/>
          <w:b/>
          <w:color w:val="000000" w:themeColor="text1"/>
          <w:sz w:val="52"/>
          <w:szCs w:val="52"/>
        </w:rPr>
        <w:t>接口规范</w:t>
      </w:r>
    </w:p>
    <w:p w14:paraId="0F41BB3E" w14:textId="77777777" w:rsidR="00F46436" w:rsidRDefault="00F46436">
      <w:pPr>
        <w:jc w:val="center"/>
        <w:rPr>
          <w:rFonts w:eastAsia="仿宋"/>
          <w:b/>
          <w:color w:val="000000" w:themeColor="text1"/>
          <w:sz w:val="52"/>
          <w:szCs w:val="52"/>
        </w:rPr>
      </w:pPr>
    </w:p>
    <w:p w14:paraId="67B8EB80" w14:textId="77777777" w:rsidR="00F46436" w:rsidRDefault="00F46436">
      <w:pPr>
        <w:jc w:val="center"/>
        <w:rPr>
          <w:rFonts w:eastAsia="仿宋"/>
          <w:b/>
          <w:color w:val="000000" w:themeColor="text1"/>
          <w:sz w:val="52"/>
          <w:szCs w:val="52"/>
        </w:rPr>
      </w:pPr>
    </w:p>
    <w:p w14:paraId="3C2F6D42" w14:textId="77777777" w:rsidR="00F46436" w:rsidRDefault="00F46436">
      <w:pPr>
        <w:jc w:val="center"/>
        <w:rPr>
          <w:rFonts w:eastAsia="仿宋"/>
          <w:b/>
          <w:color w:val="000000" w:themeColor="text1"/>
          <w:sz w:val="52"/>
          <w:szCs w:val="52"/>
        </w:rPr>
      </w:pPr>
    </w:p>
    <w:p w14:paraId="027F5C11" w14:textId="77777777" w:rsidR="00F46436" w:rsidRDefault="00F46436">
      <w:pPr>
        <w:widowControl/>
        <w:autoSpaceDE w:val="0"/>
        <w:autoSpaceDN w:val="0"/>
        <w:spacing w:line="360" w:lineRule="auto"/>
        <w:jc w:val="center"/>
        <w:textAlignment w:val="bottom"/>
        <w:rPr>
          <w:rFonts w:ascii="宋体" w:hAnsi="宋体" w:cs="宋体" w:hint="eastAsia"/>
          <w:b/>
          <w:sz w:val="30"/>
        </w:rPr>
      </w:pPr>
    </w:p>
    <w:p w14:paraId="6AFB988B" w14:textId="77777777" w:rsidR="00F46436" w:rsidRDefault="00F46436">
      <w:pPr>
        <w:widowControl/>
        <w:autoSpaceDE w:val="0"/>
        <w:autoSpaceDN w:val="0"/>
        <w:spacing w:line="360" w:lineRule="auto"/>
        <w:jc w:val="center"/>
        <w:textAlignment w:val="bottom"/>
        <w:rPr>
          <w:rFonts w:ascii="宋体" w:hAnsi="宋体" w:cs="宋体" w:hint="eastAsia"/>
          <w:b/>
          <w:sz w:val="30"/>
        </w:rPr>
      </w:pPr>
    </w:p>
    <w:p w14:paraId="5117F852" w14:textId="77777777" w:rsidR="00F46436" w:rsidRDefault="00F46436">
      <w:pPr>
        <w:widowControl/>
        <w:autoSpaceDE w:val="0"/>
        <w:autoSpaceDN w:val="0"/>
        <w:spacing w:line="360" w:lineRule="auto"/>
        <w:jc w:val="center"/>
        <w:textAlignment w:val="bottom"/>
        <w:rPr>
          <w:rFonts w:ascii="宋体" w:hAnsi="宋体" w:cs="宋体" w:hint="eastAsia"/>
          <w:b/>
          <w:sz w:val="30"/>
        </w:rPr>
      </w:pPr>
    </w:p>
    <w:p w14:paraId="1F9E3AE2" w14:textId="77777777" w:rsidR="00F46436" w:rsidRDefault="00F46436">
      <w:pPr>
        <w:widowControl/>
        <w:autoSpaceDE w:val="0"/>
        <w:autoSpaceDN w:val="0"/>
        <w:spacing w:line="360" w:lineRule="auto"/>
        <w:jc w:val="center"/>
        <w:textAlignment w:val="bottom"/>
        <w:rPr>
          <w:rFonts w:ascii="宋体" w:hAnsi="宋体" w:cs="宋体" w:hint="eastAsia"/>
          <w:b/>
          <w:sz w:val="30"/>
        </w:rPr>
      </w:pPr>
    </w:p>
    <w:p w14:paraId="1445A275" w14:textId="77777777" w:rsidR="00F46436" w:rsidRDefault="00F46436">
      <w:pPr>
        <w:widowControl/>
        <w:autoSpaceDE w:val="0"/>
        <w:autoSpaceDN w:val="0"/>
        <w:spacing w:line="360" w:lineRule="auto"/>
        <w:jc w:val="center"/>
        <w:textAlignment w:val="bottom"/>
        <w:rPr>
          <w:rFonts w:ascii="宋体" w:hAnsi="宋体" w:cs="宋体" w:hint="eastAsia"/>
          <w:b/>
          <w:sz w:val="30"/>
        </w:rPr>
      </w:pPr>
    </w:p>
    <w:p w14:paraId="4E761860" w14:textId="77777777" w:rsidR="00F46436" w:rsidRDefault="00F46436">
      <w:pPr>
        <w:ind w:firstLine="480"/>
        <w:rPr>
          <w:color w:val="000000" w:themeColor="text1"/>
        </w:rPr>
      </w:pPr>
    </w:p>
    <w:p w14:paraId="23920BB8" w14:textId="77777777" w:rsidR="00F46436" w:rsidRDefault="00F46436">
      <w:pPr>
        <w:rPr>
          <w:color w:val="000000" w:themeColor="text1"/>
        </w:rPr>
      </w:pPr>
    </w:p>
    <w:p w14:paraId="34D85A73" w14:textId="77777777" w:rsidR="00F46436" w:rsidRDefault="00F46436">
      <w:pPr>
        <w:ind w:firstLine="480"/>
        <w:rPr>
          <w:color w:val="000000" w:themeColor="text1"/>
        </w:rPr>
      </w:pPr>
    </w:p>
    <w:tbl>
      <w:tblPr>
        <w:tblpPr w:leftFromText="180" w:rightFromText="180" w:vertAnchor="text" w:horzAnchor="page" w:tblpX="2058" w:tblpY="112"/>
        <w:tblOverlap w:val="never"/>
        <w:tblW w:w="8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3"/>
        <w:gridCol w:w="6285"/>
      </w:tblGrid>
      <w:tr w:rsidR="00F46436" w14:paraId="7134FF74" w14:textId="77777777">
        <w:trPr>
          <w:trHeight w:val="564"/>
        </w:trPr>
        <w:tc>
          <w:tcPr>
            <w:tcW w:w="1963" w:type="dxa"/>
            <w:vAlign w:val="center"/>
          </w:tcPr>
          <w:p w14:paraId="6B12C7FD" w14:textId="77777777" w:rsidR="00F46436" w:rsidRDefault="00000000">
            <w:pPr>
              <w:autoSpaceDE w:val="0"/>
              <w:autoSpaceDN w:val="0"/>
              <w:spacing w:before="4"/>
              <w:jc w:val="center"/>
              <w:rPr>
                <w:rFonts w:eastAsia="仿宋"/>
                <w:color w:val="000000" w:themeColor="text1"/>
                <w:sz w:val="28"/>
                <w:lang w:val="zh-CN" w:bidi="zh-CN"/>
              </w:rPr>
            </w:pPr>
            <w:r>
              <w:rPr>
                <w:rFonts w:eastAsia="仿宋"/>
                <w:color w:val="000000" w:themeColor="text1"/>
                <w:sz w:val="28"/>
                <w:lang w:val="zh-CN" w:bidi="zh-CN"/>
              </w:rPr>
              <w:t>编制</w:t>
            </w:r>
          </w:p>
        </w:tc>
        <w:tc>
          <w:tcPr>
            <w:tcW w:w="6285" w:type="dxa"/>
            <w:vAlign w:val="center"/>
          </w:tcPr>
          <w:p w14:paraId="4A8F296C" w14:textId="77777777" w:rsidR="00F46436" w:rsidRDefault="00F46436">
            <w:pPr>
              <w:autoSpaceDE w:val="0"/>
              <w:autoSpaceDN w:val="0"/>
              <w:spacing w:before="4"/>
              <w:ind w:leftChars="60" w:left="144"/>
              <w:rPr>
                <w:rFonts w:eastAsia="仿宋"/>
                <w:color w:val="000000" w:themeColor="text1"/>
                <w:sz w:val="28"/>
                <w:lang w:val="zh-CN" w:bidi="zh-CN"/>
              </w:rPr>
            </w:pPr>
          </w:p>
        </w:tc>
      </w:tr>
      <w:tr w:rsidR="00F46436" w14:paraId="010C28C2" w14:textId="77777777">
        <w:trPr>
          <w:trHeight w:val="564"/>
        </w:trPr>
        <w:tc>
          <w:tcPr>
            <w:tcW w:w="1963" w:type="dxa"/>
            <w:vAlign w:val="center"/>
          </w:tcPr>
          <w:p w14:paraId="19390293" w14:textId="77777777" w:rsidR="00F46436" w:rsidRDefault="00000000">
            <w:pPr>
              <w:autoSpaceDE w:val="0"/>
              <w:autoSpaceDN w:val="0"/>
              <w:spacing w:before="4"/>
              <w:jc w:val="center"/>
              <w:rPr>
                <w:rFonts w:eastAsia="仿宋"/>
                <w:color w:val="000000" w:themeColor="text1"/>
                <w:sz w:val="28"/>
                <w:lang w:val="zh-CN" w:bidi="zh-CN"/>
              </w:rPr>
            </w:pPr>
            <w:r>
              <w:rPr>
                <w:rFonts w:eastAsia="仿宋" w:hint="eastAsia"/>
                <w:color w:val="000000" w:themeColor="text1"/>
                <w:sz w:val="28"/>
                <w:lang w:val="zh-CN" w:bidi="zh-CN"/>
              </w:rPr>
              <w:t>文档版本</w:t>
            </w:r>
          </w:p>
        </w:tc>
        <w:tc>
          <w:tcPr>
            <w:tcW w:w="6285" w:type="dxa"/>
            <w:vAlign w:val="center"/>
          </w:tcPr>
          <w:p w14:paraId="3B247793" w14:textId="77777777" w:rsidR="00F46436" w:rsidRDefault="00000000">
            <w:pPr>
              <w:autoSpaceDE w:val="0"/>
              <w:autoSpaceDN w:val="0"/>
              <w:spacing w:before="4"/>
              <w:ind w:leftChars="60" w:left="144"/>
              <w:rPr>
                <w:rFonts w:eastAsia="仿宋"/>
                <w:color w:val="000000" w:themeColor="text1"/>
                <w:sz w:val="28"/>
                <w:lang w:val="zh-CN" w:bidi="zh-CN"/>
              </w:rPr>
            </w:pPr>
            <w:r>
              <w:rPr>
                <w:rFonts w:eastAsia="仿宋" w:hint="eastAsia"/>
                <w:color w:val="000000" w:themeColor="text1"/>
                <w:sz w:val="28"/>
                <w:lang w:val="zh-CN" w:bidi="zh-CN"/>
              </w:rPr>
              <w:t>V1</w:t>
            </w:r>
            <w:r>
              <w:rPr>
                <w:rFonts w:eastAsia="仿宋"/>
                <w:color w:val="000000" w:themeColor="text1"/>
                <w:sz w:val="28"/>
                <w:lang w:val="zh-CN" w:bidi="zh-CN"/>
              </w:rPr>
              <w:t>.</w:t>
            </w:r>
            <w:r>
              <w:rPr>
                <w:rFonts w:eastAsia="仿宋" w:hint="eastAsia"/>
                <w:color w:val="000000" w:themeColor="text1"/>
                <w:sz w:val="28"/>
                <w:lang w:val="zh-CN" w:bidi="zh-CN"/>
              </w:rPr>
              <w:t>0.0</w:t>
            </w:r>
          </w:p>
        </w:tc>
      </w:tr>
      <w:tr w:rsidR="00F46436" w14:paraId="275C9624" w14:textId="77777777">
        <w:trPr>
          <w:trHeight w:val="551"/>
        </w:trPr>
        <w:tc>
          <w:tcPr>
            <w:tcW w:w="1963" w:type="dxa"/>
            <w:vAlign w:val="center"/>
          </w:tcPr>
          <w:p w14:paraId="4A845299" w14:textId="77777777" w:rsidR="00F46436" w:rsidRDefault="00000000">
            <w:pPr>
              <w:autoSpaceDE w:val="0"/>
              <w:autoSpaceDN w:val="0"/>
              <w:spacing w:before="2"/>
              <w:jc w:val="center"/>
              <w:rPr>
                <w:rFonts w:eastAsia="仿宋"/>
                <w:color w:val="000000" w:themeColor="text1"/>
                <w:sz w:val="28"/>
                <w:lang w:val="zh-CN" w:bidi="zh-CN"/>
              </w:rPr>
            </w:pPr>
            <w:r>
              <w:rPr>
                <w:rFonts w:eastAsia="仿宋"/>
                <w:color w:val="000000" w:themeColor="text1"/>
                <w:sz w:val="28"/>
                <w:lang w:val="zh-CN" w:bidi="zh-CN"/>
              </w:rPr>
              <w:t>日期</w:t>
            </w:r>
          </w:p>
        </w:tc>
        <w:tc>
          <w:tcPr>
            <w:tcW w:w="6285" w:type="dxa"/>
            <w:vAlign w:val="center"/>
          </w:tcPr>
          <w:p w14:paraId="5161934B" w14:textId="77777777" w:rsidR="00F46436" w:rsidRDefault="00000000">
            <w:pPr>
              <w:autoSpaceDE w:val="0"/>
              <w:autoSpaceDN w:val="0"/>
              <w:spacing w:before="2"/>
              <w:ind w:leftChars="60" w:left="144"/>
              <w:rPr>
                <w:rFonts w:eastAsia="仿宋"/>
                <w:color w:val="000000" w:themeColor="text1"/>
                <w:sz w:val="28"/>
                <w:lang w:val="zh-CN" w:bidi="zh-CN"/>
              </w:rPr>
            </w:pPr>
            <w:r>
              <w:rPr>
                <w:rFonts w:eastAsia="仿宋"/>
                <w:color w:val="000000" w:themeColor="text1"/>
                <w:sz w:val="28"/>
                <w:lang w:val="zh-CN" w:bidi="zh-CN"/>
              </w:rPr>
              <w:t>20</w:t>
            </w:r>
            <w:r>
              <w:rPr>
                <w:rFonts w:eastAsia="仿宋"/>
                <w:color w:val="000000" w:themeColor="text1"/>
                <w:sz w:val="28"/>
                <w:lang w:bidi="zh-CN"/>
              </w:rPr>
              <w:t>2</w:t>
            </w:r>
            <w:r>
              <w:rPr>
                <w:rFonts w:eastAsia="仿宋" w:hint="eastAsia"/>
                <w:color w:val="000000" w:themeColor="text1"/>
                <w:sz w:val="28"/>
                <w:lang w:bidi="zh-CN"/>
              </w:rPr>
              <w:t>6</w:t>
            </w:r>
            <w:r>
              <w:rPr>
                <w:rFonts w:eastAsia="仿宋"/>
                <w:color w:val="000000" w:themeColor="text1"/>
                <w:sz w:val="28"/>
                <w:lang w:val="zh-CN" w:bidi="zh-CN"/>
              </w:rPr>
              <w:t>年</w:t>
            </w:r>
            <w:r>
              <w:rPr>
                <w:rFonts w:eastAsia="仿宋" w:hint="eastAsia"/>
                <w:color w:val="000000" w:themeColor="text1"/>
                <w:sz w:val="28"/>
                <w:lang w:val="zh-CN" w:bidi="zh-CN"/>
              </w:rPr>
              <w:t>3</w:t>
            </w:r>
            <w:r>
              <w:rPr>
                <w:rFonts w:eastAsia="仿宋"/>
                <w:color w:val="000000" w:themeColor="text1"/>
                <w:sz w:val="28"/>
                <w:lang w:val="zh-CN" w:bidi="zh-CN"/>
              </w:rPr>
              <w:t>月</w:t>
            </w:r>
          </w:p>
        </w:tc>
      </w:tr>
    </w:tbl>
    <w:p w14:paraId="25F89A27" w14:textId="77777777" w:rsidR="00F46436" w:rsidRDefault="00F46436">
      <w:pPr>
        <w:spacing w:line="360" w:lineRule="auto"/>
        <w:rPr>
          <w:szCs w:val="22"/>
        </w:rPr>
        <w:sectPr w:rsidR="00F4643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bookmarkStart w:id="1" w:name="_Tocppwfrn" w:displacedByCustomXml="next"/>
    <w:bookmarkStart w:id="2" w:name="_Toc41vplu" w:displacedByCustomXml="next"/>
    <w:bookmarkStart w:id="3" w:name="_Tocgvvf1b" w:displacedByCustomXml="next"/>
    <w:bookmarkStart w:id="4" w:name="_Tocikujjs" w:displacedByCustomXml="next"/>
    <w:sdt>
      <w:sdtPr>
        <w:rPr>
          <w:rFonts w:ascii="宋体" w:eastAsia="宋体" w:hAnsi="宋体" w:cs="Times New Roman"/>
          <w:b w:val="0"/>
          <w:bCs w:val="0"/>
          <w:i/>
          <w:iCs/>
          <w:color w:val="auto"/>
          <w:kern w:val="2"/>
          <w:sz w:val="21"/>
          <w:szCs w:val="20"/>
          <w:lang w:val="zh-CN"/>
        </w:rPr>
        <w:id w:val="232466975"/>
        <w:docPartObj>
          <w:docPartGallery w:val="Table of Contents"/>
          <w:docPartUnique/>
        </w:docPartObj>
      </w:sdtPr>
      <w:sdtEndPr>
        <w:rPr>
          <w:rFonts w:asciiTheme="minorHAnsi" w:eastAsiaTheme="minorHAnsi" w:hAnsi="Times New Roman"/>
          <w:i w:val="0"/>
          <w:iCs w:val="0"/>
          <w:sz w:val="20"/>
          <w:lang w:val="en-US"/>
        </w:rPr>
      </w:sdtEndPr>
      <w:sdtContent>
        <w:p w14:paraId="4D3E910D" w14:textId="77777777" w:rsidR="00F46436" w:rsidRDefault="00000000">
          <w:pPr>
            <w:pStyle w:val="TOC10"/>
            <w:numPr>
              <w:ilvl w:val="0"/>
              <w:numId w:val="0"/>
            </w:numPr>
            <w:tabs>
              <w:tab w:val="center" w:pos="4150"/>
              <w:tab w:val="left" w:pos="7100"/>
            </w:tabs>
            <w:spacing w:line="360" w:lineRule="auto"/>
            <w:jc w:val="both"/>
            <w:rPr>
              <w:rFonts w:ascii="宋体" w:eastAsia="宋体" w:hAnsi="宋体" w:hint="eastAsia"/>
              <w:color w:val="000000" w:themeColor="text1"/>
            </w:rPr>
          </w:pPr>
          <w:r>
            <w:rPr>
              <w:rFonts w:ascii="宋体" w:eastAsia="宋体" w:hAnsi="宋体" w:cs="Times New Roman" w:hint="eastAsia"/>
              <w:b w:val="0"/>
              <w:bCs w:val="0"/>
              <w:color w:val="auto"/>
              <w:kern w:val="2"/>
              <w:sz w:val="21"/>
              <w:szCs w:val="20"/>
              <w:lang w:val="zh-CN"/>
            </w:rPr>
            <w:tab/>
          </w:r>
          <w:r>
            <w:rPr>
              <w:rFonts w:ascii="宋体" w:eastAsia="宋体" w:hAnsi="宋体"/>
              <w:color w:val="000000" w:themeColor="text1"/>
              <w:lang w:val="zh-CN"/>
            </w:rPr>
            <w:t>目录</w:t>
          </w:r>
          <w:bookmarkEnd w:id="4"/>
          <w:bookmarkEnd w:id="3"/>
          <w:bookmarkEnd w:id="2"/>
          <w:bookmarkEnd w:id="1"/>
        </w:p>
        <w:p w14:paraId="676B4220" w14:textId="2BF1A77B" w:rsidR="00A50EBC" w:rsidRDefault="00000000">
          <w:pPr>
            <w:pStyle w:val="TOC1"/>
            <w:rPr>
              <w:ins w:id="5" w:author="昱 张" w:date="2026-07-03T10:57:00Z" w16du:dateUtc="2026-07-03T02:57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\u \o "1-3" \z \h \tdkey ieka90</w:instrText>
          </w:r>
          <w:r>
            <w:fldChar w:fldCharType="separate"/>
          </w:r>
          <w:ins w:id="6" w:author="昱 张" w:date="2026-07-03T10:57:00Z" w16du:dateUtc="2026-07-03T02:57:00Z">
            <w:r w:rsidR="00A50EBC" w:rsidRPr="006978D8">
              <w:rPr>
                <w:rStyle w:val="af9"/>
                <w:rFonts w:hint="eastAsia"/>
                <w:noProof/>
              </w:rPr>
              <w:fldChar w:fldCharType="begin"/>
            </w:r>
            <w:r w:rsidR="00A50EBC"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="00A50EBC">
              <w:rPr>
                <w:rFonts w:hint="eastAsia"/>
                <w:noProof/>
              </w:rPr>
              <w:instrText>HYPERLINK \l "_Toc233968659"</w:instrText>
            </w:r>
            <w:r w:rsidR="00A50EBC"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="00A50EBC" w:rsidRPr="006978D8">
              <w:rPr>
                <w:rStyle w:val="af9"/>
                <w:rFonts w:hint="eastAsia"/>
                <w:noProof/>
              </w:rPr>
            </w:r>
            <w:r w:rsidR="00A50EBC" w:rsidRPr="006978D8">
              <w:rPr>
                <w:rStyle w:val="af9"/>
                <w:rFonts w:hint="eastAsia"/>
                <w:noProof/>
              </w:rPr>
              <w:fldChar w:fldCharType="separate"/>
            </w:r>
            <w:r w:rsidR="00A50EBC" w:rsidRPr="006978D8">
              <w:rPr>
                <w:rStyle w:val="af9"/>
                <w:rFonts w:ascii="宋体" w:hAnsi="宋体" w:hint="eastAsia"/>
                <w:noProof/>
              </w:rPr>
              <w:t>1</w:t>
            </w:r>
            <w:r w:rsidR="00A50EBC"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="00A50EBC" w:rsidRPr="006978D8">
              <w:rPr>
                <w:rStyle w:val="af9"/>
                <w:rFonts w:ascii="宋体" w:hAnsi="宋体" w:hint="eastAsia"/>
                <w:noProof/>
              </w:rPr>
              <w:t>概述</w:t>
            </w:r>
            <w:r w:rsidR="00A50EBC">
              <w:rPr>
                <w:rFonts w:hint="eastAsia"/>
                <w:noProof/>
                <w:webHidden/>
              </w:rPr>
              <w:tab/>
            </w:r>
            <w:r w:rsidR="00A50EBC">
              <w:rPr>
                <w:rFonts w:hint="eastAsia"/>
                <w:noProof/>
                <w:webHidden/>
              </w:rPr>
              <w:fldChar w:fldCharType="begin"/>
            </w:r>
            <w:r w:rsidR="00A50EBC">
              <w:rPr>
                <w:rFonts w:hint="eastAsia"/>
                <w:noProof/>
                <w:webHidden/>
              </w:rPr>
              <w:instrText xml:space="preserve"> </w:instrText>
            </w:r>
            <w:r w:rsidR="00A50EBC">
              <w:rPr>
                <w:noProof/>
                <w:webHidden/>
              </w:rPr>
              <w:instrText>PAGEREF _Toc233968659 \h</w:instrText>
            </w:r>
            <w:r w:rsidR="00A50EBC">
              <w:rPr>
                <w:rFonts w:hint="eastAsia"/>
                <w:noProof/>
                <w:webHidden/>
              </w:rPr>
              <w:instrText xml:space="preserve"> </w:instrText>
            </w:r>
          </w:ins>
          <w:r w:rsidR="00A50EBC">
            <w:rPr>
              <w:rFonts w:hint="eastAsia"/>
              <w:noProof/>
              <w:webHidden/>
            </w:rPr>
          </w:r>
          <w:ins w:id="7" w:author="昱 张" w:date="2026-07-03T10:57:00Z" w16du:dateUtc="2026-07-03T02:57:00Z">
            <w:r w:rsidR="00A50EBC">
              <w:rPr>
                <w:rFonts w:hint="eastAsia"/>
                <w:noProof/>
                <w:webHidden/>
              </w:rPr>
              <w:fldChar w:fldCharType="separate"/>
            </w:r>
            <w:r w:rsidR="00A50EBC">
              <w:rPr>
                <w:noProof/>
                <w:webHidden/>
              </w:rPr>
              <w:t>3</w:t>
            </w:r>
            <w:r w:rsidR="00A50EBC">
              <w:rPr>
                <w:rFonts w:hint="eastAsia"/>
                <w:noProof/>
                <w:webHidden/>
              </w:rPr>
              <w:fldChar w:fldCharType="end"/>
            </w:r>
            <w:r w:rsidR="00A50EBC"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18D4A84F" w14:textId="1B6356CB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8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9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"_Toc233968660"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1.1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文档目的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10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31499AA5" w14:textId="669EAE49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11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12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"_Toc233968661"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1.2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目标读者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13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6FBE6B67" w14:textId="07150C19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14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15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"_Toc233968662"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1.3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术语和缩略语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16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772B48D9" w14:textId="6BB834A8" w:rsidR="00A50EBC" w:rsidRDefault="00A50EBC">
          <w:pPr>
            <w:pStyle w:val="TOC1"/>
            <w:rPr>
              <w:ins w:id="17" w:author="昱 张" w:date="2026-07-03T10:57:00Z" w16du:dateUtc="2026-07-03T02:57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ins w:id="18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"_Toc233968663"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hAnsi="宋体" w:hint="eastAsia"/>
                <w:noProof/>
              </w:rPr>
              <w:t>2</w:t>
            </w:r>
            <w:r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hAnsi="宋体" w:hint="eastAsia"/>
                <w:noProof/>
              </w:rPr>
              <w:t>公共参数规范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19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5296A58A" w14:textId="7F53CBCD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20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21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"_Toc233968664"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2.1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公共请求路径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22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785990F2" w14:textId="411EE3BD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23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24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"_Toc233968666"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2.2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公共请求参数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25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1F1A90BF" w14:textId="5E6EF9F5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26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27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"_Toc233968672"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2.3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公共返回参数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28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592FBA8A" w14:textId="369B268F" w:rsidR="00A50EBC" w:rsidRDefault="00A50EBC">
          <w:pPr>
            <w:pStyle w:val="TOC1"/>
            <w:rPr>
              <w:ins w:id="29" w:author="昱 张" w:date="2026-07-03T10:57:00Z" w16du:dateUtc="2026-07-03T02:57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ins w:id="30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"_Toc233968673"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hAnsi="宋体" w:hint="eastAsia"/>
                <w:noProof/>
              </w:rPr>
              <w:t>3</w:t>
            </w:r>
            <w:r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hAnsi="宋体" w:hint="eastAsia"/>
                <w:noProof/>
              </w:rPr>
              <w:t>接口及参数规范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31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17142118" w14:textId="4E2804AC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32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33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"_Toc233968674"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3.1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接口命名规范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34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7A464AD7" w14:textId="188B4277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35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36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"_Toc233968675"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Times New Roman" w:eastAsia="宋体" w:hint="eastAsia"/>
                <w:noProof/>
              </w:rPr>
              <w:t>3.2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Times New Roman" w:eastAsia="宋体" w:hint="eastAsia"/>
                <w:noProof/>
              </w:rPr>
              <w:t>接口参数规范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37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75B211FD" w14:textId="519F9E7E" w:rsidR="00A50EBC" w:rsidRDefault="00A50EBC">
          <w:pPr>
            <w:pStyle w:val="TOC1"/>
            <w:rPr>
              <w:ins w:id="38" w:author="昱 张" w:date="2026-07-03T10:57:00Z" w16du:dateUtc="2026-07-03T02:57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ins w:id="39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"_Toc233968676"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hint="eastAsia"/>
                <w:noProof/>
              </w:rPr>
              <w:t>4</w:t>
            </w:r>
            <w:r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hAnsi="宋体" w:hint="eastAsia"/>
                <w:noProof/>
              </w:rPr>
              <w:t>接口清单列表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40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4B6908BA" w14:textId="7CD08569" w:rsidR="00A50EBC" w:rsidRDefault="00A50EBC">
          <w:pPr>
            <w:pStyle w:val="TOC1"/>
            <w:rPr>
              <w:ins w:id="41" w:author="昱 张" w:date="2026-07-03T10:57:00Z" w16du:dateUtc="2026-07-03T02:57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ins w:id="42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"_Toc233968677"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hAnsi="宋体" w:hint="eastAsia"/>
                <w:noProof/>
              </w:rPr>
              <w:t>5</w:t>
            </w:r>
            <w:r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hAnsi="宋体" w:hint="eastAsia"/>
                <w:noProof/>
              </w:rPr>
              <w:t>接口详细说明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43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17809E1E" w14:textId="6237054A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44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45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"_Toc233968679"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hint="eastAsia"/>
                <w:noProof/>
              </w:rPr>
              <w:t>5.1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hint="eastAsia"/>
                <w:noProof/>
              </w:rPr>
              <w:t>虚拟机创建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46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3C3E9082" w14:textId="78CBB774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47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48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"_Toc233968680"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hint="eastAsia"/>
                <w:noProof/>
              </w:rPr>
              <w:t>5.2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hint="eastAsia"/>
                <w:noProof/>
              </w:rPr>
              <w:t>虚拟机启动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49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473A9A20" w14:textId="3AFD35E9" w:rsidR="00A50EBC" w:rsidRDefault="00A50EBC">
          <w:pPr>
            <w:pStyle w:val="TOC2"/>
            <w:tabs>
              <w:tab w:val="left" w:pos="630"/>
              <w:tab w:val="right" w:leader="dot" w:pos="8290"/>
            </w:tabs>
            <w:rPr>
              <w:ins w:id="50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51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"_Toc233968681"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hint="eastAsia"/>
                <w:noProof/>
              </w:rPr>
              <w:t>密钥获取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52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2E37A1BB" w14:textId="5EC9147C" w:rsidR="00A50EBC" w:rsidRDefault="00A50EBC">
          <w:pPr>
            <w:pStyle w:val="TOC2"/>
            <w:tabs>
              <w:tab w:val="right" w:leader="dot" w:pos="8290"/>
            </w:tabs>
            <w:rPr>
              <w:ins w:id="53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54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"_Toc233968683"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hint="eastAsia"/>
                <w:noProof/>
              </w:rPr>
              <w:t>5.3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55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27445030" w14:textId="6D500C17" w:rsidR="00A50EBC" w:rsidRDefault="00A50EBC">
          <w:pPr>
            <w:pStyle w:val="TOC3"/>
            <w:tabs>
              <w:tab w:val="left" w:pos="1260"/>
              <w:tab w:val="right" w:leader="dot" w:pos="8290"/>
            </w:tabs>
            <w:rPr>
              <w:ins w:id="56" w:author="昱 张" w:date="2026-07-03T10:57:00Z" w16du:dateUtc="2026-07-03T02:57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ins w:id="57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"_Toc233968684"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hint="eastAsia"/>
                <w:noProof/>
                <w:kern w:val="0"/>
                <w:lang w:bidi="ar"/>
              </w:rPr>
              <w:t>5.3.1</w:t>
            </w:r>
            <w:r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hint="eastAsia"/>
                <w:noProof/>
                <w:kern w:val="0"/>
                <w:lang w:bidi="ar"/>
              </w:rPr>
              <w:t>接口说明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58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02C4FF55" w14:textId="3DEEA177" w:rsidR="00A50EBC" w:rsidRDefault="00A50EBC">
          <w:pPr>
            <w:pStyle w:val="TOC3"/>
            <w:tabs>
              <w:tab w:val="left" w:pos="1260"/>
              <w:tab w:val="right" w:leader="dot" w:pos="8290"/>
            </w:tabs>
            <w:rPr>
              <w:ins w:id="59" w:author="昱 张" w:date="2026-07-03T10:57:00Z" w16du:dateUtc="2026-07-03T02:57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ins w:id="60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"_Toc233968685"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hint="eastAsia"/>
                <w:noProof/>
                <w:kern w:val="0"/>
                <w:lang w:bidi="ar"/>
              </w:rPr>
              <w:t>5.3.2</w:t>
            </w:r>
            <w:r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hint="eastAsia"/>
                <w:noProof/>
                <w:kern w:val="0"/>
                <w:lang w:bidi="ar"/>
              </w:rPr>
              <w:t>输入参数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61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5A8414B4" w14:textId="6BFBC7A7" w:rsidR="00A50EBC" w:rsidRDefault="00A50EBC">
          <w:pPr>
            <w:pStyle w:val="TOC3"/>
            <w:tabs>
              <w:tab w:val="left" w:pos="1260"/>
              <w:tab w:val="right" w:leader="dot" w:pos="8290"/>
            </w:tabs>
            <w:rPr>
              <w:ins w:id="62" w:author="昱 张" w:date="2026-07-03T10:57:00Z" w16du:dateUtc="2026-07-03T02:57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ins w:id="63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"_Toc233968691"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hint="eastAsia"/>
                <w:noProof/>
                <w:kern w:val="0"/>
                <w:lang w:bidi="ar"/>
              </w:rPr>
              <w:t>5.3.3</w:t>
            </w:r>
            <w:r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hint="eastAsia"/>
                <w:noProof/>
                <w:kern w:val="0"/>
                <w:lang w:bidi="ar"/>
              </w:rPr>
              <w:t>输出参数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64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181B1968" w14:textId="3F0F9A1C" w:rsidR="00A50EBC" w:rsidRDefault="00A50EBC">
          <w:pPr>
            <w:pStyle w:val="TOC3"/>
            <w:tabs>
              <w:tab w:val="left" w:pos="1260"/>
              <w:tab w:val="right" w:leader="dot" w:pos="8290"/>
            </w:tabs>
            <w:rPr>
              <w:ins w:id="65" w:author="昱 张" w:date="2026-07-03T10:57:00Z" w16du:dateUtc="2026-07-03T02:57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ins w:id="66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"_Toc233968730"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hint="eastAsia"/>
                <w:noProof/>
                <w:kern w:val="0"/>
                <w:lang w:bidi="ar"/>
              </w:rPr>
              <w:t>5.3.4</w:t>
            </w:r>
            <w:r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hint="eastAsia"/>
                <w:noProof/>
                <w:kern w:val="0"/>
                <w:lang w:bidi="ar"/>
              </w:rPr>
              <w:t>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67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62AA775B" w14:textId="63D94334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68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69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"_Toc233968796"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5.4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eastAsia="宋体" w:hAnsi="宋体" w:cs="宋体" w:hint="eastAsia"/>
                <w:noProof/>
              </w:rPr>
              <w:t>接收并解密文件（含计算）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70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40B1D053" w14:textId="4CB95356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71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72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"_Toc233968914"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5.5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hint="eastAsia"/>
                <w:noProof/>
              </w:rPr>
              <w:t>合约校验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73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0091DA12" w14:textId="4226EC77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74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75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"_Toc233968916"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hint="eastAsia"/>
                <w:noProof/>
              </w:rPr>
              <w:t>5.6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hint="eastAsia"/>
                <w:noProof/>
              </w:rPr>
              <w:t>请求结果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76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766796D0" w14:textId="43BB260E" w:rsidR="00A50EBC" w:rsidRDefault="00A50EBC">
          <w:pPr>
            <w:pStyle w:val="TOC1"/>
            <w:rPr>
              <w:ins w:id="77" w:author="昱 张" w:date="2026-07-03T10:57:00Z" w16du:dateUtc="2026-07-03T02:57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ins w:id="78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"_Toc233968917"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hAnsi="宋体" w:hint="eastAsia"/>
                <w:noProof/>
              </w:rPr>
              <w:t>6</w:t>
            </w:r>
            <w:r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hAnsi="宋体"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79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7F11A531" w14:textId="5C8E7E7D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80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81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"_Toc233968918"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6.1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错误码说明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82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62FB494D" w14:textId="0A5A4C79" w:rsidR="00A50EBC" w:rsidRDefault="00A50EBC">
          <w:pPr>
            <w:pStyle w:val="TOC3"/>
            <w:tabs>
              <w:tab w:val="left" w:pos="1260"/>
              <w:tab w:val="right" w:leader="dot" w:pos="8290"/>
            </w:tabs>
            <w:rPr>
              <w:ins w:id="83" w:author="昱 张" w:date="2026-07-03T10:57:00Z" w16du:dateUtc="2026-07-03T02:57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ins w:id="84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"_Toc233968919"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hAnsi="宋体" w:hint="eastAsia"/>
                <w:noProof/>
              </w:rPr>
              <w:t>6.1.1</w:t>
            </w:r>
            <w:r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hAnsi="宋体" w:hint="eastAsia"/>
                <w:noProof/>
              </w:rPr>
              <w:t>错误码格式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85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5D37FC97" w14:textId="075547FC" w:rsidR="00A50EBC" w:rsidRDefault="00A50EBC">
          <w:pPr>
            <w:pStyle w:val="TOC3"/>
            <w:tabs>
              <w:tab w:val="left" w:pos="1260"/>
              <w:tab w:val="right" w:leader="dot" w:pos="8290"/>
            </w:tabs>
            <w:rPr>
              <w:ins w:id="86" w:author="昱 张" w:date="2026-07-03T10:57:00Z" w16du:dateUtc="2026-07-03T02:57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ins w:id="87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"_Toc233968927"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hAnsi="宋体" w:hint="eastAsia"/>
                <w:noProof/>
              </w:rPr>
              <w:t>6.1.2</w:t>
            </w:r>
            <w:r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hAnsi="宋体" w:hint="eastAsia"/>
                <w:noProof/>
              </w:rPr>
              <w:t>通用错误码定义（修改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88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47E22318" w14:textId="29363FD2" w:rsidR="00A50EBC" w:rsidRDefault="00A50EBC">
          <w:pPr>
            <w:pStyle w:val="TOC3"/>
            <w:tabs>
              <w:tab w:val="left" w:pos="1260"/>
              <w:tab w:val="right" w:leader="dot" w:pos="8290"/>
            </w:tabs>
            <w:rPr>
              <w:ins w:id="89" w:author="昱 张" w:date="2026-07-03T10:57:00Z" w16du:dateUtc="2026-07-03T02:57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ins w:id="90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"_Toc233968928"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hAnsi="宋体" w:hint="eastAsia"/>
                <w:noProof/>
              </w:rPr>
              <w:t>6.1.3</w:t>
            </w:r>
            <w:r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hAnsi="宋体" w:hint="eastAsia"/>
                <w:noProof/>
              </w:rPr>
              <w:t>计算任务错误码定义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91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49691B52" w14:textId="751C1F8F" w:rsidR="00A50EBC" w:rsidRDefault="00A50EBC">
          <w:pPr>
            <w:pStyle w:val="TOC2"/>
            <w:tabs>
              <w:tab w:val="left" w:pos="840"/>
              <w:tab w:val="right" w:leader="dot" w:pos="8290"/>
            </w:tabs>
            <w:rPr>
              <w:ins w:id="92" w:author="昱 张" w:date="2026-07-03T10:57:00Z" w16du:dateUtc="2026-07-03T02:57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ins w:id="93" w:author="昱 张" w:date="2026-07-03T10:57:00Z" w16du:dateUtc="2026-07-03T02:57:00Z">
            <w:r w:rsidRPr="006978D8">
              <w:rPr>
                <w:rStyle w:val="af9"/>
                <w:rFonts w:hint="eastAsia"/>
                <w:noProof/>
              </w:rPr>
              <w:fldChar w:fldCharType="begin"/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"_Toc233968929"</w:instrText>
            </w:r>
            <w:r w:rsidRPr="006978D8">
              <w:rPr>
                <w:rStyle w:val="af9"/>
                <w:rFonts w:hint="eastAsia"/>
                <w:noProof/>
              </w:rPr>
              <w:instrText xml:space="preserve"> </w:instrText>
            </w:r>
            <w:r w:rsidRPr="006978D8">
              <w:rPr>
                <w:rStyle w:val="af9"/>
                <w:rFonts w:hint="eastAsia"/>
                <w:noProof/>
              </w:rPr>
            </w:r>
            <w:r w:rsidRPr="006978D8">
              <w:rPr>
                <w:rStyle w:val="af9"/>
                <w:rFonts w:hint="eastAsia"/>
                <w:noProof/>
              </w:rPr>
              <w:fldChar w:fldCharType="separate"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6.2</w:t>
            </w:r>
            <w:r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6978D8">
              <w:rPr>
                <w:rStyle w:val="af9"/>
                <w:rFonts w:ascii="宋体" w:eastAsia="宋体" w:hAnsi="宋体" w:hint="eastAsia"/>
                <w:noProof/>
              </w:rPr>
              <w:t>签名信息说明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_Toc233968929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</w:ins>
          <w:r>
            <w:rPr>
              <w:rFonts w:hint="eastAsia"/>
              <w:noProof/>
              <w:webHidden/>
            </w:rPr>
          </w:r>
          <w:ins w:id="94" w:author="昱 张" w:date="2026-07-03T10:57:00Z" w16du:dateUtc="2026-07-03T02:57:00Z"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6978D8">
              <w:rPr>
                <w:rStyle w:val="af9"/>
                <w:rFonts w:hint="eastAsia"/>
                <w:noProof/>
              </w:rPr>
              <w:fldChar w:fldCharType="end"/>
            </w:r>
          </w:ins>
        </w:p>
        <w:p w14:paraId="744F731D" w14:textId="6049FD31" w:rsidR="00F46436" w:rsidDel="00264EBE" w:rsidRDefault="00F46436">
          <w:pPr>
            <w:pStyle w:val="TOC1"/>
            <w:rPr>
              <w:del w:id="95" w:author="昱 张" w:date="2026-06-02T17:02:00Z" w16du:dateUtc="2026-06-02T09:02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del w:id="96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97" w:author="昱 张" w:date="2026-06-02T17:02:00Z" w16du:dateUtc="2026-06-02T09:02:00Z">
                  <w:rPr>
                    <w:rStyle w:val="af9"/>
                    <w:rFonts w:ascii="宋体" w:hAnsi="宋体" w:hint="eastAsia"/>
                    <w:b w:val="0"/>
                    <w:bCs w:val="0"/>
                    <w:caps w:val="0"/>
                  </w:rPr>
                </w:rPrChange>
              </w:rPr>
              <w:delText>1</w:delText>
            </w:r>
            <w:r w:rsidDel="00264EBE"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98" w:author="昱 张" w:date="2026-06-02T17:02:00Z" w16du:dateUtc="2026-06-02T09:02:00Z">
                  <w:rPr>
                    <w:rStyle w:val="af9"/>
                    <w:rFonts w:ascii="宋体" w:hAnsi="宋体" w:hint="eastAsia"/>
                    <w:b w:val="0"/>
                    <w:bCs w:val="0"/>
                    <w:caps w:val="0"/>
                  </w:rPr>
                </w:rPrChange>
              </w:rPr>
              <w:delText>概述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3</w:delText>
            </w:r>
          </w:del>
        </w:p>
        <w:p w14:paraId="2700261C" w14:textId="31F9E25F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99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100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01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1.1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02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文档目的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3</w:delText>
            </w:r>
          </w:del>
        </w:p>
        <w:p w14:paraId="4BC2BC57" w14:textId="63E83DFA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103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104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05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1.2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06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目标读者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3</w:delText>
            </w:r>
          </w:del>
        </w:p>
        <w:p w14:paraId="08C029FA" w14:textId="41FCF84C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107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108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09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1.3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10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术语和缩略语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3</w:delText>
            </w:r>
          </w:del>
        </w:p>
        <w:p w14:paraId="4F172387" w14:textId="28A08268" w:rsidR="00F46436" w:rsidDel="00264EBE" w:rsidRDefault="00F46436">
          <w:pPr>
            <w:pStyle w:val="TOC1"/>
            <w:rPr>
              <w:del w:id="111" w:author="昱 张" w:date="2026-06-02T17:02:00Z" w16du:dateUtc="2026-06-02T09:02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del w:id="112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13" w:author="昱 张" w:date="2026-06-02T17:02:00Z" w16du:dateUtc="2026-06-02T09:02:00Z">
                  <w:rPr>
                    <w:rStyle w:val="af9"/>
                    <w:rFonts w:ascii="宋体" w:hAnsi="宋体" w:hint="eastAsia"/>
                    <w:b w:val="0"/>
                    <w:bCs w:val="0"/>
                    <w:caps w:val="0"/>
                  </w:rPr>
                </w:rPrChange>
              </w:rPr>
              <w:delText>2</w:delText>
            </w:r>
            <w:r w:rsidDel="00264EBE"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14" w:author="昱 张" w:date="2026-06-02T17:02:00Z" w16du:dateUtc="2026-06-02T09:02:00Z">
                  <w:rPr>
                    <w:rStyle w:val="af9"/>
                    <w:rFonts w:ascii="宋体" w:hAnsi="宋体" w:hint="eastAsia"/>
                    <w:b w:val="0"/>
                    <w:bCs w:val="0"/>
                    <w:caps w:val="0"/>
                  </w:rPr>
                </w:rPrChange>
              </w:rPr>
              <w:delText>公共参数规范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3</w:delText>
            </w:r>
          </w:del>
        </w:p>
        <w:p w14:paraId="45BAC55D" w14:textId="3CDA7785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115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116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17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2.1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18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公共请求路径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3</w:delText>
            </w:r>
          </w:del>
        </w:p>
        <w:p w14:paraId="29325A07" w14:textId="09016135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119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120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21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2.2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22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公共请求参数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4</w:delText>
            </w:r>
          </w:del>
        </w:p>
        <w:p w14:paraId="0BB47ED6" w14:textId="7F5401D3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123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124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25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2.3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26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公共返回参数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4</w:delText>
            </w:r>
          </w:del>
        </w:p>
        <w:p w14:paraId="26728560" w14:textId="4B0BDB7D" w:rsidR="00F46436" w:rsidDel="00264EBE" w:rsidRDefault="00F46436">
          <w:pPr>
            <w:pStyle w:val="TOC1"/>
            <w:rPr>
              <w:del w:id="127" w:author="昱 张" w:date="2026-06-02T17:02:00Z" w16du:dateUtc="2026-06-02T09:02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del w:id="128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29" w:author="昱 张" w:date="2026-06-02T17:02:00Z" w16du:dateUtc="2026-06-02T09:02:00Z">
                  <w:rPr>
                    <w:rStyle w:val="af9"/>
                    <w:rFonts w:ascii="宋体" w:hAnsi="宋体" w:hint="eastAsia"/>
                    <w:b w:val="0"/>
                    <w:bCs w:val="0"/>
                    <w:caps w:val="0"/>
                  </w:rPr>
                </w:rPrChange>
              </w:rPr>
              <w:delText>3</w:delText>
            </w:r>
            <w:r w:rsidDel="00264EBE"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30" w:author="昱 张" w:date="2026-06-02T17:02:00Z" w16du:dateUtc="2026-06-02T09:02:00Z">
                  <w:rPr>
                    <w:rStyle w:val="af9"/>
                    <w:rFonts w:ascii="宋体" w:hAnsi="宋体" w:hint="eastAsia"/>
                    <w:b w:val="0"/>
                    <w:bCs w:val="0"/>
                    <w:caps w:val="0"/>
                  </w:rPr>
                </w:rPrChange>
              </w:rPr>
              <w:delText>接口及参数规范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4</w:delText>
            </w:r>
          </w:del>
        </w:p>
        <w:p w14:paraId="12737F1B" w14:textId="01B96CF3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131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132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33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3.1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34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接口命名规范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4</w:delText>
            </w:r>
          </w:del>
        </w:p>
        <w:p w14:paraId="73DFF05E" w14:textId="11D46800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135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136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37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3.2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38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接口参数规范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5</w:delText>
            </w:r>
          </w:del>
        </w:p>
        <w:p w14:paraId="711543E0" w14:textId="246FD2B1" w:rsidR="00F46436" w:rsidDel="00264EBE" w:rsidRDefault="00F46436">
          <w:pPr>
            <w:pStyle w:val="TOC3"/>
            <w:tabs>
              <w:tab w:val="left" w:pos="1260"/>
              <w:tab w:val="right" w:leader="dot" w:pos="8290"/>
            </w:tabs>
            <w:rPr>
              <w:del w:id="139" w:author="昱 张" w:date="2026-06-02T17:02:00Z" w16du:dateUtc="2026-06-02T09:02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del w:id="140" w:author="昱 张" w:date="2026-06-02T17:02:00Z" w16du:dateUtc="2026-06-02T09:02:00Z">
            <w:r w:rsidRPr="00264EBE" w:rsidDel="00264EBE">
              <w:rPr>
                <w:noProof/>
                <w:rPrChange w:id="141" w:author="昱 张" w:date="2026-06-02T17:02:00Z" w16du:dateUtc="2026-06-02T09:02:00Z">
                  <w:rPr>
                    <w:rStyle w:val="af9"/>
                    <w:i w:val="0"/>
                    <w:iCs w:val="0"/>
                  </w:rPr>
                </w:rPrChange>
              </w:rPr>
              <w:delText>3.2.1</w:delText>
            </w:r>
            <w:r w:rsidDel="00264EBE"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42" w:author="昱 张" w:date="2026-06-02T17:02:00Z" w16du:dateUtc="2026-06-02T09:02:00Z">
                  <w:rPr>
                    <w:rStyle w:val="af9"/>
                    <w:rFonts w:hint="eastAsia"/>
                    <w:i w:val="0"/>
                    <w:iCs w:val="0"/>
                  </w:rPr>
                </w:rPrChange>
              </w:rPr>
              <w:delText>请求和响应规范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5</w:delText>
            </w:r>
          </w:del>
        </w:p>
        <w:p w14:paraId="57D9E0C9" w14:textId="39366536" w:rsidR="00F46436" w:rsidDel="00264EBE" w:rsidRDefault="00F46436">
          <w:pPr>
            <w:pStyle w:val="TOC3"/>
            <w:tabs>
              <w:tab w:val="left" w:pos="1260"/>
              <w:tab w:val="right" w:leader="dot" w:pos="8290"/>
            </w:tabs>
            <w:rPr>
              <w:del w:id="143" w:author="昱 张" w:date="2026-06-02T17:02:00Z" w16du:dateUtc="2026-06-02T09:02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del w:id="144" w:author="昱 张" w:date="2026-06-02T17:02:00Z" w16du:dateUtc="2026-06-02T09:02:00Z">
            <w:r w:rsidRPr="00264EBE" w:rsidDel="00264EBE">
              <w:rPr>
                <w:noProof/>
                <w:rPrChange w:id="145" w:author="昱 张" w:date="2026-06-02T17:02:00Z" w16du:dateUtc="2026-06-02T09:02:00Z">
                  <w:rPr>
                    <w:rStyle w:val="af9"/>
                    <w:i w:val="0"/>
                    <w:iCs w:val="0"/>
                  </w:rPr>
                </w:rPrChange>
              </w:rPr>
              <w:delText>3.2.2</w:delText>
            </w:r>
            <w:r w:rsidDel="00264EBE"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46" w:author="昱 张" w:date="2026-06-02T17:02:00Z" w16du:dateUtc="2026-06-02T09:02:00Z">
                  <w:rPr>
                    <w:rStyle w:val="af9"/>
                    <w:rFonts w:hint="eastAsia"/>
                    <w:i w:val="0"/>
                    <w:iCs w:val="0"/>
                  </w:rPr>
                </w:rPrChange>
              </w:rPr>
              <w:delText>分页参数规范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5</w:delText>
            </w:r>
          </w:del>
        </w:p>
        <w:p w14:paraId="5C9154F6" w14:textId="688D6E45" w:rsidR="00F46436" w:rsidDel="00264EBE" w:rsidRDefault="00F46436">
          <w:pPr>
            <w:pStyle w:val="TOC1"/>
            <w:rPr>
              <w:del w:id="147" w:author="昱 张" w:date="2026-06-02T17:02:00Z" w16du:dateUtc="2026-06-02T09:02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del w:id="148" w:author="昱 张" w:date="2026-06-02T17:02:00Z" w16du:dateUtc="2026-06-02T09:02:00Z">
            <w:r w:rsidRPr="00264EBE" w:rsidDel="00264EBE">
              <w:rPr>
                <w:noProof/>
                <w:rPrChange w:id="149" w:author="昱 张" w:date="2026-06-02T17:02:00Z" w16du:dateUtc="2026-06-02T09:02:00Z">
                  <w:rPr>
                    <w:rStyle w:val="af9"/>
                    <w:b w:val="0"/>
                    <w:bCs w:val="0"/>
                    <w:caps w:val="0"/>
                  </w:rPr>
                </w:rPrChange>
              </w:rPr>
              <w:delText>4</w:delText>
            </w:r>
            <w:r w:rsidDel="00264EBE"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50" w:author="昱 张" w:date="2026-06-02T17:02:00Z" w16du:dateUtc="2026-06-02T09:02:00Z">
                  <w:rPr>
                    <w:rStyle w:val="af9"/>
                    <w:rFonts w:ascii="宋体" w:hAnsi="宋体" w:hint="eastAsia"/>
                    <w:b w:val="0"/>
                    <w:bCs w:val="0"/>
                    <w:caps w:val="0"/>
                  </w:rPr>
                </w:rPrChange>
              </w:rPr>
              <w:delText>接口清单列表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6</w:delText>
            </w:r>
          </w:del>
        </w:p>
        <w:p w14:paraId="4E754851" w14:textId="0E813A57" w:rsidR="00F46436" w:rsidDel="00264EBE" w:rsidRDefault="00F46436">
          <w:pPr>
            <w:pStyle w:val="TOC1"/>
            <w:rPr>
              <w:del w:id="151" w:author="昱 张" w:date="2026-06-02T17:02:00Z" w16du:dateUtc="2026-06-02T09:02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del w:id="152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53" w:author="昱 张" w:date="2026-06-02T17:02:00Z" w16du:dateUtc="2026-06-02T09:02:00Z">
                  <w:rPr>
                    <w:rStyle w:val="af9"/>
                    <w:rFonts w:ascii="宋体" w:hAnsi="宋体" w:hint="eastAsia"/>
                    <w:b w:val="0"/>
                    <w:bCs w:val="0"/>
                    <w:caps w:val="0"/>
                  </w:rPr>
                </w:rPrChange>
              </w:rPr>
              <w:delText>5</w:delText>
            </w:r>
            <w:r w:rsidDel="00264EBE"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54" w:author="昱 张" w:date="2026-06-02T17:02:00Z" w16du:dateUtc="2026-06-02T09:02:00Z">
                  <w:rPr>
                    <w:rStyle w:val="af9"/>
                    <w:rFonts w:ascii="宋体" w:hAnsi="宋体" w:hint="eastAsia"/>
                    <w:b w:val="0"/>
                    <w:bCs w:val="0"/>
                    <w:caps w:val="0"/>
                  </w:rPr>
                </w:rPrChange>
              </w:rPr>
              <w:delText>接口详细说明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6</w:delText>
            </w:r>
          </w:del>
        </w:p>
        <w:p w14:paraId="04643B4C" w14:textId="4028D80D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155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156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57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5.1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58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任务管理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6</w:delText>
            </w:r>
          </w:del>
        </w:p>
        <w:p w14:paraId="14438D5B" w14:textId="4AD287E8" w:rsidR="00F46436" w:rsidDel="00264EBE" w:rsidRDefault="00F46436">
          <w:pPr>
            <w:pStyle w:val="TOC3"/>
            <w:tabs>
              <w:tab w:val="left" w:pos="1260"/>
              <w:tab w:val="right" w:leader="dot" w:pos="8290"/>
            </w:tabs>
            <w:rPr>
              <w:del w:id="159" w:author="昱 张" w:date="2026-06-02T17:02:00Z" w16du:dateUtc="2026-06-02T09:02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del w:id="160" w:author="昱 张" w:date="2026-06-02T17:02:00Z" w16du:dateUtc="2026-06-02T09:02:00Z">
            <w:r w:rsidRPr="00264EBE" w:rsidDel="00264EBE">
              <w:rPr>
                <w:noProof/>
                <w:rPrChange w:id="161" w:author="昱 张" w:date="2026-06-02T17:02:00Z" w16du:dateUtc="2026-06-02T09:02:00Z">
                  <w:rPr>
                    <w:rStyle w:val="af9"/>
                    <w:i w:val="0"/>
                    <w:iCs w:val="0"/>
                  </w:rPr>
                </w:rPrChange>
              </w:rPr>
              <w:delText>5.1.1</w:delText>
            </w:r>
            <w:r w:rsidDel="00264EBE"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62" w:author="昱 张" w:date="2026-06-02T17:02:00Z" w16du:dateUtc="2026-06-02T09:02:00Z">
                  <w:rPr>
                    <w:rStyle w:val="af9"/>
                    <w:rFonts w:hint="eastAsia"/>
                    <w:i w:val="0"/>
                    <w:iCs w:val="0"/>
                  </w:rPr>
                </w:rPrChange>
              </w:rPr>
              <w:delText>启动任务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6</w:delText>
            </w:r>
          </w:del>
        </w:p>
        <w:p w14:paraId="7E929F1E" w14:textId="2CAB0505" w:rsidR="00F46436" w:rsidDel="00264EBE" w:rsidRDefault="00F46436">
          <w:pPr>
            <w:pStyle w:val="TOC3"/>
            <w:tabs>
              <w:tab w:val="left" w:pos="1260"/>
              <w:tab w:val="right" w:leader="dot" w:pos="8290"/>
            </w:tabs>
            <w:rPr>
              <w:del w:id="163" w:author="昱 张" w:date="2026-06-02T17:02:00Z" w16du:dateUtc="2026-06-02T09:02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del w:id="164" w:author="昱 张" w:date="2026-06-02T17:02:00Z" w16du:dateUtc="2026-06-02T09:02:00Z">
            <w:r w:rsidRPr="00264EBE" w:rsidDel="00264EBE">
              <w:rPr>
                <w:noProof/>
                <w:rPrChange w:id="165" w:author="昱 张" w:date="2026-06-02T17:02:00Z" w16du:dateUtc="2026-06-02T09:02:00Z">
                  <w:rPr>
                    <w:rStyle w:val="af9"/>
                    <w:i w:val="0"/>
                    <w:iCs w:val="0"/>
                  </w:rPr>
                </w:rPrChange>
              </w:rPr>
              <w:delText>5.1.2</w:delText>
            </w:r>
            <w:r w:rsidDel="00264EBE"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66" w:author="昱 张" w:date="2026-06-02T17:02:00Z" w16du:dateUtc="2026-06-02T09:02:00Z">
                  <w:rPr>
                    <w:rStyle w:val="af9"/>
                    <w:rFonts w:hint="eastAsia"/>
                    <w:i w:val="0"/>
                    <w:iCs w:val="0"/>
                  </w:rPr>
                </w:rPrChange>
              </w:rPr>
              <w:delText>终止任务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8</w:delText>
            </w:r>
          </w:del>
        </w:p>
        <w:p w14:paraId="59EF318A" w14:textId="1531F6B5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167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168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69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5.2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70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访问令牌管理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9</w:delText>
            </w:r>
          </w:del>
        </w:p>
        <w:p w14:paraId="484C6DD9" w14:textId="3CD3E04F" w:rsidR="00F46436" w:rsidDel="00264EBE" w:rsidRDefault="00F46436">
          <w:pPr>
            <w:pStyle w:val="TOC3"/>
            <w:tabs>
              <w:tab w:val="left" w:pos="1260"/>
              <w:tab w:val="right" w:leader="dot" w:pos="8290"/>
            </w:tabs>
            <w:rPr>
              <w:del w:id="171" w:author="昱 张" w:date="2026-06-02T17:02:00Z" w16du:dateUtc="2026-06-02T09:02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del w:id="172" w:author="昱 张" w:date="2026-06-02T17:02:00Z" w16du:dateUtc="2026-06-02T09:02:00Z">
            <w:r w:rsidRPr="00264EBE" w:rsidDel="00264EBE">
              <w:rPr>
                <w:noProof/>
                <w:rPrChange w:id="173" w:author="昱 张" w:date="2026-06-02T17:02:00Z" w16du:dateUtc="2026-06-02T09:02:00Z">
                  <w:rPr>
                    <w:rStyle w:val="af9"/>
                    <w:i w:val="0"/>
                    <w:iCs w:val="0"/>
                  </w:rPr>
                </w:rPrChange>
              </w:rPr>
              <w:delText>5.2.1</w:delText>
            </w:r>
            <w:r w:rsidDel="00264EBE"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74" w:author="昱 张" w:date="2026-06-02T17:02:00Z" w16du:dateUtc="2026-06-02T09:02:00Z">
                  <w:rPr>
                    <w:rStyle w:val="af9"/>
                    <w:rFonts w:hint="eastAsia"/>
                    <w:i w:val="0"/>
                    <w:iCs w:val="0"/>
                  </w:rPr>
                </w:rPrChange>
              </w:rPr>
              <w:delText>获取访问令牌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9</w:delText>
            </w:r>
          </w:del>
        </w:p>
        <w:p w14:paraId="371EFB32" w14:textId="676BB4B9" w:rsidR="00F46436" w:rsidDel="00264EBE" w:rsidRDefault="00F46436">
          <w:pPr>
            <w:pStyle w:val="TOC3"/>
            <w:tabs>
              <w:tab w:val="left" w:pos="1260"/>
              <w:tab w:val="right" w:leader="dot" w:pos="8290"/>
            </w:tabs>
            <w:rPr>
              <w:del w:id="175" w:author="昱 张" w:date="2026-06-02T17:02:00Z" w16du:dateUtc="2026-06-02T09:02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del w:id="176" w:author="昱 张" w:date="2026-06-02T17:02:00Z" w16du:dateUtc="2026-06-02T09:02:00Z">
            <w:r w:rsidRPr="00264EBE" w:rsidDel="00264EBE">
              <w:rPr>
                <w:noProof/>
                <w:rPrChange w:id="177" w:author="昱 张" w:date="2026-06-02T17:02:00Z" w16du:dateUtc="2026-06-02T09:02:00Z">
                  <w:rPr>
                    <w:rStyle w:val="af9"/>
                    <w:i w:val="0"/>
                    <w:iCs w:val="0"/>
                  </w:rPr>
                </w:rPrChange>
              </w:rPr>
              <w:delText>5.2.2</w:delText>
            </w:r>
            <w:r w:rsidDel="00264EBE"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78" w:author="昱 张" w:date="2026-06-02T17:02:00Z" w16du:dateUtc="2026-06-02T09:02:00Z">
                  <w:rPr>
                    <w:rStyle w:val="af9"/>
                    <w:rFonts w:hint="eastAsia"/>
                    <w:i w:val="0"/>
                    <w:iCs w:val="0"/>
                  </w:rPr>
                </w:rPrChange>
              </w:rPr>
              <w:delText>刷新访问令牌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11</w:delText>
            </w:r>
          </w:del>
        </w:p>
        <w:p w14:paraId="3A976D14" w14:textId="7E834215" w:rsidR="00F46436" w:rsidDel="00264EBE" w:rsidRDefault="00F46436">
          <w:pPr>
            <w:pStyle w:val="TOC3"/>
            <w:tabs>
              <w:tab w:val="left" w:pos="1260"/>
              <w:tab w:val="right" w:leader="dot" w:pos="8290"/>
            </w:tabs>
            <w:rPr>
              <w:del w:id="179" w:author="昱 张" w:date="2026-06-02T17:02:00Z" w16du:dateUtc="2026-06-02T09:02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del w:id="180" w:author="昱 张" w:date="2026-06-02T17:02:00Z" w16du:dateUtc="2026-06-02T09:02:00Z">
            <w:r w:rsidRPr="00264EBE" w:rsidDel="00264EBE">
              <w:rPr>
                <w:noProof/>
                <w:rPrChange w:id="181" w:author="昱 张" w:date="2026-06-02T17:02:00Z" w16du:dateUtc="2026-06-02T09:02:00Z">
                  <w:rPr>
                    <w:rStyle w:val="af9"/>
                    <w:i w:val="0"/>
                    <w:iCs w:val="0"/>
                  </w:rPr>
                </w:rPrChange>
              </w:rPr>
              <w:delText>5.2.3</w:delText>
            </w:r>
            <w:r w:rsidDel="00264EBE"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82" w:author="昱 张" w:date="2026-06-02T17:02:00Z" w16du:dateUtc="2026-06-02T09:02:00Z">
                  <w:rPr>
                    <w:rStyle w:val="af9"/>
                    <w:rFonts w:hint="eastAsia"/>
                    <w:i w:val="0"/>
                    <w:iCs w:val="0"/>
                  </w:rPr>
                </w:rPrChange>
              </w:rPr>
              <w:delText>注销访问令牌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13</w:delText>
            </w:r>
          </w:del>
        </w:p>
        <w:p w14:paraId="5E406FC8" w14:textId="04C9D814" w:rsidR="00F46436" w:rsidDel="00264EBE" w:rsidRDefault="00F46436">
          <w:pPr>
            <w:pStyle w:val="TOC1"/>
            <w:rPr>
              <w:del w:id="183" w:author="昱 张" w:date="2026-06-02T17:02:00Z" w16du:dateUtc="2026-06-02T09:02:00Z"/>
              <w:rFonts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del w:id="184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85" w:author="昱 张" w:date="2026-06-02T17:02:00Z" w16du:dateUtc="2026-06-02T09:02:00Z">
                  <w:rPr>
                    <w:rStyle w:val="af9"/>
                    <w:rFonts w:ascii="宋体" w:hAnsi="宋体" w:hint="eastAsia"/>
                    <w:b w:val="0"/>
                    <w:bCs w:val="0"/>
                    <w:caps w:val="0"/>
                  </w:rPr>
                </w:rPrChange>
              </w:rPr>
              <w:delText>6</w:delText>
            </w:r>
            <w:r w:rsidDel="00264EBE">
              <w:rPr>
                <w:rFonts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86" w:author="昱 张" w:date="2026-06-02T17:02:00Z" w16du:dateUtc="2026-06-02T09:02:00Z">
                  <w:rPr>
                    <w:rStyle w:val="af9"/>
                    <w:rFonts w:ascii="宋体" w:hAnsi="宋体" w:hint="eastAsia"/>
                    <w:b w:val="0"/>
                    <w:bCs w:val="0"/>
                    <w:caps w:val="0"/>
                  </w:rPr>
                </w:rPrChange>
              </w:rPr>
              <w:delText>附录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14</w:delText>
            </w:r>
          </w:del>
        </w:p>
        <w:p w14:paraId="690D2B7D" w14:textId="7AFBEC32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187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188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89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6.1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90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错误码说明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14</w:delText>
            </w:r>
          </w:del>
        </w:p>
        <w:p w14:paraId="394A4077" w14:textId="3574C6AC" w:rsidR="00F46436" w:rsidDel="00264EBE" w:rsidRDefault="00F46436">
          <w:pPr>
            <w:pStyle w:val="TOC3"/>
            <w:tabs>
              <w:tab w:val="left" w:pos="1260"/>
              <w:tab w:val="right" w:leader="dot" w:pos="8290"/>
            </w:tabs>
            <w:rPr>
              <w:del w:id="191" w:author="昱 张" w:date="2026-06-02T17:02:00Z" w16du:dateUtc="2026-06-02T09:02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del w:id="192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93" w:author="昱 张" w:date="2026-06-02T17:02:00Z" w16du:dateUtc="2026-06-02T09:02:00Z">
                  <w:rPr>
                    <w:rStyle w:val="af9"/>
                    <w:rFonts w:ascii="宋体" w:hAnsi="宋体" w:hint="eastAsia"/>
                    <w:i w:val="0"/>
                    <w:iCs w:val="0"/>
                  </w:rPr>
                </w:rPrChange>
              </w:rPr>
              <w:delText>6.1.1</w:delText>
            </w:r>
            <w:r w:rsidDel="00264EBE"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94" w:author="昱 张" w:date="2026-06-02T17:02:00Z" w16du:dateUtc="2026-06-02T09:02:00Z">
                  <w:rPr>
                    <w:rStyle w:val="af9"/>
                    <w:rFonts w:ascii="宋体" w:hAnsi="宋体" w:hint="eastAsia"/>
                    <w:i w:val="0"/>
                    <w:iCs w:val="0"/>
                  </w:rPr>
                </w:rPrChange>
              </w:rPr>
              <w:delText>错误码格式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14</w:delText>
            </w:r>
          </w:del>
        </w:p>
        <w:p w14:paraId="7097D7D7" w14:textId="4227F4BC" w:rsidR="00F46436" w:rsidDel="00264EBE" w:rsidRDefault="00F46436">
          <w:pPr>
            <w:pStyle w:val="TOC3"/>
            <w:tabs>
              <w:tab w:val="left" w:pos="1260"/>
              <w:tab w:val="right" w:leader="dot" w:pos="8290"/>
            </w:tabs>
            <w:rPr>
              <w:del w:id="195" w:author="昱 张" w:date="2026-06-02T17:02:00Z" w16du:dateUtc="2026-06-02T09:02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del w:id="196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197" w:author="昱 张" w:date="2026-06-02T17:02:00Z" w16du:dateUtc="2026-06-02T09:02:00Z">
                  <w:rPr>
                    <w:rStyle w:val="af9"/>
                    <w:rFonts w:ascii="宋体" w:hAnsi="宋体" w:hint="eastAsia"/>
                    <w:i w:val="0"/>
                    <w:iCs w:val="0"/>
                  </w:rPr>
                </w:rPrChange>
              </w:rPr>
              <w:delText>6.1.2</w:delText>
            </w:r>
            <w:r w:rsidDel="00264EBE"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198" w:author="昱 张" w:date="2026-06-02T17:02:00Z" w16du:dateUtc="2026-06-02T09:02:00Z">
                  <w:rPr>
                    <w:rStyle w:val="af9"/>
                    <w:rFonts w:ascii="宋体" w:hAnsi="宋体" w:hint="eastAsia"/>
                    <w:i w:val="0"/>
                    <w:iCs w:val="0"/>
                  </w:rPr>
                </w:rPrChange>
              </w:rPr>
              <w:delText>通用错误码定义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15</w:delText>
            </w:r>
          </w:del>
        </w:p>
        <w:p w14:paraId="0C403F4E" w14:textId="325D53D9" w:rsidR="00F46436" w:rsidDel="00264EBE" w:rsidRDefault="00F46436">
          <w:pPr>
            <w:pStyle w:val="TOC3"/>
            <w:tabs>
              <w:tab w:val="left" w:pos="1260"/>
              <w:tab w:val="right" w:leader="dot" w:pos="8290"/>
            </w:tabs>
            <w:rPr>
              <w:del w:id="199" w:author="昱 张" w:date="2026-06-02T17:02:00Z" w16du:dateUtc="2026-06-02T09:02:00Z"/>
              <w:rFonts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del w:id="200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201" w:author="昱 张" w:date="2026-06-02T17:02:00Z" w16du:dateUtc="2026-06-02T09:02:00Z">
                  <w:rPr>
                    <w:rStyle w:val="af9"/>
                    <w:rFonts w:ascii="宋体" w:hAnsi="宋体" w:hint="eastAsia"/>
                    <w:i w:val="0"/>
                    <w:iCs w:val="0"/>
                  </w:rPr>
                </w:rPrChange>
              </w:rPr>
              <w:delText>6.1.3</w:delText>
            </w:r>
            <w:r w:rsidDel="00264EBE">
              <w:rPr>
                <w:rFonts w:eastAsiaTheme="minorEastAsia" w:hAnsiTheme="minorHAnsi" w:cstheme="minorBidi" w:hint="eastAsia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202" w:author="昱 张" w:date="2026-06-02T17:02:00Z" w16du:dateUtc="2026-06-02T09:02:00Z">
                  <w:rPr>
                    <w:rStyle w:val="af9"/>
                    <w:rFonts w:ascii="宋体" w:hAnsi="宋体" w:hint="eastAsia"/>
                    <w:i w:val="0"/>
                    <w:iCs w:val="0"/>
                  </w:rPr>
                </w:rPrChange>
              </w:rPr>
              <w:delText>计算任务错误码定义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15</w:delText>
            </w:r>
          </w:del>
        </w:p>
        <w:p w14:paraId="17C951E7" w14:textId="7D20ACAA" w:rsidR="00F46436" w:rsidDel="00264EBE" w:rsidRDefault="00F46436">
          <w:pPr>
            <w:pStyle w:val="TOC2"/>
            <w:tabs>
              <w:tab w:val="left" w:pos="840"/>
              <w:tab w:val="right" w:leader="dot" w:pos="8290"/>
            </w:tabs>
            <w:rPr>
              <w:del w:id="203" w:author="昱 张" w:date="2026-06-02T17:02:00Z" w16du:dateUtc="2026-06-02T09:02:00Z"/>
              <w:rFonts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del w:id="204" w:author="昱 张" w:date="2026-06-02T17:02:00Z" w16du:dateUtc="2026-06-02T09:02:00Z">
            <w:r w:rsidRPr="00264EBE" w:rsidDel="00264EBE">
              <w:rPr>
                <w:rFonts w:hint="eastAsia"/>
                <w:noProof/>
                <w:rPrChange w:id="205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6.2</w:delText>
            </w:r>
            <w:r w:rsidDel="00264EBE">
              <w:rPr>
                <w:rFonts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264EBE" w:rsidDel="00264EBE">
              <w:rPr>
                <w:rFonts w:hint="eastAsia"/>
                <w:noProof/>
                <w:rPrChange w:id="206" w:author="昱 张" w:date="2026-06-02T17:02:00Z" w16du:dateUtc="2026-06-02T09:02:00Z">
                  <w:rPr>
                    <w:rStyle w:val="af9"/>
                    <w:rFonts w:ascii="宋体" w:hAnsi="宋体" w:hint="eastAsia"/>
                    <w:smallCaps w:val="0"/>
                  </w:rPr>
                </w:rPrChange>
              </w:rPr>
              <w:delText>签名信息说明</w:delText>
            </w:r>
            <w:r w:rsidDel="00264EBE">
              <w:rPr>
                <w:rFonts w:hint="eastAsia"/>
                <w:noProof/>
              </w:rPr>
              <w:tab/>
            </w:r>
            <w:r w:rsidDel="00264EBE">
              <w:rPr>
                <w:noProof/>
              </w:rPr>
              <w:delText>15</w:delText>
            </w:r>
          </w:del>
        </w:p>
        <w:p w14:paraId="2157D819" w14:textId="77777777" w:rsidR="00F46436" w:rsidDel="00264EBE" w:rsidRDefault="00000000">
          <w:pPr>
            <w:pStyle w:val="TOC3"/>
            <w:tabs>
              <w:tab w:val="left" w:pos="1260"/>
              <w:tab w:val="right" w:leader="dot" w:pos="8290"/>
            </w:tabs>
            <w:rPr>
              <w:del w:id="207" w:author="昱 张" w:date="2026-06-02T17:03:00Z" w16du:dateUtc="2026-06-02T09:03:00Z"/>
            </w:rPr>
          </w:pPr>
          <w:r>
            <w:rPr>
              <w:i w:val="0"/>
              <w:iCs w:val="0"/>
            </w:rPr>
            <w:fldChar w:fldCharType="end"/>
          </w:r>
        </w:p>
      </w:sdtContent>
    </w:sdt>
    <w:p w14:paraId="4209EE01" w14:textId="77777777" w:rsidR="00F46436" w:rsidRDefault="00000000">
      <w:pPr>
        <w:pStyle w:val="TOC3"/>
        <w:tabs>
          <w:tab w:val="left" w:pos="1260"/>
          <w:tab w:val="right" w:leader="dot" w:pos="8290"/>
        </w:tabs>
        <w:pPrChange w:id="208" w:author="昱 张" w:date="2026-06-02T17:03:00Z" w16du:dateUtc="2026-06-02T09:03:00Z">
          <w:pPr>
            <w:widowControl/>
            <w:jc w:val="left"/>
          </w:pPr>
        </w:pPrChange>
      </w:pPr>
      <w:bookmarkStart w:id="209" w:name="_Tocd8vhji"/>
      <w:del w:id="210" w:author="昱 张" w:date="2026-06-02T17:03:00Z" w16du:dateUtc="2026-06-02T09:03:00Z">
        <w:r w:rsidDel="00264EBE">
          <w:br w:type="page"/>
        </w:r>
      </w:del>
    </w:p>
    <w:p w14:paraId="11FC7BAD" w14:textId="77777777" w:rsidR="00F46436" w:rsidRDefault="00000000">
      <w:pPr>
        <w:pStyle w:val="1"/>
        <w:numPr>
          <w:ilvl w:val="0"/>
          <w:numId w:val="3"/>
        </w:numPr>
        <w:spacing w:line="360" w:lineRule="auto"/>
        <w:rPr>
          <w:rFonts w:ascii="宋体" w:hAnsi="宋体" w:hint="eastAsia"/>
        </w:rPr>
      </w:pPr>
      <w:bookmarkStart w:id="211" w:name="_Toc233968659"/>
      <w:r>
        <w:rPr>
          <w:rFonts w:ascii="宋体" w:hAnsi="宋体" w:hint="eastAsia"/>
        </w:rPr>
        <w:lastRenderedPageBreak/>
        <w:t>概述</w:t>
      </w:r>
      <w:bookmarkEnd w:id="209"/>
      <w:bookmarkEnd w:id="211"/>
    </w:p>
    <w:p w14:paraId="1E215120" w14:textId="77777777" w:rsidR="00F46436" w:rsidRDefault="00000000">
      <w:pPr>
        <w:pStyle w:val="aff1"/>
        <w:numPr>
          <w:ilvl w:val="1"/>
          <w:numId w:val="3"/>
        </w:numPr>
        <w:rPr>
          <w:rFonts w:ascii="宋体" w:eastAsia="宋体" w:hAnsi="宋体" w:hint="eastAsia"/>
        </w:rPr>
      </w:pPr>
      <w:bookmarkStart w:id="212" w:name="_Toc0mipah"/>
      <w:bookmarkStart w:id="213" w:name="_Toc233968660"/>
      <w:r>
        <w:rPr>
          <w:rFonts w:ascii="宋体" w:eastAsia="宋体" w:hAnsi="宋体"/>
        </w:rPr>
        <w:t>文档目的</w:t>
      </w:r>
      <w:bookmarkEnd w:id="212"/>
      <w:bookmarkEnd w:id="213"/>
    </w:p>
    <w:p w14:paraId="36CEB737" w14:textId="18C699F4" w:rsidR="008F6CD1" w:rsidRPr="008F6CD1" w:rsidRDefault="000D3AB2" w:rsidP="008F6CD1">
      <w:pPr>
        <w:spacing w:line="360" w:lineRule="auto"/>
        <w:ind w:firstLineChars="200" w:firstLine="480"/>
        <w:rPr>
          <w:ins w:id="214" w:author="昱 张" w:date="2026-06-02T10:25:00Z" w16du:dateUtc="2026-06-02T02:25:00Z"/>
          <w:rFonts w:hint="eastAsia"/>
          <w:szCs w:val="21"/>
          <w:rPrChange w:id="215" w:author="昱 张" w:date="2026-06-02T10:26:00Z" w16du:dateUtc="2026-06-02T02:26:00Z">
            <w:rPr>
              <w:ins w:id="216" w:author="昱 张" w:date="2026-06-02T10:25:00Z" w16du:dateUtc="2026-06-02T02:25:00Z"/>
              <w:rFonts w:ascii="宋体" w:hAnsi="宋体" w:hint="eastAsia"/>
              <w:szCs w:val="21"/>
            </w:rPr>
          </w:rPrChange>
        </w:rPr>
      </w:pPr>
      <w:ins w:id="217" w:author="昱 张" w:date="2026-06-02T10:29:00Z" w16du:dateUtc="2026-06-02T02:29:00Z">
        <w:r w:rsidRPr="000D3AB2">
          <w:rPr>
            <w:rFonts w:hint="eastAsia"/>
            <w:szCs w:val="21"/>
          </w:rPr>
          <w:t>本文档介绍海光（</w:t>
        </w:r>
        <w:r w:rsidRPr="000D3AB2">
          <w:rPr>
            <w:rFonts w:hint="eastAsia"/>
            <w:szCs w:val="21"/>
          </w:rPr>
          <w:t>Hygon</w:t>
        </w:r>
        <w:r w:rsidRPr="000D3AB2">
          <w:rPr>
            <w:rFonts w:hint="eastAsia"/>
            <w:szCs w:val="21"/>
          </w:rPr>
          <w:t>）主机</w:t>
        </w:r>
        <w:r w:rsidRPr="000D3AB2">
          <w:rPr>
            <w:rFonts w:hint="eastAsia"/>
            <w:szCs w:val="21"/>
          </w:rPr>
          <w:t xml:space="preserve"> API </w:t>
        </w:r>
        <w:r w:rsidRPr="000D3AB2">
          <w:rPr>
            <w:rFonts w:hint="eastAsia"/>
            <w:szCs w:val="21"/>
          </w:rPr>
          <w:t>对外提供的虚拟机创建、启动接口</w:t>
        </w:r>
      </w:ins>
      <w:ins w:id="218" w:author="昱 张" w:date="2026-06-02T10:30:00Z" w16du:dateUtc="2026-06-02T02:30:00Z">
        <w:r>
          <w:rPr>
            <w:rFonts w:hint="eastAsia"/>
            <w:szCs w:val="21"/>
          </w:rPr>
          <w:t>功能</w:t>
        </w:r>
      </w:ins>
      <w:ins w:id="219" w:author="昱 张" w:date="2026-06-02T10:29:00Z" w16du:dateUtc="2026-06-02T02:29:00Z">
        <w:r w:rsidRPr="000D3AB2">
          <w:rPr>
            <w:rFonts w:hint="eastAsia"/>
            <w:szCs w:val="21"/>
          </w:rPr>
          <w:t>，并说明</w:t>
        </w:r>
        <w:r w:rsidRPr="000D3AB2">
          <w:rPr>
            <w:rFonts w:hint="eastAsia"/>
            <w:szCs w:val="21"/>
          </w:rPr>
          <w:t xml:space="preserve"> Hygon CSV </w:t>
        </w:r>
        <w:r w:rsidRPr="000D3AB2">
          <w:rPr>
            <w:rFonts w:hint="eastAsia"/>
            <w:szCs w:val="21"/>
          </w:rPr>
          <w:t>虚拟机内部支持的合约校验、数据加解密、计算执行及结果调用能力。</w:t>
        </w:r>
      </w:ins>
      <w:ins w:id="220" w:author="昱 张" w:date="2026-06-02T10:25:00Z" w16du:dateUtc="2026-06-02T02:25:00Z">
        <w:r w:rsidR="008F6CD1" w:rsidRPr="008F6CD1">
          <w:rPr>
            <w:rFonts w:hint="eastAsia"/>
            <w:szCs w:val="21"/>
            <w:rPrChange w:id="221" w:author="昱 张" w:date="2026-06-02T10:26:00Z" w16du:dateUtc="2026-06-02T02:26:00Z">
              <w:rPr>
                <w:rFonts w:ascii="宋体" w:hAnsi="宋体" w:hint="eastAsia"/>
                <w:szCs w:val="21"/>
              </w:rPr>
            </w:rPrChange>
          </w:rPr>
          <w:t>包括公共请求参数、公共返回参数、接口清单、接口输入输出参数、调用示例和错误码说明。</w:t>
        </w:r>
      </w:ins>
    </w:p>
    <w:p w14:paraId="7F31F1B8" w14:textId="6E9DC08A" w:rsidR="00F46436" w:rsidRPr="008F6CD1" w:rsidRDefault="008F6CD1" w:rsidP="008F6CD1">
      <w:pPr>
        <w:spacing w:line="360" w:lineRule="auto"/>
        <w:ind w:firstLineChars="200" w:firstLine="480"/>
        <w:rPr>
          <w:rFonts w:hint="eastAsia"/>
          <w:szCs w:val="21"/>
          <w:rPrChange w:id="222" w:author="昱 张" w:date="2026-06-02T10:26:00Z" w16du:dateUtc="2026-06-02T02:26:00Z">
            <w:rPr>
              <w:rFonts w:ascii="宋体" w:hAnsi="宋体" w:hint="eastAsia"/>
              <w:szCs w:val="21"/>
            </w:rPr>
          </w:rPrChange>
        </w:rPr>
      </w:pPr>
      <w:ins w:id="223" w:author="昱 张" w:date="2026-06-02T10:25:00Z" w16du:dateUtc="2026-06-02T02:25:00Z">
        <w:r w:rsidRPr="008F6CD1">
          <w:rPr>
            <w:rFonts w:hint="eastAsia"/>
            <w:szCs w:val="21"/>
            <w:rPrChange w:id="224" w:author="昱 张" w:date="2026-06-02T10:26:00Z" w16du:dateUtc="2026-06-02T02:26:00Z">
              <w:rPr>
                <w:rFonts w:ascii="宋体" w:hAnsi="宋体" w:hint="eastAsia"/>
                <w:szCs w:val="21"/>
              </w:rPr>
            </w:rPrChange>
          </w:rPr>
          <w:t>当前</w:t>
        </w:r>
      </w:ins>
      <w:ins w:id="225" w:author="昱 张" w:date="2026-06-02T10:27:00Z" w16du:dateUtc="2026-06-02T02:27:00Z">
        <w:r w:rsidR="00036C5A">
          <w:rPr>
            <w:rFonts w:hint="eastAsia"/>
            <w:szCs w:val="21"/>
          </w:rPr>
          <w:t>主机</w:t>
        </w:r>
      </w:ins>
      <w:ins w:id="226" w:author="昱 张" w:date="2026-06-02T10:25:00Z" w16du:dateUtc="2026-06-02T02:25:00Z">
        <w:r w:rsidRPr="008F6CD1">
          <w:rPr>
            <w:rFonts w:hint="eastAsia"/>
            <w:szCs w:val="21"/>
            <w:rPrChange w:id="227" w:author="昱 张" w:date="2026-06-02T10:26:00Z" w16du:dateUtc="2026-06-02T02:26:00Z">
              <w:rPr>
                <w:rFonts w:ascii="宋体" w:hAnsi="宋体" w:hint="eastAsia"/>
                <w:szCs w:val="21"/>
              </w:rPr>
            </w:rPrChange>
          </w:rPr>
          <w:t xml:space="preserve"> API </w:t>
        </w:r>
        <w:r w:rsidRPr="008F6CD1">
          <w:rPr>
            <w:rFonts w:hint="eastAsia"/>
            <w:szCs w:val="21"/>
            <w:rPrChange w:id="228" w:author="昱 张" w:date="2026-06-02T10:26:00Z" w16du:dateUtc="2026-06-02T02:26:00Z">
              <w:rPr>
                <w:rFonts w:ascii="宋体" w:hAnsi="宋体" w:hint="eastAsia"/>
                <w:szCs w:val="21"/>
              </w:rPr>
            </w:rPrChange>
          </w:rPr>
          <w:t>仅对外开放虚拟机创建与虚拟机启动两个接口；虚拟机停止、删除、状态查询等能力保留为服务端内部运维脚本，不作为外部开放接口。</w:t>
        </w:r>
      </w:ins>
    </w:p>
    <w:p w14:paraId="3A13096B" w14:textId="77777777" w:rsidR="00F46436" w:rsidRDefault="00000000">
      <w:pPr>
        <w:pStyle w:val="aff1"/>
        <w:numPr>
          <w:ilvl w:val="1"/>
          <w:numId w:val="3"/>
        </w:numPr>
        <w:rPr>
          <w:rFonts w:ascii="宋体" w:eastAsia="宋体" w:hAnsi="宋体" w:hint="eastAsia"/>
        </w:rPr>
      </w:pPr>
      <w:bookmarkStart w:id="229" w:name="_Tocdip99r"/>
      <w:bookmarkStart w:id="230" w:name="_Toc233968661"/>
      <w:r>
        <w:rPr>
          <w:rFonts w:ascii="宋体" w:eastAsia="宋体" w:hAnsi="宋体"/>
        </w:rPr>
        <w:t>目标读者</w:t>
      </w:r>
      <w:bookmarkEnd w:id="229"/>
      <w:bookmarkEnd w:id="230"/>
    </w:p>
    <w:p w14:paraId="075D252B" w14:textId="77777777" w:rsidR="00F46436" w:rsidRDefault="00000000">
      <w:pPr>
        <w:spacing w:line="360" w:lineRule="auto"/>
        <w:ind w:firstLineChars="200" w:firstLine="48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本文档主要适用于以下读者：</w:t>
      </w:r>
    </w:p>
    <w:p w14:paraId="1B678730" w14:textId="77777777" w:rsidR="00F46436" w:rsidRDefault="00000000">
      <w:pPr>
        <w:numPr>
          <w:ilvl w:val="0"/>
          <w:numId w:val="4"/>
        </w:numPr>
        <w:spacing w:line="360" w:lineRule="auto"/>
        <w:ind w:left="113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开发人员</w:t>
      </w:r>
    </w:p>
    <w:p w14:paraId="6DBA087D" w14:textId="77777777" w:rsidR="00F46436" w:rsidRDefault="00000000">
      <w:pPr>
        <w:numPr>
          <w:ilvl w:val="0"/>
          <w:numId w:val="4"/>
        </w:numPr>
        <w:spacing w:line="360" w:lineRule="auto"/>
        <w:ind w:left="113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测试人员</w:t>
      </w:r>
    </w:p>
    <w:p w14:paraId="14E48B44" w14:textId="77777777" w:rsidR="00F46436" w:rsidRDefault="00000000">
      <w:pPr>
        <w:numPr>
          <w:ilvl w:val="0"/>
          <w:numId w:val="4"/>
        </w:numPr>
        <w:spacing w:line="360" w:lineRule="auto"/>
        <w:ind w:left="113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运维人员</w:t>
      </w:r>
    </w:p>
    <w:p w14:paraId="1EBF59E4" w14:textId="77777777" w:rsidR="00F46436" w:rsidRDefault="00000000">
      <w:pPr>
        <w:pStyle w:val="aff1"/>
        <w:numPr>
          <w:ilvl w:val="1"/>
          <w:numId w:val="3"/>
        </w:numPr>
        <w:rPr>
          <w:rFonts w:ascii="宋体" w:eastAsia="宋体" w:hAnsi="宋体" w:hint="eastAsia"/>
        </w:rPr>
      </w:pPr>
      <w:bookmarkStart w:id="231" w:name="_Toccybx3d"/>
      <w:bookmarkStart w:id="232" w:name="_Toc233968662"/>
      <w:r>
        <w:rPr>
          <w:rFonts w:ascii="宋体" w:eastAsia="宋体" w:hAnsi="宋体"/>
        </w:rPr>
        <w:t>术语和缩略语</w:t>
      </w:r>
      <w:bookmarkEnd w:id="231"/>
      <w:bookmarkEnd w:id="2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6330"/>
      </w:tblGrid>
      <w:tr w:rsidR="00F46436" w14:paraId="4359425B" w14:textId="77777777">
        <w:tc>
          <w:tcPr>
            <w:tcW w:w="1884" w:type="dxa"/>
            <w:shd w:val="clear" w:color="auto" w:fill="D0CECE" w:themeFill="background2" w:themeFillShade="E6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DE83D6C" w14:textId="77777777" w:rsidR="00F46436" w:rsidRDefault="00000000">
            <w:pPr>
              <w:widowControl/>
              <w:spacing w:line="360" w:lineRule="auto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术语/缩略语</w:t>
            </w:r>
          </w:p>
        </w:tc>
        <w:tc>
          <w:tcPr>
            <w:tcW w:w="6330" w:type="dxa"/>
            <w:shd w:val="clear" w:color="auto" w:fill="D0CECE" w:themeFill="background2" w:themeFillShade="E6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189178D" w14:textId="77777777" w:rsidR="00F46436" w:rsidRDefault="00000000">
            <w:pPr>
              <w:widowControl/>
              <w:spacing w:line="360" w:lineRule="auto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解释</w:t>
            </w:r>
          </w:p>
        </w:tc>
      </w:tr>
      <w:tr w:rsidR="00F46436" w14:paraId="3DF20496" w14:textId="77777777"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5253777F" w14:textId="77777777" w:rsidR="00F46436" w:rsidRDefault="00000000">
            <w:pPr>
              <w:widowControl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MPC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671C2631" w14:textId="77777777" w:rsidR="00F46436" w:rsidRDefault="00000000">
            <w:pPr>
              <w:widowControl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多方安全计算</w:t>
            </w:r>
          </w:p>
        </w:tc>
      </w:tr>
      <w:tr w:rsidR="00F46436" w14:paraId="5978072F" w14:textId="77777777"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08A6BFB8" w14:textId="77777777" w:rsidR="00F46436" w:rsidRDefault="00000000">
            <w:pPr>
              <w:widowControl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FL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0015A56D" w14:textId="77777777" w:rsidR="00F46436" w:rsidRDefault="00000000">
            <w:pPr>
              <w:widowControl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联邦学习</w:t>
            </w:r>
          </w:p>
        </w:tc>
      </w:tr>
      <w:tr w:rsidR="00F46436" w14:paraId="15C2F212" w14:textId="77777777"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6CB885F1" w14:textId="77777777" w:rsidR="00F46436" w:rsidRDefault="00000000">
            <w:pPr>
              <w:widowControl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TEE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7DF75D4B" w14:textId="77777777" w:rsidR="00F46436" w:rsidRDefault="00000000">
            <w:pPr>
              <w:widowControl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可信执行环境</w:t>
            </w:r>
          </w:p>
        </w:tc>
      </w:tr>
      <w:tr w:rsidR="00F46436" w14:paraId="420066BC" w14:textId="77777777"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72CD5EB3" w14:textId="77777777" w:rsidR="00F46436" w:rsidRDefault="00000000">
            <w:pPr>
              <w:widowControl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PSI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BB6E1C7" w14:textId="77777777" w:rsidR="00F46436" w:rsidRDefault="00000000">
            <w:pPr>
              <w:widowControl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隐私求交</w:t>
            </w:r>
          </w:p>
        </w:tc>
      </w:tr>
      <w:tr w:rsidR="00F46436" w14:paraId="47CDD2C7" w14:textId="77777777">
        <w:trPr>
          <w:trHeight w:val="386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472132A" w14:textId="77777777" w:rsidR="00F46436" w:rsidRDefault="00000000">
            <w:pPr>
              <w:widowControl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PIR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755F611" w14:textId="5E3937A5" w:rsidR="00753BFE" w:rsidRDefault="00000000">
            <w:pPr>
              <w:widowControl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隐匿查询</w:t>
            </w:r>
          </w:p>
        </w:tc>
      </w:tr>
      <w:tr w:rsidR="00753BFE" w14:paraId="27058DA1" w14:textId="77777777">
        <w:trPr>
          <w:trHeight w:val="386"/>
          <w:ins w:id="233" w:author="昱 张" w:date="2026-05-28T10:47:00Z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56E78C8D" w14:textId="3EFA6517" w:rsidR="00753BFE" w:rsidRDefault="00753BFE">
            <w:pPr>
              <w:widowControl/>
              <w:spacing w:line="360" w:lineRule="auto"/>
              <w:jc w:val="center"/>
              <w:rPr>
                <w:ins w:id="234" w:author="昱 张" w:date="2026-05-28T10:47:00Z" w16du:dateUtc="2026-05-28T02:47:00Z"/>
                <w:szCs w:val="21"/>
              </w:rPr>
            </w:pPr>
            <w:ins w:id="235" w:author="昱 张" w:date="2026-05-28T10:47:00Z" w16du:dateUtc="2026-05-28T02:47:00Z">
              <w:r>
                <w:rPr>
                  <w:rFonts w:hint="eastAsia"/>
                  <w:szCs w:val="21"/>
                </w:rPr>
                <w:t>CSV</w:t>
              </w:r>
            </w:ins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0C07EC6B" w14:textId="40EC126D" w:rsidR="00753BFE" w:rsidRDefault="00753BFE">
            <w:pPr>
              <w:widowControl/>
              <w:spacing w:line="360" w:lineRule="auto"/>
              <w:jc w:val="left"/>
              <w:rPr>
                <w:ins w:id="236" w:author="昱 张" w:date="2026-05-28T10:47:00Z" w16du:dateUtc="2026-05-28T02:47:00Z"/>
                <w:rFonts w:ascii="宋体" w:hAnsi="宋体" w:hint="eastAsia"/>
                <w:szCs w:val="21"/>
              </w:rPr>
            </w:pPr>
            <w:ins w:id="237" w:author="昱 张" w:date="2026-05-28T10:47:00Z">
              <w:r w:rsidRPr="00753BFE">
                <w:rPr>
                  <w:rFonts w:ascii="宋体" w:hAnsi="宋体" w:hint="eastAsia"/>
                  <w:szCs w:val="21"/>
                </w:rPr>
                <w:t>海光可信</w:t>
              </w:r>
            </w:ins>
            <w:ins w:id="238" w:author="昱 张" w:date="2026-05-28T10:47:00Z" w16du:dateUtc="2026-05-28T02:47:00Z">
              <w:r>
                <w:rPr>
                  <w:rFonts w:ascii="宋体" w:hAnsi="宋体" w:hint="eastAsia"/>
                  <w:szCs w:val="21"/>
                </w:rPr>
                <w:t>安全加密</w:t>
              </w:r>
            </w:ins>
            <w:ins w:id="239" w:author="昱 张" w:date="2026-05-28T10:47:00Z">
              <w:r w:rsidRPr="00753BFE">
                <w:rPr>
                  <w:rFonts w:ascii="宋体" w:hAnsi="宋体" w:hint="eastAsia"/>
                  <w:szCs w:val="21"/>
                </w:rPr>
                <w:t>虚拟化能力</w:t>
              </w:r>
            </w:ins>
          </w:p>
        </w:tc>
      </w:tr>
    </w:tbl>
    <w:p w14:paraId="3E1BE5A6" w14:textId="77777777" w:rsidR="00F46436" w:rsidRDefault="00000000">
      <w:pPr>
        <w:pStyle w:val="1"/>
        <w:numPr>
          <w:ilvl w:val="0"/>
          <w:numId w:val="3"/>
        </w:numPr>
        <w:spacing w:line="360" w:lineRule="auto"/>
        <w:rPr>
          <w:rFonts w:ascii="宋体" w:hAnsi="宋体" w:hint="eastAsia"/>
        </w:rPr>
      </w:pPr>
      <w:bookmarkStart w:id="240" w:name="_Toc95snrq"/>
      <w:bookmarkStart w:id="241" w:name="_Toc233968663"/>
      <w:r>
        <w:rPr>
          <w:rFonts w:ascii="宋体" w:hAnsi="宋体" w:hint="eastAsia"/>
        </w:rPr>
        <w:lastRenderedPageBreak/>
        <w:t>公共参数规范</w:t>
      </w:r>
      <w:bookmarkEnd w:id="240"/>
      <w:bookmarkEnd w:id="241"/>
    </w:p>
    <w:p w14:paraId="4F45E479" w14:textId="77777777" w:rsidR="00F46436" w:rsidRDefault="00000000">
      <w:pPr>
        <w:spacing w:line="360" w:lineRule="auto"/>
        <w:ind w:firstLineChars="200" w:firstLine="48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公共参数规范是所有对外接口都需要满足的规范，包括公共请求路径、公共请求参数、公共返回参数等，具体规范说明如下：</w:t>
      </w:r>
    </w:p>
    <w:p w14:paraId="475AE7A0" w14:textId="77777777" w:rsidR="00F46436" w:rsidRDefault="00000000">
      <w:pPr>
        <w:pStyle w:val="aff1"/>
        <w:numPr>
          <w:ilvl w:val="1"/>
          <w:numId w:val="3"/>
        </w:numPr>
        <w:rPr>
          <w:rFonts w:ascii="宋体" w:eastAsia="宋体" w:hAnsi="宋体" w:hint="eastAsia"/>
        </w:rPr>
      </w:pPr>
      <w:bookmarkStart w:id="242" w:name="Gong_Gong_Qing_Qiu_Lu_Jing"/>
      <w:bookmarkStart w:id="243" w:name="_Tocyhm5hh"/>
      <w:bookmarkStart w:id="244" w:name="_Toc233968664"/>
      <w:r>
        <w:rPr>
          <w:rFonts w:ascii="宋体" w:eastAsia="宋体" w:hAnsi="宋体"/>
        </w:rPr>
        <w:t>公共请求路径</w:t>
      </w:r>
      <w:bookmarkEnd w:id="242"/>
      <w:bookmarkEnd w:id="243"/>
      <w:bookmarkEnd w:id="244"/>
    </w:p>
    <w:p w14:paraId="6B7EB739" w14:textId="77777777" w:rsidR="00565453" w:rsidRPr="00565453" w:rsidRDefault="0008252A">
      <w:pPr>
        <w:spacing w:line="360" w:lineRule="auto"/>
        <w:ind w:firstLineChars="200" w:firstLine="480"/>
        <w:rPr>
          <w:ins w:id="245" w:author="昱 张" w:date="2026-07-03T09:44:00Z" w16du:dateUtc="2026-07-03T01:44:00Z"/>
          <w:rFonts w:hint="eastAsia"/>
          <w:szCs w:val="21"/>
        </w:rPr>
        <w:pPrChange w:id="246" w:author="昱 张" w:date="2026-07-03T09:45:00Z" w16du:dateUtc="2026-07-03T01:45:00Z">
          <w:pPr>
            <w:pStyle w:val="af2"/>
            <w:spacing w:line="360" w:lineRule="auto"/>
          </w:pPr>
        </w:pPrChange>
      </w:pPr>
      <w:ins w:id="247" w:author="昱 张" w:date="2026-06-02T10:31:00Z" w16du:dateUtc="2026-06-02T02:31:00Z">
        <w:r w:rsidRPr="00565453">
          <w:rPr>
            <w:szCs w:val="21"/>
          </w:rPr>
          <w:t>主机侧公共请求路径为：</w:t>
        </w:r>
        <w:r w:rsidRPr="00565453">
          <w:rPr>
            <w:szCs w:val="21"/>
          </w:rPr>
          <w:t>http://{host}:{port}</w:t>
        </w:r>
      </w:ins>
      <w:ins w:id="248" w:author="昱 张" w:date="2026-06-02T10:36:00Z" w16du:dateUtc="2026-06-02T02:36:00Z">
        <w:r w:rsidR="00E41F53" w:rsidRPr="00565453">
          <w:rPr>
            <w:szCs w:val="21"/>
          </w:rPr>
          <w:t>/api/v2/vms</w:t>
        </w:r>
      </w:ins>
    </w:p>
    <w:p w14:paraId="0574ADA9" w14:textId="23360C33" w:rsidR="00F46436" w:rsidRPr="00565453" w:rsidDel="00565453" w:rsidRDefault="006B5DCC">
      <w:pPr>
        <w:pStyle w:val="af2"/>
        <w:widowControl w:val="0"/>
        <w:spacing w:line="360" w:lineRule="auto"/>
        <w:ind w:firstLineChars="200" w:firstLine="480"/>
        <w:rPr>
          <w:del w:id="249" w:author="昱 张" w:date="2026-07-03T09:40:00Z" w16du:dateUtc="2026-07-03T01:40:00Z"/>
          <w:rFonts w:ascii="Times New Roman" w:hAnsi="Times New Roman" w:cs="Times New Roman"/>
          <w:kern w:val="2"/>
          <w:szCs w:val="21"/>
        </w:rPr>
        <w:pPrChange w:id="250" w:author="昱 张" w:date="2026-07-03T09:46:00Z" w16du:dateUtc="2026-07-03T01:46:00Z">
          <w:pPr>
            <w:pStyle w:val="af2"/>
            <w:spacing w:line="360" w:lineRule="auto"/>
          </w:pPr>
        </w:pPrChange>
      </w:pPr>
      <w:ins w:id="251" w:author="昱 张" w:date="2026-07-03T09:40:00Z" w16du:dateUtc="2026-07-03T01:40:00Z">
        <w:r w:rsidRPr="00565453">
          <w:rPr>
            <w:rFonts w:ascii="Times New Roman" w:hAnsi="Times New Roman" w:cs="Times New Roman"/>
            <w:szCs w:val="21"/>
          </w:rPr>
          <w:t xml:space="preserve">CSV </w:t>
        </w:r>
        <w:r w:rsidRPr="00565453">
          <w:rPr>
            <w:rFonts w:ascii="Times New Roman" w:hAnsi="Times New Roman" w:cs="Times New Roman"/>
            <w:szCs w:val="21"/>
          </w:rPr>
          <w:t>虚拟机侧接口由宿主机端口转发对外提供服务，不直接暴露虚拟机</w:t>
        </w:r>
        <w:r w:rsidRPr="00565453">
          <w:rPr>
            <w:rFonts w:ascii="Times New Roman" w:hAnsi="Times New Roman" w:cs="Times New Roman"/>
            <w:szCs w:val="21"/>
          </w:rPr>
          <w:t xml:space="preserve"> IP</w:t>
        </w:r>
        <w:r w:rsidRPr="00565453">
          <w:rPr>
            <w:rFonts w:ascii="Times New Roman" w:hAnsi="Times New Roman" w:cs="Times New Roman"/>
            <w:szCs w:val="21"/>
          </w:rPr>
          <w:t>。当前启动脚本通过</w:t>
        </w:r>
        <w:r w:rsidRPr="00565453">
          <w:rPr>
            <w:rFonts w:ascii="Times New Roman" w:hAnsi="Times New Roman" w:cs="Times New Roman"/>
            <w:szCs w:val="21"/>
          </w:rPr>
          <w:t xml:space="preserve"> QEMU user-net hostfwd </w:t>
        </w:r>
        <w:r w:rsidRPr="00565453">
          <w:rPr>
            <w:rFonts w:ascii="Times New Roman" w:hAnsi="Times New Roman" w:cs="Times New Roman"/>
            <w:szCs w:val="21"/>
          </w:rPr>
          <w:t>将宿主机</w:t>
        </w:r>
        <w:r w:rsidRPr="00565453">
          <w:rPr>
            <w:rFonts w:ascii="Times New Roman" w:hAnsi="Times New Roman" w:cs="Times New Roman"/>
            <w:szCs w:val="21"/>
          </w:rPr>
          <w:t xml:space="preserve"> 18080 </w:t>
        </w:r>
        <w:r w:rsidRPr="00565453">
          <w:rPr>
            <w:rFonts w:ascii="Times New Roman" w:hAnsi="Times New Roman" w:cs="Times New Roman"/>
            <w:szCs w:val="21"/>
          </w:rPr>
          <w:t>端口映射到虚拟机内部</w:t>
        </w:r>
        <w:r w:rsidRPr="00565453">
          <w:rPr>
            <w:rFonts w:ascii="Times New Roman" w:hAnsi="Times New Roman" w:cs="Times New Roman"/>
            <w:szCs w:val="21"/>
          </w:rPr>
          <w:t xml:space="preserve"> 18080 </w:t>
        </w:r>
        <w:r w:rsidRPr="00565453">
          <w:rPr>
            <w:rFonts w:ascii="Times New Roman" w:hAnsi="Times New Roman" w:cs="Times New Roman"/>
            <w:szCs w:val="21"/>
          </w:rPr>
          <w:t>端口。</w:t>
        </w:r>
      </w:ins>
      <w:ins w:id="252" w:author="昱 张" w:date="2026-07-03T09:41:00Z">
        <w:r w:rsidRPr="00565453">
          <w:rPr>
            <w:rFonts w:ascii="Times New Roman" w:hAnsi="Times New Roman" w:cs="Times New Roman"/>
            <w:szCs w:val="21"/>
          </w:rPr>
          <w:t xml:space="preserve">CSV </w:t>
        </w:r>
        <w:r w:rsidRPr="00565453">
          <w:rPr>
            <w:rFonts w:ascii="Times New Roman" w:hAnsi="Times New Roman" w:cs="Times New Roman"/>
            <w:szCs w:val="21"/>
          </w:rPr>
          <w:t>虚机可信计算引擎（</w:t>
        </w:r>
        <w:r w:rsidRPr="00565453">
          <w:rPr>
            <w:rFonts w:ascii="Times New Roman" w:hAnsi="Times New Roman" w:cs="Times New Roman"/>
            <w:szCs w:val="21"/>
          </w:rPr>
          <w:t>CSV Engine</w:t>
        </w:r>
        <w:r w:rsidRPr="00565453">
          <w:rPr>
            <w:rFonts w:ascii="Times New Roman" w:hAnsi="Times New Roman" w:cs="Times New Roman"/>
            <w:szCs w:val="21"/>
          </w:rPr>
          <w:t>）对外访问基地址为：</w:t>
        </w:r>
        <w:r w:rsidRPr="00565453">
          <w:rPr>
            <w:rFonts w:ascii="Times New Roman" w:hAnsi="Times New Roman" w:cs="Times New Roman"/>
            <w:szCs w:val="21"/>
          </w:rPr>
          <w:t>http://{host}:18080</w:t>
        </w:r>
      </w:ins>
      <w:del w:id="253" w:author="昱 张" w:date="2026-07-03T09:40:00Z" w16du:dateUtc="2026-07-03T01:40:00Z">
        <w:r w:rsidR="0008252A" w:rsidRPr="00565453" w:rsidDel="006B5DCC">
          <w:rPr>
            <w:rFonts w:ascii="Times New Roman" w:hAnsi="Times New Roman" w:cs="Times New Roman"/>
            <w:kern w:val="2"/>
            <w:szCs w:val="21"/>
          </w:rPr>
          <w:delText>接口的公共请求路径为：</w:delText>
        </w:r>
      </w:del>
      <w:ins w:id="254" w:author="Lucien" w:date="2026-05-06T10:55:00Z">
        <w:del w:id="255" w:author="昱 张" w:date="2026-07-03T09:40:00Z" w16du:dateUtc="2026-07-03T01:40:00Z">
          <w:r w:rsidR="0008252A" w:rsidRPr="00565453" w:rsidDel="006B5DCC">
            <w:rPr>
              <w:rFonts w:ascii="Times New Roman" w:hAnsi="Times New Roman" w:cs="Times New Roman"/>
              <w:kern w:val="2"/>
              <w:szCs w:val="21"/>
            </w:rPr>
            <w:delText>/v1/sm4/api</w:delText>
          </w:r>
        </w:del>
      </w:ins>
      <w:del w:id="256" w:author="昱 张" w:date="2026-07-03T09:40:00Z" w16du:dateUtc="2026-07-03T01:40:00Z">
        <w:r w:rsidR="0008252A" w:rsidRPr="00565453" w:rsidDel="006B5DCC">
          <w:rPr>
            <w:rFonts w:ascii="Times New Roman" w:hAnsi="Times New Roman" w:cs="Times New Roman"/>
            <w:kern w:val="2"/>
            <w:szCs w:val="21"/>
          </w:rPr>
          <w:delText>/v1/csvengine/api</w:delText>
        </w:r>
      </w:del>
    </w:p>
    <w:p w14:paraId="6836D946" w14:textId="7B326238" w:rsidR="00F46436" w:rsidRPr="00565453" w:rsidDel="006B5DCC" w:rsidRDefault="004D3F9D">
      <w:pPr>
        <w:spacing w:line="360" w:lineRule="auto"/>
        <w:ind w:firstLineChars="200" w:firstLine="480"/>
        <w:rPr>
          <w:del w:id="257" w:author="昱 张" w:date="2026-07-03T09:42:00Z" w16du:dateUtc="2026-07-03T01:42:00Z"/>
          <w:szCs w:val="21"/>
        </w:rPr>
        <w:pPrChange w:id="258" w:author="昱 张" w:date="2026-07-03T09:46:00Z" w16du:dateUtc="2026-07-03T01:46:00Z">
          <w:pPr>
            <w:spacing w:line="360" w:lineRule="auto"/>
            <w:ind w:firstLineChars="202" w:firstLine="485"/>
          </w:pPr>
        </w:pPrChange>
      </w:pPr>
      <w:ins w:id="259" w:author="昱 张" w:date="2026-07-03T09:46:00Z" w16du:dateUtc="2026-07-03T01:46:00Z">
        <w:r>
          <w:rPr>
            <w:rFonts w:hint="eastAsia"/>
            <w:szCs w:val="21"/>
          </w:rPr>
          <w:t>。</w:t>
        </w:r>
      </w:ins>
      <w:r w:rsidRPr="00565453">
        <w:rPr>
          <w:rFonts w:hint="eastAsia"/>
          <w:szCs w:val="21"/>
        </w:rPr>
        <w:t>说明：</w:t>
      </w:r>
      <w:ins w:id="260" w:author="昱 张" w:date="2026-07-03T09:42:00Z">
        <w:r w:rsidR="006B5DCC" w:rsidRPr="00565453">
          <w:rPr>
            <w:rFonts w:hint="eastAsia"/>
            <w:szCs w:val="21"/>
          </w:rPr>
          <w:t>请求路径为</w:t>
        </w:r>
        <w:r w:rsidR="006B5DCC" w:rsidRPr="007417DC">
          <w:rPr>
            <w:szCs w:val="21"/>
          </w:rPr>
          <w:t xml:space="preserve"> /api/receive-key</w:t>
        </w:r>
        <w:r w:rsidR="006B5DCC" w:rsidRPr="007417DC">
          <w:rPr>
            <w:rFonts w:hint="eastAsia"/>
            <w:szCs w:val="21"/>
          </w:rPr>
          <w:t>，则实际请求路径为：</w:t>
        </w:r>
        <w:r w:rsidR="006B5DCC" w:rsidRPr="007417DC">
          <w:rPr>
            <w:szCs w:val="21"/>
          </w:rPr>
          <w:t>http://{host}:18080/api/receive-key</w:t>
        </w:r>
      </w:ins>
      <w:del w:id="261" w:author="昱 张" w:date="2026-07-03T09:42:00Z" w16du:dateUtc="2026-07-03T01:42:00Z">
        <w:r w:rsidRPr="00565453" w:rsidDel="006B5DCC">
          <w:rPr>
            <w:rFonts w:hint="eastAsia"/>
            <w:szCs w:val="21"/>
          </w:rPr>
          <w:delText>接口文档中请求路径为</w:delText>
        </w:r>
      </w:del>
      <w:ins w:id="262" w:author="Lucien" w:date="2026-05-06T10:55:00Z">
        <w:del w:id="263" w:author="昱 张" w:date="2026-07-03T09:42:00Z" w16du:dateUtc="2026-07-03T01:42:00Z">
          <w:r w:rsidRPr="00565453" w:rsidDel="006B5DCC">
            <w:rPr>
              <w:szCs w:val="21"/>
            </w:rPr>
            <w:delText>/key/EncryptSM4Key</w:delText>
          </w:r>
        </w:del>
      </w:ins>
      <w:del w:id="264" w:author="昱 张" w:date="2026-07-03T09:42:00Z" w16du:dateUtc="2026-07-03T01:42:00Z">
        <w:r w:rsidRPr="00565453" w:rsidDel="006B5DCC">
          <w:rPr>
            <w:szCs w:val="21"/>
          </w:rPr>
          <w:delText>/job/StartJob</w:delText>
        </w:r>
        <w:r w:rsidRPr="00565453" w:rsidDel="006B5DCC">
          <w:rPr>
            <w:rFonts w:hint="eastAsia"/>
            <w:szCs w:val="21"/>
          </w:rPr>
          <w:delText>，则实际请求路径为：</w:delText>
        </w:r>
      </w:del>
    </w:p>
    <w:p w14:paraId="1B3A4B11" w14:textId="73AA581B" w:rsidR="00F46436" w:rsidRPr="0008252A" w:rsidRDefault="00000000">
      <w:pPr>
        <w:pStyle w:val="af2"/>
        <w:widowControl w:val="0"/>
        <w:spacing w:line="360" w:lineRule="auto"/>
        <w:ind w:firstLineChars="200" w:firstLine="480"/>
        <w:rPr>
          <w:ins w:id="265" w:author="Lucien" w:date="2026-05-06T10:56:00Z"/>
          <w:rFonts w:ascii="Times New Roman" w:hAnsi="Times New Roman" w:cs="Times New Roman" w:hint="eastAsia"/>
          <w:rPrChange w:id="266" w:author="昱 张" w:date="2026-06-02T10:33:00Z" w16du:dateUtc="2026-06-02T02:33:00Z">
            <w:rPr>
              <w:ins w:id="267" w:author="Lucien" w:date="2026-05-06T10:56:00Z"/>
              <w:rFonts w:hint="eastAsia"/>
            </w:rPr>
          </w:rPrChange>
        </w:rPr>
        <w:pPrChange w:id="268" w:author="昱 张" w:date="2026-07-03T09:46:00Z" w16du:dateUtc="2026-07-03T01:46:00Z">
          <w:pPr>
            <w:pStyle w:val="af2"/>
          </w:pPr>
        </w:pPrChange>
      </w:pPr>
      <w:ins w:id="269" w:author="Lucien" w:date="2026-05-06T10:56:00Z">
        <w:del w:id="270" w:author="昱 张" w:date="2026-07-03T09:42:00Z" w16du:dateUtc="2026-07-03T01:42:00Z">
          <w:r w:rsidRPr="0008252A" w:rsidDel="006B5DCC">
            <w:rPr>
              <w:rFonts w:ascii="Times New Roman" w:hAnsi="Times New Roman" w:cs="Times New Roman" w:hint="eastAsia"/>
              <w:rPrChange w:id="271" w:author="昱 张" w:date="2026-06-02T10:33:00Z" w16du:dateUtc="2026-06-02T02:33:00Z">
                <w:rPr>
                  <w:rFonts w:hint="eastAsia"/>
                </w:rPr>
              </w:rPrChange>
            </w:rPr>
            <w:delText>http://ip:port/v1/sm4/api/key/</w:delText>
          </w:r>
        </w:del>
        <w:del w:id="272" w:author="昱 张" w:date="2026-07-03T09:43:00Z" w16du:dateUtc="2026-07-03T01:43:00Z">
          <w:r w:rsidRPr="0008252A" w:rsidDel="006B5DCC">
            <w:rPr>
              <w:rFonts w:ascii="Times New Roman" w:hAnsi="Times New Roman" w:cs="Times New Roman" w:hint="eastAsia"/>
              <w:rPrChange w:id="273" w:author="昱 张" w:date="2026-06-02T10:33:00Z" w16du:dateUtc="2026-06-02T02:33:00Z">
                <w:rPr>
                  <w:rFonts w:hint="eastAsia"/>
                </w:rPr>
              </w:rPrChange>
            </w:rPr>
            <w:delText>EncryptSM4Key</w:delText>
          </w:r>
        </w:del>
      </w:ins>
    </w:p>
    <w:p w14:paraId="265E8F96" w14:textId="77777777" w:rsidR="00F46436" w:rsidRDefault="00000000">
      <w:pPr>
        <w:spacing w:line="360" w:lineRule="auto"/>
        <w:ind w:firstLineChars="202" w:firstLine="485"/>
        <w:rPr>
          <w:del w:id="274" w:author="Lucien" w:date="2026-05-06T10:56:00Z"/>
          <w:szCs w:val="21"/>
        </w:rPr>
      </w:pPr>
      <w:del w:id="275" w:author="Lucien" w:date="2026-05-06T10:56:00Z">
        <w:r>
          <w:rPr>
            <w:rFonts w:hint="eastAsia"/>
          </w:rPr>
          <w:fldChar w:fldCharType="begin"/>
        </w:r>
        <w:r>
          <w:delInstrText xml:space="preserve"> HYPERLINK "http://ip:port/v1/csvengine/api/job/StartJob" </w:del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rPr>
            <w:rStyle w:val="af9"/>
            <w:rFonts w:hint="eastAsia"/>
            <w:szCs w:val="21"/>
          </w:rPr>
          <w:delText>http://ip:port/v1/csv</w:delText>
        </w:r>
        <w:r>
          <w:rPr>
            <w:rStyle w:val="af9"/>
            <w:szCs w:val="21"/>
          </w:rPr>
          <w:delText>engine</w:delText>
        </w:r>
        <w:r>
          <w:rPr>
            <w:rStyle w:val="af9"/>
            <w:rFonts w:hint="eastAsia"/>
            <w:szCs w:val="21"/>
          </w:rPr>
          <w:delText>/api/job/StartJob</w:delText>
        </w:r>
        <w:r>
          <w:rPr>
            <w:rStyle w:val="af9"/>
            <w:rFonts w:hint="eastAsia"/>
            <w:szCs w:val="21"/>
          </w:rPr>
          <w:fldChar w:fldCharType="end"/>
        </w:r>
        <w:bookmarkStart w:id="276" w:name="_Toc231312200"/>
        <w:bookmarkStart w:id="277" w:name="_Toc233968665"/>
        <w:bookmarkEnd w:id="276"/>
        <w:bookmarkEnd w:id="277"/>
      </w:del>
    </w:p>
    <w:p w14:paraId="14B7411D" w14:textId="77777777" w:rsidR="00F46436" w:rsidRDefault="00000000">
      <w:pPr>
        <w:pStyle w:val="aff1"/>
        <w:numPr>
          <w:ilvl w:val="1"/>
          <w:numId w:val="3"/>
        </w:numPr>
        <w:rPr>
          <w:rFonts w:ascii="宋体" w:eastAsia="宋体" w:hAnsi="宋体" w:hint="eastAsia"/>
        </w:rPr>
      </w:pPr>
      <w:bookmarkStart w:id="278" w:name="Gong_Gong_Qing_Qiu_Can_Shu__Tong"/>
      <w:bookmarkStart w:id="279" w:name="_Toc2pa5xi"/>
      <w:bookmarkStart w:id="280" w:name="_Toc233968666"/>
      <w:r>
        <w:rPr>
          <w:rFonts w:ascii="宋体" w:eastAsia="宋体" w:hAnsi="宋体"/>
        </w:rPr>
        <w:t>公共请求参数</w:t>
      </w:r>
      <w:bookmarkEnd w:id="278"/>
      <w:bookmarkEnd w:id="279"/>
      <w:bookmarkEnd w:id="280"/>
    </w:p>
    <w:p w14:paraId="5549C449" w14:textId="77777777" w:rsidR="00F46436" w:rsidRDefault="00000000">
      <w:pPr>
        <w:spacing w:line="360" w:lineRule="auto"/>
        <w:ind w:firstLineChars="202" w:firstLine="48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接口公共请求参数通过</w:t>
      </w:r>
      <w:r>
        <w:rPr>
          <w:rFonts w:hint="eastAsia"/>
          <w:szCs w:val="21"/>
        </w:rPr>
        <w:t>Http Header</w:t>
      </w:r>
      <w:r>
        <w:rPr>
          <w:rFonts w:ascii="宋体" w:hAnsi="宋体" w:hint="eastAsia"/>
          <w:szCs w:val="21"/>
        </w:rPr>
        <w:t>进行传递，具体公共参数说明如下：</w:t>
      </w:r>
    </w:p>
    <w:tbl>
      <w:tblPr>
        <w:tblW w:w="8660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6"/>
        <w:gridCol w:w="889"/>
        <w:gridCol w:w="1334"/>
        <w:gridCol w:w="4561"/>
      </w:tblGrid>
      <w:tr w:rsidR="00F46436" w14:paraId="7F1CC2B9" w14:textId="77777777">
        <w:tc>
          <w:tcPr>
            <w:tcW w:w="18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9FBFAB1" w14:textId="77777777" w:rsidR="00F4643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参数名称</w:t>
            </w:r>
          </w:p>
        </w:tc>
        <w:tc>
          <w:tcPr>
            <w:tcW w:w="8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2CD076F" w14:textId="77777777" w:rsidR="00F46436" w:rsidRDefault="00000000">
            <w:pPr>
              <w:keepLines/>
              <w:rPr>
                <w:b/>
                <w:bCs/>
              </w:rPr>
            </w:pPr>
            <w:r>
              <w:rPr>
                <w:b/>
                <w:bCs/>
              </w:rPr>
              <w:t>必选</w:t>
            </w:r>
          </w:p>
        </w:tc>
        <w:tc>
          <w:tcPr>
            <w:tcW w:w="1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EA2EA78" w14:textId="77777777" w:rsidR="00F46436" w:rsidRDefault="00000000">
            <w:pPr>
              <w:keepLines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4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B09B976" w14:textId="77777777" w:rsidR="00F46436" w:rsidRDefault="00000000">
            <w:pPr>
              <w:keepLines/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F46436" w14:paraId="025E5496" w14:textId="77777777">
        <w:tc>
          <w:tcPr>
            <w:tcW w:w="18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D6731C4" w14:textId="77777777" w:rsidR="00F46436" w:rsidRDefault="00000000">
            <w:r>
              <w:t>Authorization</w:t>
            </w:r>
          </w:p>
        </w:tc>
        <w:tc>
          <w:tcPr>
            <w:tcW w:w="8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AECD7BC" w14:textId="54FFEE5B" w:rsidR="00F46436" w:rsidRDefault="00000000">
            <w:pPr>
              <w:keepLines/>
            </w:pPr>
            <w:ins w:id="281" w:author="Lucien" w:date="2026-05-06T11:00:00Z">
              <w:del w:id="282" w:author="昱 张" w:date="2026-07-02T21:24:00Z" w16du:dateUtc="2026-07-02T13:24:00Z">
                <w:r w:rsidDel="00CF4A5A">
                  <w:rPr>
                    <w:rFonts w:hint="eastAsia"/>
                  </w:rPr>
                  <w:delText>否</w:delText>
                </w:r>
              </w:del>
            </w:ins>
            <w:ins w:id="283" w:author="昱 张" w:date="2026-07-02T21:24:00Z" w16du:dateUtc="2026-07-02T13:24:00Z">
              <w:r w:rsidR="00CF4A5A">
                <w:rPr>
                  <w:rFonts w:hint="eastAsia"/>
                </w:rPr>
                <w:t>是</w:t>
              </w:r>
            </w:ins>
            <w:del w:id="284" w:author="Lucien" w:date="2026-05-06T11:00:00Z">
              <w:r>
                <w:delText>是</w:delText>
              </w:r>
            </w:del>
          </w:p>
        </w:tc>
        <w:tc>
          <w:tcPr>
            <w:tcW w:w="1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B1D3597" w14:textId="77777777" w:rsidR="00F46436" w:rsidRDefault="00000000">
            <w:pPr>
              <w:keepLines/>
            </w:pPr>
            <w:r>
              <w:t>String</w:t>
            </w:r>
          </w:p>
        </w:tc>
        <w:tc>
          <w:tcPr>
            <w:tcW w:w="4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A9DCA15" w14:textId="0274AFC0" w:rsidR="00F46436" w:rsidRDefault="00000000">
            <w:pPr>
              <w:keepLines/>
            </w:pPr>
            <w:r>
              <w:t>接口访问凭证</w:t>
            </w:r>
            <w:ins w:id="285" w:author="昱 张" w:date="2026-07-02T21:24:00Z" w16du:dateUtc="2026-07-02T13:24:00Z">
              <w:r w:rsidR="00CF4A5A">
                <w:rPr>
                  <w:rFonts w:hint="eastAsia"/>
                </w:rPr>
                <w:t>，</w:t>
              </w:r>
              <w:r w:rsidR="00CF4A5A" w:rsidRPr="00CF4A5A">
                <w:rPr>
                  <w:rFonts w:hint="eastAsia"/>
                </w:rPr>
                <w:t>格式为</w:t>
              </w:r>
              <w:r w:rsidR="00CF4A5A" w:rsidRPr="00CF4A5A">
                <w:rPr>
                  <w:rFonts w:hint="eastAsia"/>
                </w:rPr>
                <w:t xml:space="preserve"> Bearer &lt;token&gt;</w:t>
              </w:r>
            </w:ins>
            <w:del w:id="286" w:author="Lucien" w:date="2026-05-06T11:03:00Z">
              <w:r>
                <w:delText>，</w:delText>
              </w:r>
              <w:r>
                <w:rPr>
                  <w:rFonts w:hint="eastAsia"/>
                </w:rPr>
                <w:delText>根据</w:delText>
              </w:r>
              <w:r>
                <w:rPr>
                  <w:rFonts w:hint="eastAsia"/>
                </w:rPr>
                <w:delText>5.2.1</w:delText>
              </w:r>
              <w:r>
                <w:rPr>
                  <w:rFonts w:hint="eastAsia"/>
                </w:rPr>
                <w:delText>章节的获取访问令牌接口生成</w:delText>
              </w:r>
              <w:r>
                <w:delText>token</w:delText>
              </w:r>
              <w:r>
                <w:delText>，用于接口鉴权</w:delText>
              </w:r>
            </w:del>
          </w:p>
        </w:tc>
      </w:tr>
      <w:tr w:rsidR="00F46436" w14:paraId="2F9C59A0" w14:textId="77777777">
        <w:tc>
          <w:tcPr>
            <w:tcW w:w="18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7DFA082" w14:textId="77777777" w:rsidR="00F46436" w:rsidRDefault="00000000">
            <w:r>
              <w:t>X-Request-I</w:t>
            </w:r>
            <w:r>
              <w:rPr>
                <w:rFonts w:hint="eastAsia"/>
              </w:rPr>
              <w:t>d</w:t>
            </w:r>
          </w:p>
        </w:tc>
        <w:tc>
          <w:tcPr>
            <w:tcW w:w="8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91D86E6" w14:textId="77777777" w:rsidR="00F46436" w:rsidRDefault="00000000">
            <w:pPr>
              <w:keepLines/>
            </w:pPr>
            <w:ins w:id="287" w:author="Lucien" w:date="2026-05-06T11:00:00Z">
              <w:r>
                <w:rPr>
                  <w:rFonts w:hint="eastAsia"/>
                </w:rPr>
                <w:t>否</w:t>
              </w:r>
            </w:ins>
            <w:del w:id="288" w:author="Lucien" w:date="2026-05-06T11:00:00Z">
              <w:r>
                <w:rPr>
                  <w:rFonts w:hint="eastAsia"/>
                </w:rPr>
                <w:delText>是</w:delText>
              </w:r>
            </w:del>
          </w:p>
        </w:tc>
        <w:tc>
          <w:tcPr>
            <w:tcW w:w="1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CCD1712" w14:textId="77777777" w:rsidR="00F46436" w:rsidRDefault="00000000">
            <w:pPr>
              <w:keepLines/>
            </w:pPr>
            <w:r>
              <w:t>String</w:t>
            </w:r>
          </w:p>
        </w:tc>
        <w:tc>
          <w:tcPr>
            <w:tcW w:w="4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2FAEE7F" w14:textId="77777777" w:rsidR="00F46436" w:rsidRDefault="00000000">
            <w:pPr>
              <w:keepLines/>
            </w:pPr>
            <w:r>
              <w:t>提供请求编号，用于追溯问题</w:t>
            </w:r>
          </w:p>
        </w:tc>
      </w:tr>
      <w:tr w:rsidR="00F46436" w14:paraId="406ABF78" w14:textId="77777777">
        <w:tc>
          <w:tcPr>
            <w:tcW w:w="18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C2720A6" w14:textId="77777777" w:rsidR="00F46436" w:rsidRPr="00CF4A5A" w:rsidRDefault="00000000">
            <w:pPr>
              <w:pStyle w:val="af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rPrChange w:id="289" w:author="昱 张" w:date="2026-07-02T21:24:00Z" w16du:dateUtc="2026-07-02T13:24:00Z">
                  <w:rPr/>
                </w:rPrChange>
              </w:rPr>
              <w:pPrChange w:id="290" w:author="Lucien" w:date="2026-05-06T11:00:00Z">
                <w:pPr>
                  <w:pStyle w:val="HTML"/>
                </w:pPr>
              </w:pPrChange>
            </w:pPr>
            <w:bookmarkStart w:id="291" w:name="Gong_Gong_Fan_Hui_Can_Shu_Jie_Go"/>
            <w:ins w:id="292" w:author="Lucien" w:date="2026-05-06T11:00:00Z">
              <w:r w:rsidRPr="00CF4A5A">
                <w:rPr>
                  <w:rFonts w:ascii="Times New Roman" w:hAnsi="Times New Roman" w:cs="Times New Roman" w:hint="eastAsia"/>
                  <w:rPrChange w:id="293" w:author="昱 张" w:date="2026-07-02T21:24:00Z" w16du:dateUtc="2026-07-02T13:24:00Z">
                    <w:rPr/>
                  </w:rPrChange>
                </w:rPr>
                <w:t>Content-Type</w:t>
              </w:r>
            </w:ins>
            <w:del w:id="294" w:author="Lucien" w:date="2026-05-06T11:00:00Z">
              <w:r w:rsidRPr="00CF4A5A">
                <w:rPr>
                  <w:rFonts w:ascii="Times New Roman" w:hAnsi="Times New Roman" w:cs="Times New Roman"/>
                  <w:kern w:val="2"/>
                  <w:sz w:val="21"/>
                  <w:szCs w:val="20"/>
                </w:rPr>
                <w:delText>appId</w:delText>
              </w:r>
            </w:del>
          </w:p>
        </w:tc>
        <w:tc>
          <w:tcPr>
            <w:tcW w:w="8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41C4BC2" w14:textId="77777777" w:rsidR="00F46436" w:rsidRDefault="00000000">
            <w:pPr>
              <w:keepLines/>
            </w:pPr>
            <w:r>
              <w:rPr>
                <w:rFonts w:hint="eastAsia"/>
              </w:rPr>
              <w:t>是</w:t>
            </w:r>
          </w:p>
        </w:tc>
        <w:tc>
          <w:tcPr>
            <w:tcW w:w="1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C9327F1" w14:textId="77777777" w:rsidR="00F46436" w:rsidRDefault="00000000">
            <w:pPr>
              <w:keepLines/>
            </w:pPr>
            <w:r>
              <w:t>String</w:t>
            </w:r>
          </w:p>
        </w:tc>
        <w:tc>
          <w:tcPr>
            <w:tcW w:w="4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47039EA" w14:textId="77777777" w:rsidR="00F46436" w:rsidRDefault="00000000">
            <w:pPr>
              <w:pStyle w:val="af2"/>
              <w:keepLines/>
              <w:pPrChange w:id="295" w:author="Lucien" w:date="2026-05-06T11:03:00Z">
                <w:pPr>
                  <w:keepLines/>
                </w:pPr>
              </w:pPrChange>
            </w:pPr>
            <w:r>
              <w:rPr>
                <w:rFonts w:hint="eastAsia"/>
              </w:rPr>
              <w:t>调用接口</w:t>
            </w:r>
            <w:del w:id="296" w:author="Lucien" w:date="2026-05-06T11:02:00Z">
              <w:r>
                <w:delText>的外部应用Id</w:delText>
              </w:r>
            </w:del>
            <w:ins w:id="297" w:author="Lucien" w:date="2026-05-06T11:02:00Z">
              <w:r>
                <w:rPr>
                  <w:rFonts w:hint="eastAsia"/>
                </w:rPr>
                <w:t>传入内容类型</w:t>
              </w:r>
            </w:ins>
            <w:ins w:id="298" w:author="Lucien" w:date="2026-05-06T11:03:00Z">
              <w:r>
                <w:rPr>
                  <w:rFonts w:hint="eastAsia"/>
                </w:rPr>
                <w:t>，</w:t>
              </w:r>
              <w:r>
                <w:t xml:space="preserve">固定为 </w:t>
              </w:r>
              <w:r w:rsidRPr="00CF4A5A">
                <w:rPr>
                  <w:rFonts w:ascii="Times New Roman" w:hAnsi="Times New Roman" w:cs="Times New Roman"/>
                  <w:rPrChange w:id="299" w:author="昱 张" w:date="2026-07-02T21:24:00Z" w16du:dateUtc="2026-07-02T13:24:00Z">
                    <w:rPr/>
                  </w:rPrChange>
                </w:rPr>
                <w:t>application/json</w:t>
              </w:r>
            </w:ins>
          </w:p>
        </w:tc>
      </w:tr>
      <w:tr w:rsidR="00F46436" w14:paraId="6485976A" w14:textId="77777777">
        <w:tc>
          <w:tcPr>
            <w:tcW w:w="18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A4022ED" w14:textId="77777777" w:rsidR="00F46436" w:rsidRDefault="00000000">
            <w:r>
              <w:rPr>
                <w:rFonts w:hint="eastAsia"/>
              </w:rPr>
              <w:t>timestamp</w:t>
            </w:r>
          </w:p>
        </w:tc>
        <w:tc>
          <w:tcPr>
            <w:tcW w:w="8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988D11C" w14:textId="135018AA" w:rsidR="00F46436" w:rsidRDefault="00000000">
            <w:pPr>
              <w:keepLines/>
            </w:pPr>
            <w:del w:id="300" w:author="昱 张" w:date="2026-07-02T21:25:00Z" w16du:dateUtc="2026-07-02T13:25:00Z">
              <w:r w:rsidDel="00CF4A5A">
                <w:rPr>
                  <w:rFonts w:hint="eastAsia"/>
                </w:rPr>
                <w:delText>是</w:delText>
              </w:r>
            </w:del>
            <w:ins w:id="301" w:author="昱 张" w:date="2026-07-02T21:25:00Z" w16du:dateUtc="2026-07-02T13:25:00Z">
              <w:r w:rsidR="00CF4A5A">
                <w:rPr>
                  <w:rFonts w:hint="eastAsia"/>
                </w:rPr>
                <w:t>否</w:t>
              </w:r>
            </w:ins>
          </w:p>
        </w:tc>
        <w:tc>
          <w:tcPr>
            <w:tcW w:w="1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0CB1868" w14:textId="77777777" w:rsidR="00F46436" w:rsidRDefault="00000000">
            <w:pPr>
              <w:keepLines/>
              <w:rPr>
                <w:sz w:val="21"/>
              </w:rPr>
            </w:pPr>
            <w:r>
              <w:t>String</w:t>
            </w:r>
          </w:p>
        </w:tc>
        <w:tc>
          <w:tcPr>
            <w:tcW w:w="4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A742393" w14:textId="77777777" w:rsidR="00F46436" w:rsidRDefault="00000000">
            <w:pPr>
              <w:keepLines/>
            </w:pPr>
            <w:r>
              <w:rPr>
                <w:rFonts w:hint="eastAsia"/>
              </w:rPr>
              <w:t>时间戳</w:t>
            </w:r>
            <w:del w:id="302" w:author="Lucien" w:date="2026-05-06T11:00:00Z">
              <w:r>
                <w:rPr>
                  <w:rFonts w:hint="eastAsia"/>
                </w:rPr>
                <w:delText>，生成签名时需要</w:delText>
              </w:r>
            </w:del>
          </w:p>
        </w:tc>
      </w:tr>
      <w:tr w:rsidR="00F46436" w14:paraId="01264217" w14:textId="77777777">
        <w:trPr>
          <w:del w:id="303" w:author="Lucien" w:date="2026-05-06T11:02:00Z"/>
        </w:trPr>
        <w:tc>
          <w:tcPr>
            <w:tcW w:w="18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40EB59D" w14:textId="77777777" w:rsidR="00F46436" w:rsidRDefault="00F46436">
            <w:pPr>
              <w:rPr>
                <w:del w:id="304" w:author="Lucien" w:date="2026-05-06T11:02:00Z"/>
              </w:rPr>
            </w:pPr>
            <w:bookmarkStart w:id="305" w:name="_Toc231312202"/>
            <w:bookmarkStart w:id="306" w:name="_Toc233968667"/>
            <w:bookmarkEnd w:id="305"/>
            <w:bookmarkEnd w:id="306"/>
          </w:p>
        </w:tc>
        <w:tc>
          <w:tcPr>
            <w:tcW w:w="8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35A4EC1" w14:textId="77777777" w:rsidR="00F46436" w:rsidRDefault="00F46436">
            <w:pPr>
              <w:keepLines/>
              <w:rPr>
                <w:del w:id="307" w:author="Lucien" w:date="2026-05-06T11:02:00Z"/>
              </w:rPr>
            </w:pPr>
            <w:bookmarkStart w:id="308" w:name="_Toc231312203"/>
            <w:bookmarkStart w:id="309" w:name="_Toc233968668"/>
            <w:bookmarkEnd w:id="308"/>
            <w:bookmarkEnd w:id="309"/>
          </w:p>
        </w:tc>
        <w:tc>
          <w:tcPr>
            <w:tcW w:w="1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A8C32BA" w14:textId="77777777" w:rsidR="00F46436" w:rsidRDefault="00F46436">
            <w:pPr>
              <w:keepLines/>
              <w:rPr>
                <w:del w:id="310" w:author="Lucien" w:date="2026-05-06T11:02:00Z"/>
                <w:sz w:val="21"/>
              </w:rPr>
            </w:pPr>
            <w:bookmarkStart w:id="311" w:name="_Toc231312204"/>
            <w:bookmarkStart w:id="312" w:name="_Toc233968669"/>
            <w:bookmarkEnd w:id="311"/>
            <w:bookmarkEnd w:id="312"/>
          </w:p>
        </w:tc>
        <w:tc>
          <w:tcPr>
            <w:tcW w:w="4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F830A13" w14:textId="77777777" w:rsidR="00F46436" w:rsidRDefault="00F46436">
            <w:pPr>
              <w:keepLines/>
              <w:rPr>
                <w:del w:id="313" w:author="Lucien" w:date="2026-05-06T11:02:00Z"/>
              </w:rPr>
            </w:pPr>
            <w:bookmarkStart w:id="314" w:name="_Toc231312205"/>
            <w:bookmarkStart w:id="315" w:name="_Toc233968670"/>
            <w:bookmarkEnd w:id="314"/>
            <w:bookmarkEnd w:id="315"/>
          </w:p>
        </w:tc>
        <w:bookmarkStart w:id="316" w:name="_Toc231312206"/>
        <w:bookmarkStart w:id="317" w:name="_Toc233968671"/>
        <w:bookmarkEnd w:id="316"/>
        <w:bookmarkEnd w:id="317"/>
      </w:tr>
    </w:tbl>
    <w:p w14:paraId="33C20EE6" w14:textId="77777777" w:rsidR="00F46436" w:rsidRDefault="00000000">
      <w:pPr>
        <w:pStyle w:val="aff1"/>
        <w:numPr>
          <w:ilvl w:val="1"/>
          <w:numId w:val="3"/>
        </w:numPr>
        <w:rPr>
          <w:rFonts w:ascii="宋体" w:eastAsia="宋体" w:hAnsi="宋体" w:hint="eastAsia"/>
        </w:rPr>
      </w:pPr>
      <w:bookmarkStart w:id="318" w:name="_Toc0ftaal"/>
      <w:bookmarkStart w:id="319" w:name="_Toc233968672"/>
      <w:r>
        <w:rPr>
          <w:rFonts w:ascii="宋体" w:eastAsia="宋体" w:hAnsi="宋体"/>
        </w:rPr>
        <w:t>公共返回参数</w:t>
      </w:r>
      <w:bookmarkEnd w:id="291"/>
      <w:bookmarkEnd w:id="318"/>
      <w:bookmarkEnd w:id="319"/>
    </w:p>
    <w:p w14:paraId="36C25D48" w14:textId="77777777" w:rsidR="00F46436" w:rsidRDefault="00000000">
      <w:pPr>
        <w:spacing w:line="360" w:lineRule="auto"/>
        <w:ind w:firstLineChars="202" w:firstLine="48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接口公共返回参数说明如下：</w:t>
      </w:r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1185"/>
        <w:gridCol w:w="1630"/>
        <w:gridCol w:w="4263"/>
      </w:tblGrid>
      <w:tr w:rsidR="00F46436" w14:paraId="4C13DC61" w14:textId="77777777">
        <w:tc>
          <w:tcPr>
            <w:tcW w:w="158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9815C53" w14:textId="77777777" w:rsidR="00F4643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参数名称</w:t>
            </w:r>
          </w:p>
        </w:tc>
        <w:tc>
          <w:tcPr>
            <w:tcW w:w="11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2BFB11F" w14:textId="77777777" w:rsidR="00F46436" w:rsidRDefault="00000000">
            <w:pPr>
              <w:keepLines/>
              <w:rPr>
                <w:b/>
                <w:bCs/>
              </w:rPr>
            </w:pPr>
            <w:r>
              <w:rPr>
                <w:b/>
                <w:bCs/>
              </w:rPr>
              <w:t>必选</w:t>
            </w:r>
          </w:p>
        </w:tc>
        <w:tc>
          <w:tcPr>
            <w:tcW w:w="16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EFACB5B" w14:textId="77777777" w:rsidR="00F46436" w:rsidRDefault="00000000">
            <w:pPr>
              <w:keepLines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42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658146A" w14:textId="77777777" w:rsidR="00F46436" w:rsidRDefault="00000000">
            <w:pPr>
              <w:keepLines/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F46436" w14:paraId="11E23050" w14:textId="77777777">
        <w:tc>
          <w:tcPr>
            <w:tcW w:w="158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0FA6615" w14:textId="77777777" w:rsidR="00F46436" w:rsidRDefault="00000000">
            <w:r>
              <w:t>code</w:t>
            </w:r>
          </w:p>
        </w:tc>
        <w:tc>
          <w:tcPr>
            <w:tcW w:w="11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12AFC3D" w14:textId="77777777" w:rsidR="00F46436" w:rsidRDefault="00000000">
            <w:pPr>
              <w:keepLines/>
            </w:pPr>
            <w:ins w:id="320" w:author="Lucien" w:date="2026-05-06T11:03:00Z">
              <w:r>
                <w:rPr>
                  <w:rFonts w:hint="eastAsia"/>
                </w:rPr>
                <w:t>是</w:t>
              </w:r>
            </w:ins>
            <w:del w:id="321" w:author="Lucien" w:date="2026-05-06T11:03:00Z">
              <w:r>
                <w:delText>否</w:delText>
              </w:r>
            </w:del>
          </w:p>
        </w:tc>
        <w:tc>
          <w:tcPr>
            <w:tcW w:w="16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91B6403" w14:textId="77777777" w:rsidR="00F46436" w:rsidRDefault="00000000">
            <w:pPr>
              <w:keepLines/>
            </w:pPr>
            <w:r>
              <w:t>Integer</w:t>
            </w:r>
          </w:p>
        </w:tc>
        <w:tc>
          <w:tcPr>
            <w:tcW w:w="42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AD8953D" w14:textId="77777777" w:rsidR="00F46436" w:rsidRDefault="00000000">
            <w:pPr>
              <w:keepLines/>
            </w:pPr>
            <w:r>
              <w:t>响应代码，</w:t>
            </w:r>
            <w:r>
              <w:t xml:space="preserve">200 </w:t>
            </w:r>
            <w:r>
              <w:t>表示服务端执行成功，非</w:t>
            </w:r>
            <w:r>
              <w:t xml:space="preserve"> 200 </w:t>
            </w:r>
            <w:r>
              <w:t>表示执行失败</w:t>
            </w:r>
          </w:p>
        </w:tc>
      </w:tr>
      <w:tr w:rsidR="00F46436" w14:paraId="6E019600" w14:textId="77777777">
        <w:tc>
          <w:tcPr>
            <w:tcW w:w="158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D6416F3" w14:textId="77777777" w:rsidR="00F46436" w:rsidRDefault="00000000">
            <w:r>
              <w:t>msg</w:t>
            </w:r>
          </w:p>
        </w:tc>
        <w:tc>
          <w:tcPr>
            <w:tcW w:w="11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3D1305B" w14:textId="77777777" w:rsidR="00F46436" w:rsidRDefault="00000000">
            <w:pPr>
              <w:keepLines/>
            </w:pPr>
            <w:r>
              <w:t>是</w:t>
            </w:r>
          </w:p>
        </w:tc>
        <w:tc>
          <w:tcPr>
            <w:tcW w:w="16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B390939" w14:textId="77777777" w:rsidR="00F46436" w:rsidRDefault="00000000">
            <w:pPr>
              <w:keepLines/>
            </w:pPr>
            <w:r>
              <w:t>String</w:t>
            </w:r>
          </w:p>
        </w:tc>
        <w:tc>
          <w:tcPr>
            <w:tcW w:w="42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623946B" w14:textId="77777777" w:rsidR="00F46436" w:rsidRDefault="00000000">
            <w:pPr>
              <w:keepLines/>
            </w:pPr>
            <w:r>
              <w:t>错误信息（失败时，显示失败原因）</w:t>
            </w:r>
          </w:p>
        </w:tc>
      </w:tr>
      <w:tr w:rsidR="00F46436" w14:paraId="633CFB90" w14:textId="77777777">
        <w:tc>
          <w:tcPr>
            <w:tcW w:w="158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DE462A1" w14:textId="77777777" w:rsidR="00F46436" w:rsidRDefault="00000000">
            <w:r>
              <w:t>data</w:t>
            </w:r>
          </w:p>
        </w:tc>
        <w:tc>
          <w:tcPr>
            <w:tcW w:w="11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DA8923B" w14:textId="77777777" w:rsidR="00F46436" w:rsidRDefault="00000000">
            <w:pPr>
              <w:keepLines/>
            </w:pPr>
            <w:r>
              <w:t>是</w:t>
            </w:r>
          </w:p>
        </w:tc>
        <w:tc>
          <w:tcPr>
            <w:tcW w:w="16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6FEAFCF" w14:textId="77777777" w:rsidR="00F46436" w:rsidRDefault="00000000">
            <w:pPr>
              <w:keepLines/>
            </w:pPr>
            <w:r>
              <w:t>Object</w:t>
            </w:r>
          </w:p>
        </w:tc>
        <w:tc>
          <w:tcPr>
            <w:tcW w:w="42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3AB71E4" w14:textId="77777777" w:rsidR="00F46436" w:rsidRDefault="00000000">
            <w:pPr>
              <w:keepLines/>
            </w:pPr>
            <w:r>
              <w:t>响应数据</w:t>
            </w:r>
          </w:p>
        </w:tc>
      </w:tr>
    </w:tbl>
    <w:p w14:paraId="358BA4F2" w14:textId="77777777" w:rsidR="00F46436" w:rsidRDefault="00000000">
      <w:del w:id="322" w:author="昱 张" w:date="2026-07-03T09:45:00Z" w16du:dateUtc="2026-07-03T01:45:00Z">
        <w:r w:rsidDel="00565453">
          <w:delText xml:space="preserve"> </w:delText>
        </w:r>
      </w:del>
    </w:p>
    <w:p w14:paraId="4943A564" w14:textId="77777777" w:rsidR="00F46436" w:rsidRDefault="00000000">
      <w:pPr>
        <w:pStyle w:val="1"/>
        <w:numPr>
          <w:ilvl w:val="0"/>
          <w:numId w:val="3"/>
        </w:numPr>
        <w:spacing w:line="360" w:lineRule="auto"/>
        <w:rPr>
          <w:rFonts w:ascii="宋体" w:hAnsi="宋体" w:hint="eastAsia"/>
        </w:rPr>
      </w:pPr>
      <w:bookmarkStart w:id="323" w:name="_Toc8oeypa"/>
      <w:bookmarkStart w:id="324" w:name="_Toc233968673"/>
      <w:r>
        <w:rPr>
          <w:rFonts w:ascii="宋体" w:hAnsi="宋体" w:hint="eastAsia"/>
        </w:rPr>
        <w:lastRenderedPageBreak/>
        <w:t>接口及参数规范</w:t>
      </w:r>
      <w:bookmarkEnd w:id="323"/>
      <w:bookmarkEnd w:id="324"/>
    </w:p>
    <w:p w14:paraId="432CC020" w14:textId="77777777" w:rsidR="00F46436" w:rsidRDefault="00000000">
      <w:pPr>
        <w:pStyle w:val="aff1"/>
        <w:numPr>
          <w:ilvl w:val="1"/>
          <w:numId w:val="3"/>
        </w:numPr>
        <w:rPr>
          <w:rFonts w:ascii="宋体" w:eastAsia="宋体" w:hAnsi="宋体" w:hint="eastAsia"/>
        </w:rPr>
      </w:pPr>
      <w:bookmarkStart w:id="325" w:name="_Toc0y8qp4"/>
      <w:bookmarkStart w:id="326" w:name="Jie_Kou_Ming_Ming_Gui_Fan"/>
      <w:bookmarkStart w:id="327" w:name="_Toc233968674"/>
      <w:r>
        <w:rPr>
          <w:rFonts w:ascii="宋体" w:eastAsia="宋体" w:hAnsi="宋体"/>
        </w:rPr>
        <w:t>接口命名规范</w:t>
      </w:r>
      <w:bookmarkEnd w:id="325"/>
      <w:bookmarkEnd w:id="326"/>
      <w:bookmarkEnd w:id="327"/>
    </w:p>
    <w:p w14:paraId="26D35A74" w14:textId="77777777" w:rsidR="00F46436" w:rsidRPr="00E30487" w:rsidRDefault="00000000">
      <w:pPr>
        <w:pStyle w:val="af2"/>
        <w:spacing w:before="0" w:after="0"/>
        <w:rPr>
          <w:ins w:id="328" w:author="Lucien" w:date="2026-05-06T11:04:00Z"/>
          <w:rFonts w:ascii="Times New Roman" w:hAnsi="Times New Roman" w:cs="Times New Roman" w:hint="eastAsia"/>
          <w:rPrChange w:id="329" w:author="昱 张" w:date="2026-06-02T14:39:00Z" w16du:dateUtc="2026-06-02T06:39:00Z">
            <w:rPr>
              <w:ins w:id="330" w:author="Lucien" w:date="2026-05-06T11:04:00Z"/>
              <w:rFonts w:hint="eastAsia"/>
            </w:rPr>
          </w:rPrChange>
        </w:rPr>
      </w:pPr>
      <w:ins w:id="331" w:author="Lucien" w:date="2026-05-06T11:04:00Z">
        <w:r w:rsidRPr="00E30487">
          <w:rPr>
            <w:rFonts w:ascii="Times New Roman" w:hAnsi="Times New Roman" w:cs="Times New Roman" w:hint="eastAsia"/>
            <w:rPrChange w:id="332" w:author="昱 张" w:date="2026-06-02T14:39:00Z" w16du:dateUtc="2026-06-02T06:39:00Z">
              <w:rPr>
                <w:rFonts w:hint="eastAsia"/>
              </w:rPr>
            </w:rPrChange>
          </w:rPr>
          <w:t>本服务接口采用如下命名规范：</w:t>
        </w:r>
      </w:ins>
    </w:p>
    <w:p w14:paraId="1541CAEB" w14:textId="24A9F05B" w:rsidR="00F46436" w:rsidRPr="00E30487" w:rsidDel="001039E8" w:rsidRDefault="00000000">
      <w:pPr>
        <w:widowControl/>
        <w:numPr>
          <w:ilvl w:val="0"/>
          <w:numId w:val="5"/>
        </w:numPr>
        <w:spacing w:beforeAutospacing="1" w:afterAutospacing="1"/>
        <w:rPr>
          <w:ins w:id="333" w:author="Lucien" w:date="2026-05-06T11:04:00Z"/>
          <w:del w:id="334" w:author="昱 张" w:date="2026-07-02T21:48:00Z" w16du:dateUtc="2026-07-02T13:48:00Z"/>
        </w:rPr>
      </w:pPr>
      <w:ins w:id="335" w:author="Lucien" w:date="2026-05-06T11:04:00Z">
        <w:del w:id="336" w:author="昱 张" w:date="2026-07-02T21:48:00Z" w16du:dateUtc="2026-07-02T13:48:00Z">
          <w:r w:rsidRPr="00E30487" w:rsidDel="001039E8">
            <w:delText>使用驼峰式命名法；</w:delText>
          </w:r>
        </w:del>
      </w:ins>
    </w:p>
    <w:p w14:paraId="18124462" w14:textId="44ED146D" w:rsidR="00F46436" w:rsidRPr="00E30487" w:rsidDel="001039E8" w:rsidRDefault="00000000">
      <w:pPr>
        <w:widowControl/>
        <w:numPr>
          <w:ilvl w:val="0"/>
          <w:numId w:val="5"/>
        </w:numPr>
        <w:spacing w:beforeAutospacing="1" w:afterAutospacing="1"/>
        <w:rPr>
          <w:ins w:id="337" w:author="Lucien" w:date="2026-05-06T11:04:00Z"/>
          <w:del w:id="338" w:author="昱 张" w:date="2026-07-02T21:48:00Z" w16du:dateUtc="2026-07-02T13:48:00Z"/>
        </w:rPr>
      </w:pPr>
      <w:ins w:id="339" w:author="Lucien" w:date="2026-05-06T11:04:00Z">
        <w:del w:id="340" w:author="昱 张" w:date="2026-07-02T21:48:00Z" w16du:dateUtc="2026-07-02T13:48:00Z">
          <w:r w:rsidRPr="00E30487" w:rsidDel="001039E8">
            <w:delText>使用</w:delText>
          </w:r>
          <w:r w:rsidRPr="00E30487" w:rsidDel="001039E8">
            <w:delText>“</w:delText>
          </w:r>
          <w:r w:rsidRPr="00E30487" w:rsidDel="001039E8">
            <w:delText>动词</w:delText>
          </w:r>
          <w:r w:rsidRPr="00E30487" w:rsidDel="001039E8">
            <w:delText xml:space="preserve"> + </w:delText>
          </w:r>
          <w:r w:rsidRPr="00E30487" w:rsidDel="001039E8">
            <w:delText>名词</w:delText>
          </w:r>
          <w:r w:rsidRPr="00E30487" w:rsidDel="001039E8">
            <w:delText>”</w:delText>
          </w:r>
          <w:r w:rsidRPr="00E30487" w:rsidDel="001039E8">
            <w:delText>形式；</w:delText>
          </w:r>
        </w:del>
      </w:ins>
    </w:p>
    <w:p w14:paraId="0FD6211F" w14:textId="300E77AF" w:rsidR="00F46436" w:rsidRPr="00E30487" w:rsidDel="001039E8" w:rsidRDefault="00000000">
      <w:pPr>
        <w:widowControl/>
        <w:numPr>
          <w:ilvl w:val="0"/>
          <w:numId w:val="5"/>
        </w:numPr>
        <w:spacing w:beforeAutospacing="1" w:afterAutospacing="1"/>
        <w:rPr>
          <w:ins w:id="341" w:author="Lucien" w:date="2026-05-06T11:04:00Z"/>
          <w:del w:id="342" w:author="昱 张" w:date="2026-07-02T21:48:00Z" w16du:dateUtc="2026-07-02T13:48:00Z"/>
        </w:rPr>
      </w:pPr>
      <w:ins w:id="343" w:author="Lucien" w:date="2026-05-06T11:04:00Z">
        <w:del w:id="344" w:author="昱 张" w:date="2026-07-02T21:48:00Z" w16du:dateUtc="2026-07-02T13:48:00Z">
          <w:r w:rsidRPr="00E30487" w:rsidDel="001039E8">
            <w:delText>密码算法缩写保持大写，例如</w:delText>
          </w:r>
          <w:r w:rsidRPr="00E30487" w:rsidDel="001039E8">
            <w:delText xml:space="preserve"> </w:delText>
          </w:r>
          <w:r w:rsidRPr="00E30487" w:rsidDel="001039E8">
            <w:rPr>
              <w:rStyle w:val="HTML1"/>
              <w:rFonts w:ascii="Times New Roman" w:hAnsi="Times New Roman" w:cs="Times New Roman"/>
              <w:rPrChange w:id="345" w:author="昱 张" w:date="2026-06-02T14:39:00Z" w16du:dateUtc="2026-06-02T06:39:00Z">
                <w:rPr>
                  <w:rStyle w:val="HTML1"/>
                </w:rPr>
              </w:rPrChange>
            </w:rPr>
            <w:delText>SM4</w:delText>
          </w:r>
          <w:r w:rsidRPr="00E30487" w:rsidDel="001039E8">
            <w:delText>、</w:delText>
          </w:r>
          <w:r w:rsidRPr="00E30487" w:rsidDel="001039E8">
            <w:rPr>
              <w:rStyle w:val="HTML1"/>
              <w:rFonts w:ascii="Times New Roman" w:hAnsi="Times New Roman" w:cs="Times New Roman"/>
              <w:rPrChange w:id="346" w:author="昱 张" w:date="2026-06-02T14:39:00Z" w16du:dateUtc="2026-06-02T06:39:00Z">
                <w:rPr>
                  <w:rStyle w:val="HTML1"/>
                </w:rPr>
              </w:rPrChange>
            </w:rPr>
            <w:delText>EC</w:delText>
          </w:r>
          <w:r w:rsidRPr="00E30487" w:rsidDel="001039E8">
            <w:delText>、</w:delText>
          </w:r>
          <w:r w:rsidRPr="00E30487" w:rsidDel="001039E8">
            <w:rPr>
              <w:rStyle w:val="HTML1"/>
              <w:rFonts w:ascii="Times New Roman" w:hAnsi="Times New Roman" w:cs="Times New Roman"/>
              <w:rPrChange w:id="347" w:author="昱 张" w:date="2026-06-02T14:39:00Z" w16du:dateUtc="2026-06-02T06:39:00Z">
                <w:rPr>
                  <w:rStyle w:val="HTML1"/>
                </w:rPr>
              </w:rPrChange>
            </w:rPr>
            <w:delText>IV</w:delText>
          </w:r>
          <w:r w:rsidRPr="00E30487" w:rsidDel="001039E8">
            <w:delText>；</w:delText>
          </w:r>
        </w:del>
      </w:ins>
    </w:p>
    <w:p w14:paraId="3F1AE411" w14:textId="730FDB73" w:rsidR="001039E8" w:rsidRDefault="00000000" w:rsidP="001039E8">
      <w:pPr>
        <w:widowControl/>
        <w:tabs>
          <w:tab w:val="left" w:pos="720"/>
        </w:tabs>
        <w:spacing w:beforeAutospacing="1" w:afterAutospacing="1"/>
        <w:ind w:left="360"/>
        <w:rPr>
          <w:ins w:id="348" w:author="昱 张" w:date="2026-07-02T21:47:00Z" w16du:dateUtc="2026-07-02T13:47:00Z"/>
        </w:rPr>
      </w:pPr>
      <w:ins w:id="349" w:author="Lucien" w:date="2026-05-06T11:04:00Z">
        <w:del w:id="350" w:author="昱 张" w:date="2026-07-02T21:48:00Z" w16du:dateUtc="2026-07-02T13:48:00Z">
          <w:r w:rsidRPr="00E30487" w:rsidDel="001039E8">
            <w:delText>接口名称尽量直接表达实际能力。</w:delText>
          </w:r>
        </w:del>
      </w:ins>
      <w:ins w:id="351" w:author="昱 张" w:date="2026-07-02T21:47:00Z" w16du:dateUtc="2026-07-02T13:47:00Z">
        <w:r w:rsidR="001039E8">
          <w:rPr>
            <w:rFonts w:hint="eastAsia"/>
          </w:rPr>
          <w:t>1.</w:t>
        </w:r>
        <w:r w:rsidR="001039E8">
          <w:rPr>
            <w:rFonts w:hint="eastAsia"/>
          </w:rPr>
          <w:t>接口路径采用小写字母、数字、连字符和路径参数组合。</w:t>
        </w:r>
      </w:ins>
    </w:p>
    <w:p w14:paraId="05AC2FD4" w14:textId="0E9100F9" w:rsidR="001039E8" w:rsidRDefault="001039E8" w:rsidP="001039E8">
      <w:pPr>
        <w:widowControl/>
        <w:tabs>
          <w:tab w:val="left" w:pos="720"/>
        </w:tabs>
        <w:spacing w:beforeAutospacing="1" w:afterAutospacing="1"/>
        <w:ind w:left="360"/>
        <w:rPr>
          <w:ins w:id="352" w:author="昱 张" w:date="2026-07-02T21:47:00Z" w16du:dateUtc="2026-07-02T13:47:00Z"/>
        </w:rPr>
      </w:pPr>
      <w:ins w:id="353" w:author="昱 张" w:date="2026-07-02T21:47:00Z" w16du:dateUtc="2026-07-02T13:47:00Z">
        <w:r>
          <w:rPr>
            <w:rFonts w:hint="eastAsia"/>
          </w:rPr>
          <w:t>2.</w:t>
        </w:r>
        <w:r>
          <w:rPr>
            <w:rFonts w:hint="eastAsia"/>
          </w:rPr>
          <w:t>虚拟机标识统一使用数字</w:t>
        </w:r>
      </w:ins>
      <w:ins w:id="354" w:author="昱 张" w:date="2026-07-02T21:49:00Z" w16du:dateUtc="2026-07-02T13:49:00Z">
        <w:r>
          <w:rPr>
            <w:rFonts w:hint="eastAsia"/>
          </w:rPr>
          <w:t>+</w:t>
        </w:r>
      </w:ins>
      <w:ins w:id="355" w:author="昱 张" w:date="2026-07-02T21:47:00Z" w16du:dateUtc="2026-07-02T13:47:00Z">
        <w:r>
          <w:rPr>
            <w:rFonts w:hint="eastAsia"/>
          </w:rPr>
          <w:t>字母</w:t>
        </w:r>
        <w:r>
          <w:rPr>
            <w:rFonts w:hint="eastAsia"/>
          </w:rPr>
          <w:t>16</w:t>
        </w:r>
        <w:r>
          <w:rPr>
            <w:rFonts w:hint="eastAsia"/>
          </w:rPr>
          <w:t>位组合格式。</w:t>
        </w:r>
      </w:ins>
    </w:p>
    <w:p w14:paraId="39B38EB7" w14:textId="77777777" w:rsidR="001039E8" w:rsidRDefault="001039E8" w:rsidP="001039E8">
      <w:pPr>
        <w:widowControl/>
        <w:tabs>
          <w:tab w:val="left" w:pos="720"/>
        </w:tabs>
        <w:spacing w:beforeAutospacing="1" w:afterAutospacing="1"/>
        <w:ind w:left="360"/>
        <w:rPr>
          <w:ins w:id="356" w:author="昱 张" w:date="2026-07-02T21:47:00Z" w16du:dateUtc="2026-07-02T13:47:00Z"/>
        </w:rPr>
      </w:pPr>
      <w:ins w:id="357" w:author="昱 张" w:date="2026-07-02T21:47:00Z" w16du:dateUtc="2026-07-02T13:47:00Z">
        <w:r>
          <w:rPr>
            <w:rFonts w:hint="eastAsia"/>
          </w:rPr>
          <w:t>3.</w:t>
        </w:r>
        <w:r>
          <w:rPr>
            <w:rFonts w:hint="eastAsia"/>
          </w:rPr>
          <w:t>字段名称保持与当前服务实现一致。</w:t>
        </w:r>
      </w:ins>
    </w:p>
    <w:p w14:paraId="3876CCE3" w14:textId="77777777" w:rsidR="001039E8" w:rsidRDefault="001039E8" w:rsidP="001039E8">
      <w:pPr>
        <w:widowControl/>
        <w:tabs>
          <w:tab w:val="left" w:pos="720"/>
        </w:tabs>
        <w:spacing w:beforeAutospacing="1" w:afterAutospacing="1"/>
        <w:ind w:left="360"/>
        <w:rPr>
          <w:ins w:id="358" w:author="昱 张" w:date="2026-07-02T21:47:00Z" w16du:dateUtc="2026-07-02T13:47:00Z"/>
        </w:rPr>
      </w:pPr>
      <w:ins w:id="359" w:author="昱 张" w:date="2026-07-02T21:47:00Z" w16du:dateUtc="2026-07-02T13:47:00Z">
        <w:r>
          <w:rPr>
            <w:rFonts w:hint="eastAsia"/>
          </w:rPr>
          <w:t>4.</w:t>
        </w:r>
        <w:r>
          <w:rPr>
            <w:rFonts w:hint="eastAsia"/>
          </w:rPr>
          <w:t>对于主机服务仅暴露创建和启动能力，不对外暴露停止、删除、重启、状态查询接口。</w:t>
        </w:r>
      </w:ins>
    </w:p>
    <w:p w14:paraId="320B3DEA" w14:textId="409EE21A" w:rsidR="001039E8" w:rsidRPr="001039E8" w:rsidRDefault="001039E8">
      <w:pPr>
        <w:widowControl/>
        <w:tabs>
          <w:tab w:val="left" w:pos="720"/>
        </w:tabs>
        <w:spacing w:beforeAutospacing="1" w:afterAutospacing="1"/>
        <w:ind w:left="360"/>
        <w:rPr>
          <w:ins w:id="360" w:author="Lucien" w:date="2026-05-06T11:04:00Z"/>
        </w:rPr>
        <w:pPrChange w:id="361" w:author="昱 张" w:date="2026-07-02T21:47:00Z" w16du:dateUtc="2026-07-02T13:47:00Z">
          <w:pPr>
            <w:widowControl/>
            <w:numPr>
              <w:numId w:val="5"/>
            </w:numPr>
            <w:tabs>
              <w:tab w:val="left" w:pos="720"/>
            </w:tabs>
            <w:spacing w:beforeAutospacing="1" w:afterAutospacing="1"/>
            <w:ind w:left="720" w:hanging="360"/>
          </w:pPr>
        </w:pPrChange>
      </w:pPr>
      <w:ins w:id="362" w:author="昱 张" w:date="2026-07-02T21:47:00Z" w16du:dateUtc="2026-07-02T13:47:00Z">
        <w:r>
          <w:rPr>
            <w:rFonts w:hint="eastAsia"/>
          </w:rPr>
          <w:t>5.</w:t>
        </w:r>
        <w:r>
          <w:rPr>
            <w:rFonts w:hint="eastAsia"/>
          </w:rPr>
          <w:t>对于虚拟机服务仅通过映射的主机端口转发，不直接访问虚拟机。</w:t>
        </w:r>
      </w:ins>
    </w:p>
    <w:p w14:paraId="28BDDCED" w14:textId="77777777" w:rsidR="00F46436" w:rsidRPr="00E30487" w:rsidRDefault="00000000">
      <w:pPr>
        <w:spacing w:line="360" w:lineRule="auto"/>
        <w:ind w:firstLineChars="200" w:firstLine="480"/>
        <w:rPr>
          <w:del w:id="363" w:author="Lucien" w:date="2026-05-06T11:04:00Z"/>
          <w:rFonts w:hint="eastAsia"/>
          <w:szCs w:val="21"/>
          <w:rPrChange w:id="364" w:author="昱 张" w:date="2026-06-02T14:39:00Z" w16du:dateUtc="2026-06-02T06:39:00Z">
            <w:rPr>
              <w:del w:id="365" w:author="Lucien" w:date="2026-05-06T11:04:00Z"/>
              <w:rFonts w:ascii="宋体" w:hAnsi="宋体" w:hint="eastAsia"/>
              <w:szCs w:val="21"/>
            </w:rPr>
          </w:rPrChange>
        </w:rPr>
      </w:pPr>
      <w:del w:id="366" w:author="Lucien" w:date="2026-05-06T11:04:00Z">
        <w:r w:rsidRPr="00E30487">
          <w:rPr>
            <w:rFonts w:hint="eastAsia"/>
            <w:szCs w:val="21"/>
            <w:rPrChange w:id="367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XXX</w:delText>
        </w:r>
        <w:r w:rsidRPr="00E30487">
          <w:rPr>
            <w:rFonts w:hint="eastAsia"/>
            <w:szCs w:val="21"/>
            <w:rPrChange w:id="368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平台对外部系统提供的接口命名规范如下：</w:delText>
        </w:r>
      </w:del>
    </w:p>
    <w:p w14:paraId="16D14A2A" w14:textId="77777777" w:rsidR="00F46436" w:rsidRPr="00E30487" w:rsidRDefault="00000000">
      <w:pPr>
        <w:spacing w:line="360" w:lineRule="auto"/>
        <w:ind w:firstLineChars="200" w:firstLine="480"/>
        <w:rPr>
          <w:del w:id="369" w:author="Lucien" w:date="2026-05-06T11:04:00Z"/>
          <w:rFonts w:hint="eastAsia"/>
          <w:szCs w:val="21"/>
          <w:rPrChange w:id="370" w:author="昱 张" w:date="2026-06-02T14:39:00Z" w16du:dateUtc="2026-06-02T06:39:00Z">
            <w:rPr>
              <w:del w:id="371" w:author="Lucien" w:date="2026-05-06T11:04:00Z"/>
              <w:rFonts w:ascii="宋体" w:hAnsi="宋体" w:hint="eastAsia"/>
              <w:szCs w:val="21"/>
            </w:rPr>
          </w:rPrChange>
        </w:rPr>
      </w:pPr>
      <w:del w:id="372" w:author="Lucien" w:date="2026-05-06T11:04:00Z">
        <w:r w:rsidRPr="00E30487">
          <w:rPr>
            <w:rFonts w:hint="eastAsia"/>
            <w:szCs w:val="21"/>
            <w:rPrChange w:id="373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1</w:delText>
        </w:r>
        <w:r w:rsidRPr="00E30487">
          <w:rPr>
            <w:rFonts w:hint="eastAsia"/>
            <w:szCs w:val="21"/>
            <w:rPrChange w:id="374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、驼峰式命名法；</w:delText>
        </w:r>
      </w:del>
    </w:p>
    <w:p w14:paraId="7616ED78" w14:textId="77777777" w:rsidR="00F46436" w:rsidRPr="00E30487" w:rsidRDefault="00000000">
      <w:pPr>
        <w:spacing w:line="360" w:lineRule="auto"/>
        <w:ind w:firstLineChars="200" w:firstLine="480"/>
        <w:rPr>
          <w:del w:id="375" w:author="Lucien" w:date="2026-05-06T11:04:00Z"/>
          <w:rFonts w:hint="eastAsia"/>
          <w:szCs w:val="21"/>
          <w:rPrChange w:id="376" w:author="昱 张" w:date="2026-06-02T14:39:00Z" w16du:dateUtc="2026-06-02T06:39:00Z">
            <w:rPr>
              <w:del w:id="377" w:author="Lucien" w:date="2026-05-06T11:04:00Z"/>
              <w:rFonts w:ascii="宋体" w:hAnsi="宋体" w:hint="eastAsia"/>
              <w:szCs w:val="21"/>
            </w:rPr>
          </w:rPrChange>
        </w:rPr>
      </w:pPr>
      <w:del w:id="378" w:author="Lucien" w:date="2026-05-06T11:04:00Z">
        <w:r w:rsidRPr="00E30487">
          <w:rPr>
            <w:rFonts w:hint="eastAsia"/>
            <w:szCs w:val="21"/>
            <w:rPrChange w:id="379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2</w:delText>
        </w:r>
        <w:r w:rsidRPr="00E30487">
          <w:rPr>
            <w:rFonts w:hint="eastAsia"/>
            <w:szCs w:val="21"/>
            <w:rPrChange w:id="380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、动词</w:delText>
        </w:r>
        <w:r w:rsidRPr="00E30487">
          <w:rPr>
            <w:rFonts w:hint="eastAsia"/>
            <w:szCs w:val="21"/>
            <w:rPrChange w:id="381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+</w:delText>
        </w:r>
        <w:r w:rsidRPr="00E30487">
          <w:rPr>
            <w:rFonts w:hint="eastAsia"/>
            <w:szCs w:val="21"/>
            <w:rPrChange w:id="382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名词</w:delText>
        </w:r>
        <w:r w:rsidRPr="00E30487">
          <w:rPr>
            <w:rFonts w:hint="eastAsia"/>
            <w:szCs w:val="21"/>
            <w:rPrChange w:id="383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 xml:space="preserve"> </w:delText>
        </w:r>
        <w:r w:rsidRPr="00E30487">
          <w:rPr>
            <w:rFonts w:hint="eastAsia"/>
            <w:szCs w:val="21"/>
            <w:rPrChange w:id="384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形式，长度不超过</w:delText>
        </w:r>
        <w:r w:rsidRPr="00E30487">
          <w:rPr>
            <w:rFonts w:hint="eastAsia"/>
            <w:szCs w:val="21"/>
            <w:rPrChange w:id="385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64</w:delText>
        </w:r>
        <w:r w:rsidRPr="00E30487">
          <w:rPr>
            <w:rFonts w:hint="eastAsia"/>
            <w:szCs w:val="21"/>
            <w:rPrChange w:id="386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个字符；</w:delText>
        </w:r>
        <w:r w:rsidRPr="00E30487">
          <w:rPr>
            <w:rFonts w:hint="eastAsia"/>
            <w:szCs w:val="21"/>
            <w:rPrChange w:id="387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 xml:space="preserve"> </w:delText>
        </w:r>
      </w:del>
    </w:p>
    <w:p w14:paraId="68A107FB" w14:textId="77777777" w:rsidR="00F46436" w:rsidRPr="00E30487" w:rsidRDefault="00000000">
      <w:pPr>
        <w:spacing w:line="360" w:lineRule="auto"/>
        <w:ind w:firstLineChars="200" w:firstLine="480"/>
        <w:rPr>
          <w:del w:id="388" w:author="Lucien" w:date="2026-05-06T11:04:00Z"/>
          <w:rFonts w:hint="eastAsia"/>
          <w:szCs w:val="21"/>
          <w:rPrChange w:id="389" w:author="昱 张" w:date="2026-06-02T14:39:00Z" w16du:dateUtc="2026-06-02T06:39:00Z">
            <w:rPr>
              <w:del w:id="390" w:author="Lucien" w:date="2026-05-06T11:04:00Z"/>
              <w:rFonts w:ascii="宋体" w:hAnsi="宋体" w:hint="eastAsia"/>
              <w:szCs w:val="21"/>
            </w:rPr>
          </w:rPrChange>
        </w:rPr>
      </w:pPr>
      <w:del w:id="391" w:author="Lucien" w:date="2026-05-06T11:04:00Z">
        <w:r w:rsidRPr="00E30487">
          <w:rPr>
            <w:rFonts w:hint="eastAsia"/>
            <w:szCs w:val="21"/>
            <w:rPrChange w:id="392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3</w:delText>
        </w:r>
        <w:r w:rsidRPr="00E30487">
          <w:rPr>
            <w:rFonts w:hint="eastAsia"/>
            <w:szCs w:val="21"/>
            <w:rPrChange w:id="393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、列表查询类接口，命名后加</w:delText>
        </w:r>
        <w:r w:rsidRPr="00E30487">
          <w:rPr>
            <w:rFonts w:hint="eastAsia"/>
            <w:szCs w:val="21"/>
            <w:rPrChange w:id="394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List</w:delText>
        </w:r>
        <w:r w:rsidRPr="00E30487">
          <w:rPr>
            <w:rFonts w:hint="eastAsia"/>
            <w:szCs w:val="21"/>
            <w:rPrChange w:id="395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，不使用</w:delText>
        </w:r>
        <w:r w:rsidRPr="00E30487">
          <w:rPr>
            <w:rFonts w:hint="eastAsia"/>
            <w:szCs w:val="21"/>
            <w:rPrChange w:id="396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s</w:delText>
        </w:r>
        <w:r w:rsidRPr="00E30487">
          <w:rPr>
            <w:rFonts w:hint="eastAsia"/>
            <w:szCs w:val="21"/>
            <w:rPrChange w:id="397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；</w:delText>
        </w:r>
        <w:r w:rsidRPr="00E30487">
          <w:rPr>
            <w:rFonts w:hint="eastAsia"/>
            <w:szCs w:val="21"/>
            <w:rPrChange w:id="398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 xml:space="preserve"> </w:delText>
        </w:r>
      </w:del>
    </w:p>
    <w:p w14:paraId="04BC1DE6" w14:textId="77777777" w:rsidR="00F46436" w:rsidRPr="00E30487" w:rsidRDefault="00000000">
      <w:pPr>
        <w:spacing w:line="360" w:lineRule="auto"/>
        <w:ind w:firstLineChars="200" w:firstLine="480"/>
        <w:rPr>
          <w:del w:id="399" w:author="Lucien" w:date="2026-05-06T11:04:00Z"/>
          <w:rFonts w:hint="eastAsia"/>
          <w:szCs w:val="21"/>
          <w:rPrChange w:id="400" w:author="昱 张" w:date="2026-06-02T14:39:00Z" w16du:dateUtc="2026-06-02T06:39:00Z">
            <w:rPr>
              <w:del w:id="401" w:author="Lucien" w:date="2026-05-06T11:04:00Z"/>
              <w:rFonts w:ascii="宋体" w:hAnsi="宋体" w:hint="eastAsia"/>
              <w:szCs w:val="21"/>
            </w:rPr>
          </w:rPrChange>
        </w:rPr>
      </w:pPr>
      <w:del w:id="402" w:author="Lucien" w:date="2026-05-06T11:04:00Z">
        <w:r w:rsidRPr="00E30487">
          <w:rPr>
            <w:rFonts w:hint="eastAsia"/>
            <w:szCs w:val="21"/>
            <w:rPrChange w:id="403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4</w:delText>
        </w:r>
        <w:r w:rsidRPr="00E30487">
          <w:rPr>
            <w:rFonts w:hint="eastAsia"/>
            <w:szCs w:val="21"/>
            <w:rPrChange w:id="404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、常见术语遵从业内通常的写法，自定义缩写专有名词全大写；</w:delText>
        </w:r>
        <w:r w:rsidRPr="00E30487">
          <w:rPr>
            <w:rFonts w:hint="eastAsia"/>
            <w:szCs w:val="21"/>
            <w:rPrChange w:id="405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 xml:space="preserve"> </w:delText>
        </w:r>
      </w:del>
    </w:p>
    <w:p w14:paraId="3FD3C1BE" w14:textId="77777777" w:rsidR="00F46436" w:rsidRPr="00E30487" w:rsidRDefault="00000000">
      <w:pPr>
        <w:spacing w:line="360" w:lineRule="auto"/>
        <w:ind w:firstLineChars="200" w:firstLine="480"/>
        <w:rPr>
          <w:del w:id="406" w:author="Lucien" w:date="2026-05-06T11:04:00Z"/>
          <w:rFonts w:hint="eastAsia"/>
          <w:szCs w:val="21"/>
          <w:rPrChange w:id="407" w:author="昱 张" w:date="2026-06-02T14:39:00Z" w16du:dateUtc="2026-06-02T06:39:00Z">
            <w:rPr>
              <w:del w:id="408" w:author="Lucien" w:date="2026-05-06T11:04:00Z"/>
              <w:rFonts w:ascii="宋体" w:hAnsi="宋体" w:hint="eastAsia"/>
              <w:szCs w:val="21"/>
            </w:rPr>
          </w:rPrChange>
        </w:rPr>
      </w:pPr>
      <w:del w:id="409" w:author="Lucien" w:date="2026-05-06T11:04:00Z">
        <w:r w:rsidRPr="00E30487">
          <w:rPr>
            <w:rFonts w:hint="eastAsia"/>
            <w:szCs w:val="21"/>
            <w:rPrChange w:id="410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5</w:delText>
        </w:r>
        <w:r w:rsidRPr="00E30487">
          <w:rPr>
            <w:rFonts w:hint="eastAsia"/>
            <w:szCs w:val="21"/>
            <w:rPrChange w:id="411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、使用英文全拼，避免有歧义的缩写；</w:delText>
        </w:r>
        <w:r w:rsidRPr="00E30487">
          <w:rPr>
            <w:rFonts w:hint="eastAsia"/>
            <w:szCs w:val="21"/>
            <w:rPrChange w:id="412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 xml:space="preserve"> </w:delText>
        </w:r>
      </w:del>
    </w:p>
    <w:p w14:paraId="39BC70EA" w14:textId="77777777" w:rsidR="00F46436" w:rsidRPr="00E30487" w:rsidRDefault="00000000">
      <w:pPr>
        <w:spacing w:line="360" w:lineRule="auto"/>
        <w:ind w:firstLineChars="200" w:firstLine="480"/>
        <w:rPr>
          <w:del w:id="413" w:author="Lucien" w:date="2026-05-06T11:04:00Z"/>
          <w:rFonts w:hint="eastAsia"/>
          <w:szCs w:val="21"/>
          <w:rPrChange w:id="414" w:author="昱 张" w:date="2026-06-02T14:39:00Z" w16du:dateUtc="2026-06-02T06:39:00Z">
            <w:rPr>
              <w:del w:id="415" w:author="Lucien" w:date="2026-05-06T11:04:00Z"/>
              <w:rFonts w:ascii="宋体" w:hAnsi="宋体" w:hint="eastAsia"/>
              <w:szCs w:val="21"/>
            </w:rPr>
          </w:rPrChange>
        </w:rPr>
      </w:pPr>
      <w:del w:id="416" w:author="Lucien" w:date="2026-05-06T11:04:00Z">
        <w:r w:rsidRPr="00E30487">
          <w:rPr>
            <w:rFonts w:hint="eastAsia"/>
            <w:szCs w:val="21"/>
            <w:rPrChange w:id="417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6</w:delText>
        </w:r>
        <w:r w:rsidRPr="00E30487">
          <w:rPr>
            <w:rFonts w:hint="eastAsia"/>
            <w:szCs w:val="21"/>
            <w:rPrChange w:id="418" w:author="昱 张" w:date="2026-06-02T14:39:00Z" w16du:dateUtc="2026-06-02T06:39:00Z">
              <w:rPr>
                <w:rFonts w:ascii="宋体" w:hAnsi="宋体" w:hint="eastAsia"/>
                <w:szCs w:val="21"/>
              </w:rPr>
            </w:rPrChange>
          </w:rPr>
          <w:delText>、中英文匹配。</w:delText>
        </w:r>
      </w:del>
    </w:p>
    <w:p w14:paraId="0D448126" w14:textId="77777777" w:rsidR="00F46436" w:rsidRPr="00E30487" w:rsidRDefault="00000000">
      <w:pPr>
        <w:spacing w:line="360" w:lineRule="auto"/>
        <w:ind w:firstLineChars="200" w:firstLine="480"/>
        <w:rPr>
          <w:rFonts w:hint="eastAsia"/>
          <w:szCs w:val="21"/>
          <w:rPrChange w:id="419" w:author="昱 张" w:date="2026-06-02T14:39:00Z" w16du:dateUtc="2026-06-02T06:39:00Z">
            <w:rPr>
              <w:rFonts w:ascii="宋体" w:hAnsi="宋体" w:hint="eastAsia"/>
              <w:szCs w:val="21"/>
            </w:rPr>
          </w:rPrChange>
        </w:rPr>
      </w:pPr>
      <w:r w:rsidRPr="00E30487">
        <w:rPr>
          <w:rFonts w:hint="eastAsia"/>
          <w:szCs w:val="21"/>
          <w:rPrChange w:id="420" w:author="昱 张" w:date="2026-06-02T14:39:00Z" w16du:dateUtc="2026-06-02T06:39:00Z">
            <w:rPr>
              <w:rFonts w:ascii="宋体" w:hAnsi="宋体" w:hint="eastAsia"/>
              <w:szCs w:val="21"/>
            </w:rPr>
          </w:rPrChange>
        </w:rPr>
        <w:t>接口命名参考示例如下：</w:t>
      </w:r>
    </w:p>
    <w:tbl>
      <w:tblPr>
        <w:tblW w:w="8112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421" w:author="昱 张" w:date="2026-07-02T22:02:00Z" w16du:dateUtc="2026-07-02T14:02:00Z">
          <w:tblPr>
            <w:tblW w:w="8283" w:type="dxa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792"/>
        <w:gridCol w:w="2280"/>
        <w:gridCol w:w="3040"/>
        <w:tblGridChange w:id="422">
          <w:tblGrid>
            <w:gridCol w:w="1794"/>
            <w:gridCol w:w="998"/>
            <w:gridCol w:w="563"/>
            <w:gridCol w:w="1717"/>
            <w:gridCol w:w="407"/>
            <w:gridCol w:w="2633"/>
          </w:tblGrid>
        </w:tblGridChange>
      </w:tblGrid>
      <w:tr w:rsidR="007D09C4" w:rsidRPr="00E30487" w14:paraId="5F13E6DC" w14:textId="77777777" w:rsidTr="007D09C4">
        <w:trPr>
          <w:trHeight w:val="308"/>
          <w:trPrChange w:id="423" w:author="昱 张" w:date="2026-07-02T22:02:00Z" w16du:dateUtc="2026-07-02T14:02:00Z">
            <w:trPr>
              <w:gridAfter w:val="0"/>
            </w:trPr>
          </w:trPrChange>
        </w:trPr>
        <w:tc>
          <w:tcPr>
            <w:tcW w:w="27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24" w:author="昱 张" w:date="2026-07-02T22:02:00Z" w16du:dateUtc="2026-07-02T14:02:00Z">
              <w:tcPr>
                <w:tcW w:w="1794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81B54DE" w14:textId="77777777" w:rsidR="007D09C4" w:rsidRPr="00E30487" w:rsidRDefault="007D09C4">
            <w:pPr>
              <w:jc w:val="center"/>
              <w:rPr>
                <w:b/>
                <w:bCs/>
              </w:rPr>
            </w:pPr>
            <w:r w:rsidRPr="00E30487">
              <w:rPr>
                <w:b/>
                <w:bCs/>
              </w:rPr>
              <w:t>接口</w:t>
            </w:r>
            <w:ins w:id="425" w:author="明宇 王" w:date="2026-05-06T14:32:00Z">
              <w:r w:rsidRPr="00E30487">
                <w:rPr>
                  <w:rFonts w:hint="eastAsia"/>
                  <w:b/>
                  <w:bCs/>
                </w:rPr>
                <w:t>名称</w:t>
              </w:r>
            </w:ins>
            <w:del w:id="426" w:author="明宇 王" w:date="2026-05-06T14:31:00Z">
              <w:r w:rsidRPr="00E30487">
                <w:rPr>
                  <w:b/>
                  <w:bCs/>
                </w:rPr>
                <w:delText>分类</w:delText>
              </w:r>
            </w:del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27" w:author="昱 张" w:date="2026-07-02T22:02:00Z" w16du:dateUtc="2026-07-02T14:02:00Z">
              <w:tcPr>
                <w:tcW w:w="1561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B9375C1" w14:textId="77777777" w:rsidR="007D09C4" w:rsidRPr="00E30487" w:rsidRDefault="007D09C4">
            <w:pPr>
              <w:keepLines/>
              <w:jc w:val="center"/>
              <w:rPr>
                <w:b/>
                <w:bCs/>
              </w:rPr>
            </w:pPr>
            <w:r w:rsidRPr="00E30487">
              <w:rPr>
                <w:b/>
                <w:bCs/>
              </w:rPr>
              <w:t>接口说明</w:t>
            </w:r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28" w:author="昱 张" w:date="2026-07-02T22:02:00Z" w16du:dateUtc="2026-07-02T14:02:00Z">
              <w:tcPr>
                <w:tcW w:w="2124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319544B" w14:textId="77777777" w:rsidR="007D09C4" w:rsidRPr="00E30487" w:rsidRDefault="007D09C4">
            <w:pPr>
              <w:keepLines/>
              <w:jc w:val="center"/>
              <w:rPr>
                <w:b/>
                <w:bCs/>
              </w:rPr>
            </w:pPr>
            <w:r w:rsidRPr="00E30487">
              <w:rPr>
                <w:b/>
                <w:bCs/>
              </w:rPr>
              <w:t>命名规范</w:t>
            </w:r>
          </w:p>
        </w:tc>
      </w:tr>
      <w:tr w:rsidR="007D09C4" w:rsidRPr="00E30487" w14:paraId="42BDDF05" w14:textId="77777777" w:rsidTr="00A50EBC">
        <w:trPr>
          <w:trHeight w:val="1734"/>
          <w:trPrChange w:id="429" w:author="昱 张" w:date="2026-07-03T10:56:00Z" w16du:dateUtc="2026-07-03T02:56:00Z">
            <w:trPr>
              <w:gridAfter w:val="0"/>
            </w:trPr>
          </w:trPrChange>
        </w:trPr>
        <w:tc>
          <w:tcPr>
            <w:tcW w:w="27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30" w:author="昱 张" w:date="2026-07-03T10:56:00Z" w16du:dateUtc="2026-07-03T02:56:00Z">
              <w:tcPr>
                <w:tcW w:w="1794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460A8BA2" w14:textId="57F33142" w:rsidR="007D09C4" w:rsidRPr="00E30487" w:rsidRDefault="007D09C4" w:rsidP="00C24CD6">
            <w:pPr>
              <w:pStyle w:val="af2"/>
              <w:rPr>
                <w:rFonts w:ascii="Times New Roman" w:hAnsi="Times New Roman" w:cs="Times New Roman" w:hint="eastAsia"/>
                <w:rPrChange w:id="431" w:author="昱 张" w:date="2026-06-02T14:39:00Z" w16du:dateUtc="2026-06-02T06:39:00Z">
                  <w:rPr>
                    <w:rFonts w:hint="eastAsia"/>
                  </w:rPr>
                </w:rPrChange>
              </w:rPr>
            </w:pPr>
            <w:r w:rsidRPr="00E30487">
              <w:rPr>
                <w:rFonts w:ascii="Times New Roman" w:hAnsi="Times New Roman" w:cs="Times New Roman" w:hint="eastAsia"/>
                <w:rPrChange w:id="432" w:author="昱 张" w:date="2026-06-02T14:39:00Z" w16du:dateUtc="2026-06-02T06:39:00Z">
                  <w:rPr>
                    <w:rFonts w:hint="eastAsia"/>
                  </w:rPr>
                </w:rPrChange>
              </w:rPr>
              <w:t>虚拟机创建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33" w:author="昱 张" w:date="2026-07-03T10:56:00Z" w16du:dateUtc="2026-07-03T02:56:00Z">
              <w:tcPr>
                <w:tcW w:w="1561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D9BB041" w14:textId="771C2778" w:rsidR="007D09C4" w:rsidRPr="00E30487" w:rsidRDefault="007D09C4" w:rsidP="00C24CD6">
            <w:pPr>
              <w:pStyle w:val="af2"/>
              <w:keepLines/>
              <w:rPr>
                <w:rFonts w:ascii="Times New Roman" w:hAnsi="Times New Roman" w:cs="Times New Roman" w:hint="eastAsia"/>
                <w:rPrChange w:id="434" w:author="昱 张" w:date="2026-06-02T14:39:00Z" w16du:dateUtc="2026-06-02T06:39:00Z">
                  <w:rPr>
                    <w:rFonts w:hint="eastAsia"/>
                  </w:rPr>
                </w:rPrChange>
              </w:rPr>
            </w:pPr>
            <w:del w:id="435" w:author="昱 张" w:date="2026-07-02T21:56:00Z" w16du:dateUtc="2026-07-02T13:56:00Z">
              <w:r w:rsidRPr="00E30487" w:rsidDel="007D09C4">
                <w:rPr>
                  <w:rFonts w:ascii="Times New Roman" w:hAnsi="Times New Roman" w:cs="Times New Roman" w:hint="eastAsia"/>
                  <w:rPrChange w:id="436" w:author="昱 张" w:date="2026-06-02T14:39:00Z" w16du:dateUtc="2026-06-02T06:39:00Z">
                    <w:rPr>
                      <w:rFonts w:hint="eastAsia"/>
                      <w:sz w:val="18"/>
                    </w:rPr>
                  </w:rPrChange>
                </w:rPr>
                <w:delText>上传</w:delText>
              </w:r>
              <w:r w:rsidRPr="00E30487" w:rsidDel="007D09C4">
                <w:rPr>
                  <w:rFonts w:ascii="Times New Roman" w:hAnsi="Times New Roman" w:cs="Times New Roman" w:hint="eastAsia"/>
                  <w:rPrChange w:id="437" w:author="昱 张" w:date="2026-06-02T14:39:00Z" w16du:dateUtc="2026-06-02T06:39:00Z">
                    <w:rPr>
                      <w:rFonts w:hint="eastAsia"/>
                      <w:sz w:val="18"/>
                    </w:rPr>
                  </w:rPrChange>
                </w:rPr>
                <w:delText xml:space="preserve"> weight.csv </w:delText>
              </w:r>
              <w:r w:rsidRPr="00E30487" w:rsidDel="007D09C4">
                <w:rPr>
                  <w:rFonts w:ascii="Times New Roman" w:hAnsi="Times New Roman" w:cs="Times New Roman" w:hint="eastAsia"/>
                  <w:rPrChange w:id="438" w:author="昱 张" w:date="2026-06-02T14:39:00Z" w16du:dateUtc="2026-06-02T06:39:00Z">
                    <w:rPr>
                      <w:rFonts w:hint="eastAsia"/>
                      <w:sz w:val="18"/>
                    </w:rPr>
                  </w:rPrChange>
                </w:rPr>
                <w:delText>与</w:delText>
              </w:r>
              <w:r w:rsidRPr="00E30487" w:rsidDel="007D09C4">
                <w:rPr>
                  <w:rFonts w:ascii="Times New Roman" w:hAnsi="Times New Roman" w:cs="Times New Roman" w:hint="eastAsia"/>
                  <w:rPrChange w:id="439" w:author="昱 张" w:date="2026-06-02T14:39:00Z" w16du:dateUtc="2026-06-02T06:39:00Z">
                    <w:rPr>
                      <w:rFonts w:hint="eastAsia"/>
                      <w:sz w:val="18"/>
                    </w:rPr>
                  </w:rPrChange>
                </w:rPr>
                <w:delText xml:space="preserve"> SHA-256 </w:delText>
              </w:r>
              <w:r w:rsidRPr="00E30487" w:rsidDel="007D09C4">
                <w:rPr>
                  <w:rFonts w:ascii="Times New Roman" w:hAnsi="Times New Roman" w:cs="Times New Roman" w:hint="eastAsia"/>
                  <w:rPrChange w:id="440" w:author="昱 张" w:date="2026-06-02T14:39:00Z" w16du:dateUtc="2026-06-02T06:39:00Z">
                    <w:rPr>
                      <w:rFonts w:hint="eastAsia"/>
                      <w:sz w:val="18"/>
                    </w:rPr>
                  </w:rPrChange>
                </w:rPr>
                <w:delText>哈希值</w:delText>
              </w:r>
            </w:del>
            <w:ins w:id="441" w:author="昱 张" w:date="2026-07-02T21:56:00Z" w16du:dateUtc="2026-07-02T13:56:00Z">
              <w:r>
                <w:rPr>
                  <w:rFonts w:ascii="Times New Roman" w:hAnsi="Times New Roman" w:cs="Times New Roman" w:hint="eastAsia"/>
                </w:rPr>
                <w:t>根据用户对</w:t>
              </w:r>
              <w:r>
                <w:rPr>
                  <w:rFonts w:ascii="Times New Roman" w:hAnsi="Times New Roman" w:cs="Times New Roman" w:hint="eastAsia"/>
                </w:rPr>
                <w:t>cpu</w:t>
              </w:r>
              <w:r>
                <w:rPr>
                  <w:rFonts w:ascii="Times New Roman" w:hAnsi="Times New Roman" w:cs="Times New Roman" w:hint="eastAsia"/>
                </w:rPr>
                <w:t>核数量和内存大小</w:t>
              </w:r>
            </w:ins>
            <w:r w:rsidRPr="00E30487">
              <w:rPr>
                <w:rFonts w:ascii="Times New Roman" w:hAnsi="Times New Roman" w:cs="Times New Roman" w:hint="eastAsia"/>
                <w:rPrChange w:id="442" w:author="昱 张" w:date="2026-06-02T14:39:00Z" w16du:dateUtc="2026-06-02T06:39:00Z">
                  <w:rPr>
                    <w:rFonts w:hint="eastAsia"/>
                    <w:sz w:val="18"/>
                  </w:rPr>
                </w:rPrChange>
              </w:rPr>
              <w:t>，创建虚拟机镜像并完成度量</w:t>
            </w:r>
            <w:r w:rsidRPr="00E30487">
              <w:rPr>
                <w:rFonts w:ascii="Times New Roman" w:hAnsi="Times New Roman" w:cs="Times New Roman" w:hint="eastAsia"/>
                <w:rPrChange w:id="443" w:author="昱 张" w:date="2026-06-02T14:39:00Z" w16du:dateUtc="2026-06-02T06:39:00Z">
                  <w:rPr>
                    <w:rFonts w:hint="eastAsia"/>
                  </w:rPr>
                </w:rPrChange>
              </w:rPr>
              <w:t>和</w:t>
            </w:r>
            <w:r w:rsidRPr="00E30487">
              <w:rPr>
                <w:rFonts w:ascii="Times New Roman" w:hAnsi="Times New Roman" w:cs="Times New Roman" w:hint="eastAsia"/>
                <w:rPrChange w:id="444" w:author="昱 张" w:date="2026-06-02T14:39:00Z" w16du:dateUtc="2026-06-02T06:39:00Z">
                  <w:rPr>
                    <w:rFonts w:hint="eastAsia"/>
                    <w:sz w:val="18"/>
                  </w:rPr>
                </w:rPrChange>
              </w:rPr>
              <w:t>文件注入</w:t>
            </w:r>
            <w:del w:id="445" w:author="昱 张" w:date="2026-07-02T21:58:00Z" w16du:dateUtc="2026-07-02T13:58:00Z">
              <w:r w:rsidRPr="00E30487" w:rsidDel="007D09C4">
                <w:rPr>
                  <w:rFonts w:ascii="Times New Roman" w:hAnsi="Times New Roman" w:cs="Times New Roman" w:hint="eastAsia"/>
                  <w:rPrChange w:id="446" w:author="昱 张" w:date="2026-06-02T14:39:00Z" w16du:dateUtc="2026-06-02T06:39:00Z">
                    <w:rPr>
                      <w:rFonts w:hint="eastAsia"/>
                      <w:sz w:val="18"/>
                    </w:rPr>
                  </w:rPrChange>
                </w:rPr>
                <w:delText>，返回</w:delText>
              </w:r>
              <w:r w:rsidRPr="00E30487" w:rsidDel="007D09C4">
                <w:rPr>
                  <w:rFonts w:ascii="Times New Roman" w:hAnsi="Times New Roman" w:cs="Times New Roman" w:hint="eastAsia"/>
                  <w:rPrChange w:id="447" w:author="昱 张" w:date="2026-06-02T14:39:00Z" w16du:dateUtc="2026-06-02T06:39:00Z">
                    <w:rPr>
                      <w:rFonts w:hint="eastAsia"/>
                      <w:sz w:val="18"/>
                    </w:rPr>
                  </w:rPrChange>
                </w:rPr>
                <w:delText xml:space="preserve"> vm_id</w:delText>
              </w:r>
            </w:del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48" w:author="昱 张" w:date="2026-07-03T10:56:00Z" w16du:dateUtc="2026-07-03T02:56:00Z">
              <w:tcPr>
                <w:tcW w:w="2124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78C55E63" w14:textId="641E6323" w:rsidR="007D09C4" w:rsidRPr="00E30487" w:rsidRDefault="007D09C4" w:rsidP="00C24CD6">
            <w:pPr>
              <w:pStyle w:val="af2"/>
              <w:keepLines/>
              <w:rPr>
                <w:rFonts w:ascii="Times New Roman" w:hAnsi="Times New Roman" w:cs="Times New Roman" w:hint="eastAsia"/>
                <w:rPrChange w:id="449" w:author="昱 张" w:date="2026-06-02T14:39:00Z" w16du:dateUtc="2026-06-02T06:39:00Z">
                  <w:rPr>
                    <w:rFonts w:hint="eastAsia"/>
                  </w:rPr>
                </w:rPrChange>
              </w:rPr>
            </w:pPr>
            <w:r w:rsidRPr="00E30487">
              <w:rPr>
                <w:rFonts w:ascii="Times New Roman" w:hAnsi="Times New Roman" w:cs="Times New Roman" w:hint="eastAsia"/>
                <w:rPrChange w:id="450" w:author="昱 张" w:date="2026-06-02T14:39:00Z" w16du:dateUtc="2026-06-02T06:39:00Z">
                  <w:rPr>
                    <w:rFonts w:hint="eastAsia"/>
                  </w:rPr>
                </w:rPrChange>
              </w:rPr>
              <w:t>CreatVM</w:t>
            </w:r>
          </w:p>
        </w:tc>
      </w:tr>
      <w:tr w:rsidR="007D09C4" w:rsidRPr="00E30487" w14:paraId="62E57ECC" w14:textId="77777777" w:rsidTr="007D09C4">
        <w:trPr>
          <w:trHeight w:val="1543"/>
          <w:ins w:id="451" w:author="昱 张" w:date="2026-06-02T10:57:00Z"/>
          <w:trPrChange w:id="452" w:author="昱 张" w:date="2026-07-02T22:02:00Z" w16du:dateUtc="2026-07-02T14:02:00Z">
            <w:trPr>
              <w:gridAfter w:val="0"/>
            </w:trPr>
          </w:trPrChange>
        </w:trPr>
        <w:tc>
          <w:tcPr>
            <w:tcW w:w="27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3" w:author="昱 张" w:date="2026-07-02T22:02:00Z" w16du:dateUtc="2026-07-02T14:02:00Z">
              <w:tcPr>
                <w:tcW w:w="1794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FD6E0EB" w14:textId="3CAFA57D" w:rsidR="007D09C4" w:rsidRPr="00E30487" w:rsidRDefault="007D09C4" w:rsidP="00C24CD6">
            <w:pPr>
              <w:pStyle w:val="af2"/>
              <w:rPr>
                <w:ins w:id="454" w:author="昱 张" w:date="2026-06-02T10:57:00Z" w16du:dateUtc="2026-06-02T02:57:00Z"/>
                <w:rFonts w:ascii="Times New Roman" w:hAnsi="Times New Roman" w:cs="Times New Roman" w:hint="eastAsia"/>
                <w:rPrChange w:id="455" w:author="昱 张" w:date="2026-06-02T14:39:00Z" w16du:dateUtc="2026-06-02T06:39:00Z">
                  <w:rPr>
                    <w:ins w:id="456" w:author="昱 张" w:date="2026-06-02T10:57:00Z" w16du:dateUtc="2026-06-02T02:57:00Z"/>
                    <w:rFonts w:hint="eastAsia"/>
                  </w:rPr>
                </w:rPrChange>
              </w:rPr>
            </w:pPr>
            <w:ins w:id="457" w:author="昱 张" w:date="2026-06-02T10:57:00Z" w16du:dateUtc="2026-06-02T02:57:00Z">
              <w:r w:rsidRPr="00E30487">
                <w:rPr>
                  <w:rFonts w:ascii="Times New Roman" w:hAnsi="Times New Roman" w:cs="Times New Roman" w:hint="eastAsia"/>
                  <w:rPrChange w:id="458" w:author="昱 张" w:date="2026-06-02T14:39:00Z" w16du:dateUtc="2026-06-02T06:39:00Z">
                    <w:rPr>
                      <w:rFonts w:hint="eastAsia"/>
                    </w:rPr>
                  </w:rPrChange>
                </w:rPr>
                <w:t>虚拟机启动</w:t>
              </w:r>
            </w:ins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9" w:author="昱 张" w:date="2026-07-02T22:02:00Z" w16du:dateUtc="2026-07-02T14:02:00Z">
              <w:tcPr>
                <w:tcW w:w="1561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17F6A3F" w14:textId="6329221F" w:rsidR="007D09C4" w:rsidRPr="00E30487" w:rsidRDefault="007D09C4" w:rsidP="00C24CD6">
            <w:pPr>
              <w:pStyle w:val="af2"/>
              <w:keepLines/>
              <w:rPr>
                <w:ins w:id="460" w:author="昱 张" w:date="2026-06-02T10:57:00Z" w16du:dateUtc="2026-06-02T02:57:00Z"/>
                <w:rFonts w:ascii="Times New Roman" w:hAnsi="Times New Roman" w:cs="Times New Roman" w:hint="eastAsia"/>
                <w:rPrChange w:id="461" w:author="昱 张" w:date="2026-06-02T14:39:00Z" w16du:dateUtc="2026-06-02T06:39:00Z">
                  <w:rPr>
                    <w:ins w:id="462" w:author="昱 张" w:date="2026-06-02T10:57:00Z" w16du:dateUtc="2026-06-02T02:57:00Z"/>
                    <w:rFonts w:hint="eastAsia"/>
                  </w:rPr>
                </w:rPrChange>
              </w:rPr>
            </w:pPr>
            <w:ins w:id="463" w:author="昱 张" w:date="2026-07-02T22:01:00Z" w16du:dateUtc="2026-07-02T14:01:00Z">
              <w:r>
                <w:rPr>
                  <w:rFonts w:ascii="Times New Roman" w:hAnsi="Times New Roman" w:cs="Times New Roman" w:hint="eastAsia"/>
                </w:rPr>
                <w:t>根据</w:t>
              </w:r>
              <w:r>
                <w:rPr>
                  <w:rFonts w:ascii="Times New Roman" w:hAnsi="Times New Roman" w:cs="Times New Roman" w:hint="eastAsia"/>
                </w:rPr>
                <w:t>vmId</w:t>
              </w:r>
            </w:ins>
            <w:ins w:id="464" w:author="昱 张" w:date="2026-06-02T10:58:00Z" w16du:dateUtc="2026-06-02T02:58:00Z">
              <w:r w:rsidRPr="00E30487">
                <w:rPr>
                  <w:rFonts w:ascii="Times New Roman" w:hAnsi="Times New Roman" w:cs="Times New Roman" w:hint="eastAsia"/>
                  <w:rPrChange w:id="465" w:author="昱 张" w:date="2026-06-02T14:39:00Z" w16du:dateUtc="2026-06-02T06:39:00Z">
                    <w:rPr>
                      <w:rFonts w:hint="eastAsia"/>
                    </w:rPr>
                  </w:rPrChange>
                </w:rPr>
                <w:t>开启安全会话并启动虚拟机，返回运行状态和进程</w:t>
              </w:r>
              <w:r w:rsidRPr="00E30487">
                <w:rPr>
                  <w:rFonts w:ascii="Times New Roman" w:hAnsi="Times New Roman" w:cs="Times New Roman" w:hint="eastAsia"/>
                  <w:rPrChange w:id="466" w:author="昱 张" w:date="2026-06-02T14:39:00Z" w16du:dateUtc="2026-06-02T06:39:00Z">
                    <w:rPr>
                      <w:rFonts w:hint="eastAsia"/>
                    </w:rPr>
                  </w:rPrChange>
                </w:rPr>
                <w:t>PID</w:t>
              </w:r>
            </w:ins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67" w:author="昱 张" w:date="2026-07-02T22:02:00Z" w16du:dateUtc="2026-07-02T14:02:00Z">
              <w:tcPr>
                <w:tcW w:w="2124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01BA251" w14:textId="76AB630A" w:rsidR="007D09C4" w:rsidRPr="00E30487" w:rsidRDefault="007D09C4" w:rsidP="00C24CD6">
            <w:pPr>
              <w:pStyle w:val="af2"/>
              <w:keepLines/>
              <w:rPr>
                <w:ins w:id="468" w:author="昱 张" w:date="2026-06-02T10:57:00Z" w16du:dateUtc="2026-06-02T02:57:00Z"/>
                <w:rFonts w:ascii="Times New Roman" w:hAnsi="Times New Roman" w:cs="Times New Roman" w:hint="eastAsia"/>
                <w:rPrChange w:id="469" w:author="昱 张" w:date="2026-06-02T14:39:00Z" w16du:dateUtc="2026-06-02T06:39:00Z">
                  <w:rPr>
                    <w:ins w:id="470" w:author="昱 张" w:date="2026-06-02T10:57:00Z" w16du:dateUtc="2026-06-02T02:57:00Z"/>
                    <w:rFonts w:hint="eastAsia"/>
                  </w:rPr>
                </w:rPrChange>
              </w:rPr>
            </w:pPr>
            <w:ins w:id="471" w:author="昱 张" w:date="2026-06-02T10:59:00Z" w16du:dateUtc="2026-06-02T02:59:00Z">
              <w:r w:rsidRPr="00E30487">
                <w:rPr>
                  <w:rFonts w:ascii="Times New Roman" w:hAnsi="Times New Roman" w:cs="Times New Roman" w:hint="eastAsia"/>
                  <w:rPrChange w:id="472" w:author="昱 张" w:date="2026-06-02T14:39:00Z" w16du:dateUtc="2026-06-02T06:39:00Z">
                    <w:rPr>
                      <w:rFonts w:hint="eastAsia"/>
                    </w:rPr>
                  </w:rPrChange>
                </w:rPr>
                <w:t>LaunchVM</w:t>
              </w:r>
            </w:ins>
          </w:p>
        </w:tc>
      </w:tr>
      <w:tr w:rsidR="007D09C4" w:rsidRPr="00E30487" w14:paraId="71E347E3" w14:textId="77777777" w:rsidTr="007D09C4">
        <w:trPr>
          <w:trHeight w:val="617"/>
          <w:trPrChange w:id="473" w:author="昱 张" w:date="2026-07-02T22:02:00Z" w16du:dateUtc="2026-07-02T14:02:00Z">
            <w:trPr>
              <w:gridAfter w:val="0"/>
            </w:trPr>
          </w:trPrChange>
        </w:trPr>
        <w:tc>
          <w:tcPr>
            <w:tcW w:w="27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74" w:author="昱 张" w:date="2026-07-02T22:02:00Z" w16du:dateUtc="2026-07-02T14:02:00Z">
              <w:tcPr>
                <w:tcW w:w="1794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98C6C5A" w14:textId="77777777" w:rsidR="007D09C4" w:rsidRPr="005814D3" w:rsidRDefault="007D09C4">
            <w:pPr>
              <w:pStyle w:val="af2"/>
              <w:pPrChange w:id="475" w:author="Lucien" w:date="2026-05-06T11:04:00Z">
                <w:pPr/>
              </w:pPrChange>
            </w:pPr>
            <w:ins w:id="476" w:author="Lucien" w:date="2026-05-06T11:04:00Z">
              <w:r w:rsidRPr="00E30487">
                <w:rPr>
                  <w:rFonts w:ascii="Times New Roman" w:hAnsi="Times New Roman" w:cs="Times New Roman" w:hint="eastAsia"/>
                  <w:rPrChange w:id="477" w:author="昱 张" w:date="2026-06-02T14:39:00Z" w16du:dateUtc="2026-06-02T06:39:00Z">
                    <w:rPr>
                      <w:rFonts w:hint="eastAsia"/>
                    </w:rPr>
                  </w:rPrChange>
                </w:rPr>
                <w:t>密钥管理</w:t>
              </w:r>
            </w:ins>
            <w:del w:id="478" w:author="Lucien" w:date="2026-05-06T11:04:00Z">
              <w:r w:rsidRPr="00E30487">
                <w:rPr>
                  <w:rFonts w:ascii="Times New Roman" w:hAnsi="Times New Roman" w:cs="Times New Roman" w:hint="eastAsia"/>
                  <w:rPrChange w:id="479" w:author="昱 张" w:date="2026-06-02T14:39:00Z" w16du:dateUtc="2026-06-02T06:39:00Z">
                    <w:rPr>
                      <w:rFonts w:hint="eastAsia"/>
                    </w:rPr>
                  </w:rPrChange>
                </w:rPr>
                <w:delText>增删改查类接口</w:delText>
              </w:r>
            </w:del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80" w:author="昱 张" w:date="2026-07-02T22:02:00Z" w16du:dateUtc="2026-07-02T14:02:00Z">
              <w:tcPr>
                <w:tcW w:w="1561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3B2577C9" w14:textId="77777777" w:rsidR="007D09C4" w:rsidRPr="005814D3" w:rsidRDefault="007D09C4">
            <w:pPr>
              <w:pStyle w:val="af2"/>
              <w:keepLines/>
              <w:pPrChange w:id="481" w:author="Lucien" w:date="2026-05-06T11:05:00Z">
                <w:pPr>
                  <w:keepLines/>
                </w:pPr>
              </w:pPrChange>
            </w:pPr>
            <w:ins w:id="482" w:author="Lucien" w:date="2026-05-06T11:05:00Z">
              <w:r w:rsidRPr="00E30487">
                <w:rPr>
                  <w:rFonts w:ascii="Times New Roman" w:hAnsi="Times New Roman" w:cs="Times New Roman" w:hint="eastAsia"/>
                  <w:rPrChange w:id="483" w:author="昱 张" w:date="2026-06-02T14:39:00Z" w16du:dateUtc="2026-06-02T06:39:00Z">
                    <w:rPr>
                      <w:rFonts w:hint="eastAsia"/>
                    </w:rPr>
                  </w:rPrChange>
                </w:rPr>
                <w:t>生成并加密</w:t>
              </w:r>
              <w:r w:rsidRPr="00E30487">
                <w:rPr>
                  <w:rFonts w:ascii="Times New Roman" w:hAnsi="Times New Roman" w:cs="Times New Roman"/>
                  <w:rPrChange w:id="484" w:author="昱 张" w:date="2026-06-02T14:39:00Z" w16du:dateUtc="2026-06-02T06:39:00Z">
                    <w:rPr/>
                  </w:rPrChange>
                </w:rPr>
                <w:t xml:space="preserve"> SM4 </w:t>
              </w:r>
              <w:r w:rsidRPr="00E30487">
                <w:rPr>
                  <w:rFonts w:ascii="Times New Roman" w:hAnsi="Times New Roman" w:cs="Times New Roman" w:hint="eastAsia"/>
                  <w:rPrChange w:id="485" w:author="昱 张" w:date="2026-06-02T14:39:00Z" w16du:dateUtc="2026-06-02T06:39:00Z">
                    <w:rPr>
                      <w:rFonts w:hint="eastAsia"/>
                    </w:rPr>
                  </w:rPrChange>
                </w:rPr>
                <w:t>密钥</w:t>
              </w:r>
            </w:ins>
            <w:del w:id="486" w:author="Lucien" w:date="2026-05-06T11:05:00Z">
              <w:r w:rsidRPr="00E30487">
                <w:rPr>
                  <w:rFonts w:ascii="Times New Roman" w:hAnsi="Times New Roman" w:cs="Times New Roman" w:hint="eastAsia"/>
                  <w:rPrChange w:id="487" w:author="昱 张" w:date="2026-06-02T14:39:00Z" w16du:dateUtc="2026-06-02T06:39:00Z">
                    <w:rPr>
                      <w:rFonts w:hint="eastAsia"/>
                    </w:rPr>
                  </w:rPrChange>
                </w:rPr>
                <w:delText>创建镜像</w:delText>
              </w:r>
            </w:del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88" w:author="昱 张" w:date="2026-07-02T22:02:00Z" w16du:dateUtc="2026-07-02T14:02:00Z">
              <w:tcPr>
                <w:tcW w:w="2124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2771319D" w14:textId="77777777" w:rsidR="007D09C4" w:rsidRPr="005814D3" w:rsidRDefault="007D09C4">
            <w:pPr>
              <w:pStyle w:val="af2"/>
              <w:keepLines/>
              <w:pPrChange w:id="489" w:author="Lucien" w:date="2026-05-06T11:05:00Z">
                <w:pPr>
                  <w:keepLines/>
                </w:pPr>
              </w:pPrChange>
            </w:pPr>
            <w:ins w:id="490" w:author="Lucien" w:date="2026-05-06T11:05:00Z">
              <w:r w:rsidRPr="00E30487">
                <w:rPr>
                  <w:rFonts w:ascii="Times New Roman" w:hAnsi="Times New Roman" w:cs="Times New Roman"/>
                  <w:rPrChange w:id="491" w:author="昱 张" w:date="2026-06-02T14:39:00Z" w16du:dateUtc="2026-06-02T06:39:00Z">
                    <w:rPr/>
                  </w:rPrChange>
                </w:rPr>
                <w:t>EncryptSM4Key</w:t>
              </w:r>
            </w:ins>
            <w:del w:id="492" w:author="Lucien" w:date="2026-05-06T11:05:00Z">
              <w:r w:rsidRPr="00E30487">
                <w:rPr>
                  <w:rFonts w:ascii="Times New Roman" w:hAnsi="Times New Roman" w:cs="Times New Roman"/>
                  <w:rPrChange w:id="493" w:author="昱 张" w:date="2026-06-02T14:39:00Z" w16du:dateUtc="2026-06-02T06:39:00Z">
                    <w:rPr/>
                  </w:rPrChange>
                </w:rPr>
                <w:delText>CreateXXX</w:delText>
              </w:r>
            </w:del>
          </w:p>
        </w:tc>
      </w:tr>
      <w:tr w:rsidR="007D09C4" w:rsidRPr="00E30487" w14:paraId="69FCAF2A" w14:textId="77777777" w:rsidTr="007D09C4">
        <w:trPr>
          <w:trHeight w:val="617"/>
          <w:trPrChange w:id="494" w:author="昱 张" w:date="2026-07-02T22:02:00Z" w16du:dateUtc="2026-07-02T14:02:00Z">
            <w:trPr>
              <w:gridAfter w:val="0"/>
            </w:trPr>
          </w:trPrChange>
        </w:trPr>
        <w:tc>
          <w:tcPr>
            <w:tcW w:w="27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95" w:author="昱 张" w:date="2026-07-02T22:02:00Z" w16du:dateUtc="2026-07-02T14:02:00Z">
              <w:tcPr>
                <w:tcW w:w="1794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3749B8D1" w14:textId="77777777" w:rsidR="007D09C4" w:rsidRPr="005814D3" w:rsidRDefault="007D09C4">
            <w:pPr>
              <w:pStyle w:val="af2"/>
              <w:pPrChange w:id="496" w:author="Lucien" w:date="2026-05-06T11:05:00Z">
                <w:pPr/>
              </w:pPrChange>
            </w:pPr>
            <w:ins w:id="497" w:author="Lucien" w:date="2026-05-06T11:05:00Z">
              <w:r w:rsidRPr="00E30487">
                <w:rPr>
                  <w:rFonts w:ascii="Times New Roman" w:hAnsi="Times New Roman" w:cs="Times New Roman" w:hint="eastAsia"/>
                  <w:rPrChange w:id="498" w:author="昱 张" w:date="2026-06-02T14:39:00Z" w16du:dateUtc="2026-06-02T06:39:00Z">
                    <w:rPr>
                      <w:rFonts w:hint="eastAsia"/>
                    </w:rPr>
                  </w:rPrChange>
                </w:rPr>
                <w:t>文件传输</w:t>
              </w:r>
            </w:ins>
            <w:del w:id="499" w:author="Lucien" w:date="2026-05-06T11:05:00Z">
              <w:r w:rsidRPr="00E30487">
                <w:rPr>
                  <w:rFonts w:ascii="Times New Roman" w:hAnsi="Times New Roman" w:cs="Times New Roman" w:hint="eastAsia"/>
                  <w:rPrChange w:id="500" w:author="昱 张" w:date="2026-06-02T14:39:00Z" w16du:dateUtc="2026-06-02T06:39:00Z">
                    <w:rPr>
                      <w:rFonts w:hint="eastAsia"/>
                    </w:rPr>
                  </w:rPrChange>
                </w:rPr>
                <w:delText>增删改查类接口</w:delText>
              </w:r>
            </w:del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501" w:author="昱 张" w:date="2026-07-02T22:02:00Z" w16du:dateUtc="2026-07-02T14:02:00Z">
              <w:tcPr>
                <w:tcW w:w="1561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2243EC64" w14:textId="77777777" w:rsidR="007D09C4" w:rsidRPr="005814D3" w:rsidRDefault="007D09C4">
            <w:pPr>
              <w:pStyle w:val="af2"/>
              <w:keepLines/>
              <w:pPrChange w:id="502" w:author="Lucien" w:date="2026-05-06T11:05:00Z">
                <w:pPr>
                  <w:keepLines/>
                </w:pPr>
              </w:pPrChange>
            </w:pPr>
            <w:ins w:id="503" w:author="Lucien" w:date="2026-05-06T11:05:00Z">
              <w:r w:rsidRPr="00E30487">
                <w:rPr>
                  <w:rFonts w:ascii="Times New Roman" w:hAnsi="Times New Roman" w:cs="Times New Roman" w:hint="eastAsia"/>
                  <w:rPrChange w:id="504" w:author="昱 张" w:date="2026-06-02T14:39:00Z" w16du:dateUtc="2026-06-02T06:39:00Z">
                    <w:rPr>
                      <w:rFonts w:hint="eastAsia"/>
                    </w:rPr>
                  </w:rPrChange>
                </w:rPr>
                <w:t>接收</w:t>
              </w:r>
              <w:r w:rsidRPr="00E30487">
                <w:rPr>
                  <w:rFonts w:ascii="Times New Roman" w:hAnsi="Times New Roman" w:cs="Times New Roman"/>
                  <w:rPrChange w:id="505" w:author="昱 张" w:date="2026-06-02T14:39:00Z" w16du:dateUtc="2026-06-02T06:39:00Z">
                    <w:rPr/>
                  </w:rPrChange>
                </w:rPr>
                <w:t xml:space="preserve"> SM4 </w:t>
              </w:r>
              <w:r w:rsidRPr="00E30487">
                <w:rPr>
                  <w:rFonts w:ascii="Times New Roman" w:hAnsi="Times New Roman" w:cs="Times New Roman" w:hint="eastAsia"/>
                  <w:rPrChange w:id="506" w:author="昱 张" w:date="2026-06-02T14:39:00Z" w16du:dateUtc="2026-06-02T06:39:00Z">
                    <w:rPr>
                      <w:rFonts w:hint="eastAsia"/>
                    </w:rPr>
                  </w:rPrChange>
                </w:rPr>
                <w:t>加密文件</w:t>
              </w:r>
            </w:ins>
            <w:del w:id="507" w:author="Lucien" w:date="2026-05-06T11:05:00Z">
              <w:r w:rsidRPr="00E30487">
                <w:rPr>
                  <w:rFonts w:ascii="Times New Roman" w:hAnsi="Times New Roman" w:cs="Times New Roman" w:hint="eastAsia"/>
                  <w:rPrChange w:id="508" w:author="昱 张" w:date="2026-06-02T14:39:00Z" w16du:dateUtc="2026-06-02T06:39:00Z">
                    <w:rPr>
                      <w:rFonts w:hint="eastAsia"/>
                    </w:rPr>
                  </w:rPrChange>
                </w:rPr>
                <w:delText>启动虚机</w:delText>
              </w:r>
            </w:del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509" w:author="昱 张" w:date="2026-07-02T22:02:00Z" w16du:dateUtc="2026-07-02T14:02:00Z">
              <w:tcPr>
                <w:tcW w:w="2124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22D0703A" w14:textId="77777777" w:rsidR="007D09C4" w:rsidRPr="005814D3" w:rsidRDefault="007D09C4">
            <w:pPr>
              <w:pStyle w:val="af2"/>
              <w:keepLines/>
              <w:pPrChange w:id="510" w:author="Lucien" w:date="2026-05-06T11:05:00Z">
                <w:pPr>
                  <w:keepLines/>
                </w:pPr>
              </w:pPrChange>
            </w:pPr>
            <w:ins w:id="511" w:author="Lucien" w:date="2026-05-06T11:05:00Z">
              <w:r w:rsidRPr="00E30487">
                <w:rPr>
                  <w:rFonts w:ascii="Times New Roman" w:hAnsi="Times New Roman" w:cs="Times New Roman"/>
                  <w:rPrChange w:id="512" w:author="昱 张" w:date="2026-06-02T14:39:00Z" w16du:dateUtc="2026-06-02T06:39:00Z">
                    <w:rPr/>
                  </w:rPrChange>
                </w:rPr>
                <w:t>ReceiveEncryptedFile</w:t>
              </w:r>
            </w:ins>
            <w:del w:id="513" w:author="Lucien" w:date="2026-05-06T11:05:00Z">
              <w:r w:rsidRPr="00E30487">
                <w:rPr>
                  <w:rFonts w:ascii="Times New Roman" w:hAnsi="Times New Roman" w:cs="Times New Roman"/>
                  <w:rPrChange w:id="514" w:author="昱 张" w:date="2026-06-02T14:39:00Z" w16du:dateUtc="2026-06-02T06:39:00Z">
                    <w:rPr/>
                  </w:rPrChange>
                </w:rPr>
                <w:delText>DeleteXXX</w:delText>
              </w:r>
            </w:del>
          </w:p>
        </w:tc>
      </w:tr>
      <w:tr w:rsidR="007D09C4" w:rsidRPr="00E30487" w14:paraId="37EA71C5" w14:textId="77777777" w:rsidTr="007D09C4">
        <w:trPr>
          <w:trHeight w:val="617"/>
          <w:trPrChange w:id="515" w:author="昱 张" w:date="2026-07-02T22:02:00Z" w16du:dateUtc="2026-07-02T14:02:00Z">
            <w:trPr>
              <w:gridAfter w:val="0"/>
            </w:trPr>
          </w:trPrChange>
        </w:trPr>
        <w:tc>
          <w:tcPr>
            <w:tcW w:w="27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516" w:author="昱 张" w:date="2026-07-02T22:02:00Z" w16du:dateUtc="2026-07-02T14:02:00Z">
              <w:tcPr>
                <w:tcW w:w="1794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DD8C297" w14:textId="77777777" w:rsidR="007D09C4" w:rsidRPr="005814D3" w:rsidRDefault="007D09C4">
            <w:pPr>
              <w:pStyle w:val="af2"/>
              <w:pPrChange w:id="517" w:author="Lucien" w:date="2026-05-06T11:06:00Z">
                <w:pPr/>
              </w:pPrChange>
            </w:pPr>
            <w:ins w:id="518" w:author="Lucien" w:date="2026-05-06T11:06:00Z">
              <w:r w:rsidRPr="00E30487">
                <w:rPr>
                  <w:rFonts w:ascii="Times New Roman" w:hAnsi="Times New Roman" w:cs="Times New Roman" w:hint="eastAsia"/>
                  <w:rPrChange w:id="519" w:author="昱 张" w:date="2026-06-02T14:39:00Z" w16du:dateUtc="2026-06-02T06:39:00Z">
                    <w:rPr>
                      <w:rFonts w:hint="eastAsia"/>
                    </w:rPr>
                  </w:rPrChange>
                </w:rPr>
                <w:t>合约校验</w:t>
              </w:r>
            </w:ins>
            <w:del w:id="520" w:author="Lucien" w:date="2026-05-06T11:06:00Z">
              <w:r w:rsidRPr="00E30487">
                <w:rPr>
                  <w:rFonts w:ascii="Times New Roman" w:hAnsi="Times New Roman" w:cs="Times New Roman" w:hint="eastAsia"/>
                  <w:rPrChange w:id="521" w:author="昱 张" w:date="2026-06-02T14:39:00Z" w16du:dateUtc="2026-06-02T06:39:00Z">
                    <w:rPr>
                      <w:rFonts w:hint="eastAsia"/>
                    </w:rPr>
                  </w:rPrChange>
                </w:rPr>
                <w:delText>增删改查类接口</w:delText>
              </w:r>
            </w:del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522" w:author="昱 张" w:date="2026-07-02T22:02:00Z" w16du:dateUtc="2026-07-02T14:02:00Z">
              <w:tcPr>
                <w:tcW w:w="1561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FADD6A7" w14:textId="77777777" w:rsidR="007D09C4" w:rsidRPr="005814D3" w:rsidRDefault="007D09C4">
            <w:pPr>
              <w:pStyle w:val="af2"/>
              <w:keepLines/>
              <w:pPrChange w:id="523" w:author="Lucien" w:date="2026-05-06T11:06:00Z">
                <w:pPr>
                  <w:keepLines/>
                </w:pPr>
              </w:pPrChange>
            </w:pPr>
            <w:ins w:id="524" w:author="Lucien" w:date="2026-05-06T11:06:00Z">
              <w:r w:rsidRPr="00E30487">
                <w:rPr>
                  <w:rFonts w:ascii="Times New Roman" w:hAnsi="Times New Roman" w:cs="Times New Roman" w:hint="eastAsia"/>
                  <w:rPrChange w:id="525" w:author="昱 张" w:date="2026-06-02T14:39:00Z" w16du:dateUtc="2026-06-02T06:39:00Z">
                    <w:rPr>
                      <w:rFonts w:hint="eastAsia"/>
                    </w:rPr>
                  </w:rPrChange>
                </w:rPr>
                <w:t>校验加密</w:t>
              </w:r>
            </w:ins>
            <w:ins w:id="526" w:author="Lucien" w:date="2026-05-06T11:07:00Z">
              <w:r w:rsidRPr="00E30487">
                <w:rPr>
                  <w:rFonts w:ascii="Times New Roman" w:hAnsi="Times New Roman" w:cs="Times New Roman" w:hint="eastAsia"/>
                  <w:rPrChange w:id="527" w:author="昱 张" w:date="2026-06-02T14:39:00Z" w16du:dateUtc="2026-06-02T06:39:00Z">
                    <w:rPr>
                      <w:rFonts w:hint="eastAsia"/>
                    </w:rPr>
                  </w:rPrChange>
                </w:rPr>
                <w:t>合约</w:t>
              </w:r>
            </w:ins>
            <w:del w:id="528" w:author="Lucien" w:date="2026-05-06T11:06:00Z">
              <w:r w:rsidRPr="00E30487">
                <w:rPr>
                  <w:rFonts w:ascii="Times New Roman" w:hAnsi="Times New Roman" w:cs="Times New Roman" w:hint="eastAsia"/>
                  <w:rPrChange w:id="529" w:author="昱 张" w:date="2026-06-02T14:39:00Z" w16du:dateUtc="2026-06-02T06:39:00Z">
                    <w:rPr>
                      <w:rFonts w:hint="eastAsia"/>
                    </w:rPr>
                  </w:rPrChange>
                </w:rPr>
                <w:delText>密钥协商</w:delText>
              </w:r>
            </w:del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530" w:author="昱 张" w:date="2026-07-02T22:02:00Z" w16du:dateUtc="2026-07-02T14:02:00Z">
              <w:tcPr>
                <w:tcW w:w="2124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B107631" w14:textId="77777777" w:rsidR="007D09C4" w:rsidRPr="005814D3" w:rsidRDefault="007D09C4">
            <w:pPr>
              <w:pStyle w:val="af2"/>
              <w:keepLines/>
              <w:pPrChange w:id="531" w:author="Lucien" w:date="2026-05-06T11:07:00Z">
                <w:pPr>
                  <w:keepLines/>
                </w:pPr>
              </w:pPrChange>
            </w:pPr>
            <w:ins w:id="532" w:author="Lucien" w:date="2026-05-06T11:07:00Z">
              <w:r w:rsidRPr="00E30487">
                <w:rPr>
                  <w:rFonts w:ascii="Times New Roman" w:hAnsi="Times New Roman" w:cs="Times New Roman"/>
                  <w:rPrChange w:id="533" w:author="昱 张" w:date="2026-06-02T14:39:00Z" w16du:dateUtc="2026-06-02T06:39:00Z">
                    <w:rPr/>
                  </w:rPrChange>
                </w:rPr>
                <w:t>VerifyEncryptedJSON</w:t>
              </w:r>
            </w:ins>
            <w:del w:id="534" w:author="Lucien" w:date="2026-05-06T11:07:00Z">
              <w:r w:rsidRPr="00E30487">
                <w:rPr>
                  <w:rFonts w:ascii="Times New Roman" w:hAnsi="Times New Roman" w:cs="Times New Roman"/>
                  <w:rPrChange w:id="535" w:author="昱 张" w:date="2026-06-02T14:39:00Z" w16du:dateUtc="2026-06-02T06:39:00Z">
                    <w:rPr/>
                  </w:rPrChange>
                </w:rPr>
                <w:delText>ModifyXXX</w:delText>
              </w:r>
            </w:del>
          </w:p>
        </w:tc>
      </w:tr>
      <w:tr w:rsidR="00DB5E1E" w:rsidRPr="00E30487" w:rsidDel="00DB5E1E" w14:paraId="146CCB04" w14:textId="77777777" w:rsidTr="007D09C4">
        <w:trPr>
          <w:trHeight w:val="308"/>
          <w:del w:id="536" w:author="昱 张" w:date="2026-07-02T22:03:00Z"/>
        </w:trPr>
        <w:tc>
          <w:tcPr>
            <w:tcW w:w="27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81B5720" w14:textId="6C142F9E" w:rsidR="007D09C4" w:rsidRPr="00E30487" w:rsidDel="00DB5E1E" w:rsidRDefault="007D09C4" w:rsidP="00C24CD6">
            <w:pPr>
              <w:rPr>
                <w:del w:id="537" w:author="昱 张" w:date="2026-07-02T22:03:00Z" w16du:dateUtc="2026-07-02T14:03:00Z"/>
              </w:rPr>
            </w:pPr>
            <w:del w:id="538" w:author="昱 张" w:date="2026-07-02T22:03:00Z" w16du:dateUtc="2026-07-02T14:03:00Z">
              <w:r w:rsidRPr="00E30487" w:rsidDel="00DB5E1E">
                <w:delText>增删改查类接口</w:delText>
              </w:r>
            </w:del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BEA482F" w14:textId="39524C7E" w:rsidR="007D09C4" w:rsidRPr="00E30487" w:rsidDel="00DB5E1E" w:rsidRDefault="007D09C4" w:rsidP="00C24CD6">
            <w:pPr>
              <w:keepLines/>
              <w:rPr>
                <w:del w:id="539" w:author="昱 张" w:date="2026-07-02T22:03:00Z" w16du:dateUtc="2026-07-02T14:03:00Z"/>
              </w:rPr>
            </w:pPr>
            <w:del w:id="540" w:author="昱 张" w:date="2026-07-02T22:03:00Z" w16du:dateUtc="2026-07-02T14:03:00Z">
              <w:r w:rsidRPr="00E30487" w:rsidDel="00DB5E1E">
                <w:rPr>
                  <w:rFonts w:hint="eastAsia"/>
                </w:rPr>
                <w:delText>传入文件</w:delText>
              </w:r>
            </w:del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5DFF995" w14:textId="1FAEBBAC" w:rsidR="007D09C4" w:rsidRPr="00E30487" w:rsidDel="00DB5E1E" w:rsidRDefault="007D09C4" w:rsidP="00C24CD6">
            <w:pPr>
              <w:keepLines/>
              <w:rPr>
                <w:del w:id="541" w:author="昱 张" w:date="2026-07-02T22:03:00Z" w16du:dateUtc="2026-07-02T14:03:00Z"/>
              </w:rPr>
            </w:pPr>
            <w:del w:id="542" w:author="昱 张" w:date="2026-07-02T22:03:00Z" w16du:dateUtc="2026-07-02T14:03:00Z">
              <w:r w:rsidRPr="00E30487" w:rsidDel="00DB5E1E">
                <w:delText>GetXXX</w:delText>
              </w:r>
            </w:del>
          </w:p>
        </w:tc>
      </w:tr>
      <w:tr w:rsidR="007D09C4" w:rsidRPr="00E30487" w14:paraId="392203CF" w14:textId="77777777" w:rsidTr="007D09C4">
        <w:trPr>
          <w:trHeight w:val="308"/>
          <w:trPrChange w:id="543" w:author="昱 张" w:date="2026-07-02T22:02:00Z" w16du:dateUtc="2026-07-02T14:02:00Z">
            <w:trPr>
              <w:gridAfter w:val="0"/>
            </w:trPr>
          </w:trPrChange>
        </w:trPr>
        <w:tc>
          <w:tcPr>
            <w:tcW w:w="27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544" w:author="昱 张" w:date="2026-07-02T22:02:00Z" w16du:dateUtc="2026-07-02T14:02:00Z">
              <w:tcPr>
                <w:tcW w:w="1794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379977EF" w14:textId="3008C329" w:rsidR="007D09C4" w:rsidRPr="00E30487" w:rsidRDefault="007D09C4" w:rsidP="00C24CD6">
            <w:del w:id="545" w:author="昱 张" w:date="2026-07-02T22:03:00Z" w16du:dateUtc="2026-07-02T14:03:00Z">
              <w:r w:rsidRPr="00E30487" w:rsidDel="00DB5E1E">
                <w:rPr>
                  <w:rFonts w:hint="eastAsia"/>
                </w:rPr>
                <w:delText>增删改查类接口</w:delText>
              </w:r>
            </w:del>
            <w:ins w:id="546" w:author="昱 张" w:date="2026-07-02T22:03:00Z" w16du:dateUtc="2026-07-02T14:03:00Z">
              <w:r w:rsidR="00DB5E1E">
                <w:rPr>
                  <w:rFonts w:hint="eastAsia"/>
                </w:rPr>
                <w:t>请求结果</w:t>
              </w:r>
            </w:ins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547" w:author="昱 张" w:date="2026-07-02T22:02:00Z" w16du:dateUtc="2026-07-02T14:02:00Z">
              <w:tcPr>
                <w:tcW w:w="1561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59AD269" w14:textId="7EDAB1B5" w:rsidR="007D09C4" w:rsidRPr="00E30487" w:rsidRDefault="007D09C4" w:rsidP="00C24CD6">
            <w:pPr>
              <w:keepLines/>
            </w:pPr>
            <w:del w:id="548" w:author="昱 张" w:date="2026-07-02T22:03:00Z" w16du:dateUtc="2026-07-02T14:03:00Z">
              <w:r w:rsidRPr="00E30487" w:rsidDel="00DB5E1E">
                <w:rPr>
                  <w:rFonts w:hint="eastAsia"/>
                </w:rPr>
                <w:delText>请求结果</w:delText>
              </w:r>
            </w:del>
            <w:ins w:id="549" w:author="昱 张" w:date="2026-07-02T22:03:00Z" w16du:dateUtc="2026-07-02T14:03:00Z">
              <w:r w:rsidR="00DB5E1E">
                <w:rPr>
                  <w:rFonts w:hint="eastAsia"/>
                </w:rPr>
                <w:t>获取加密后的结果</w:t>
              </w:r>
            </w:ins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550" w:author="昱 张" w:date="2026-07-02T22:02:00Z" w16du:dateUtc="2026-07-02T14:02:00Z">
              <w:tcPr>
                <w:tcW w:w="2124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F86BDAA" w14:textId="66F7A6C2" w:rsidR="007D09C4" w:rsidRPr="00E30487" w:rsidRDefault="007D09C4" w:rsidP="00C24CD6">
            <w:pPr>
              <w:keepLines/>
            </w:pPr>
            <w:del w:id="551" w:author="昱 张" w:date="2026-07-02T22:04:00Z" w16du:dateUtc="2026-07-02T14:04:00Z">
              <w:r w:rsidRPr="00E30487" w:rsidDel="00DB5E1E">
                <w:rPr>
                  <w:rFonts w:hint="eastAsia"/>
                </w:rPr>
                <w:delText>DeleteXXXList</w:delText>
              </w:r>
            </w:del>
            <w:ins w:id="552" w:author="昱 张" w:date="2026-07-02T22:04:00Z" w16du:dateUtc="2026-07-02T14:04:00Z">
              <w:r w:rsidR="00DB5E1E">
                <w:rPr>
                  <w:rFonts w:hint="eastAsia"/>
                </w:rPr>
                <w:t>GetResult</w:t>
              </w:r>
            </w:ins>
          </w:p>
        </w:tc>
      </w:tr>
    </w:tbl>
    <w:p w14:paraId="4E41796F" w14:textId="77777777" w:rsidR="00ED2C23" w:rsidRDefault="00ED2C23">
      <w:pPr>
        <w:spacing w:line="360" w:lineRule="auto"/>
        <w:rPr>
          <w:rFonts w:ascii="宋体" w:hAnsi="宋体" w:hint="eastAsia"/>
        </w:rPr>
        <w:pPrChange w:id="553" w:author="昱 张" w:date="2026-07-02T22:05:00Z" w16du:dateUtc="2026-07-02T14:05:00Z">
          <w:pPr>
            <w:spacing w:line="360" w:lineRule="auto"/>
            <w:ind w:firstLineChars="200" w:firstLine="480"/>
          </w:pPr>
        </w:pPrChange>
      </w:pPr>
      <w:bookmarkStart w:id="554" w:name="_Tocqhjebj"/>
      <w:bookmarkStart w:id="555" w:name="Jie_Kou_Can_Shu_Gui_Fan"/>
    </w:p>
    <w:p w14:paraId="794ADA31" w14:textId="5C89DC1C" w:rsidR="002B4AF7" w:rsidRPr="002B4AF7" w:rsidRDefault="00ED2C23" w:rsidP="002B4AF7">
      <w:pPr>
        <w:pStyle w:val="aff1"/>
        <w:numPr>
          <w:ilvl w:val="1"/>
          <w:numId w:val="3"/>
        </w:numPr>
        <w:rPr>
          <w:ins w:id="556" w:author="昱 张" w:date="2026-07-02T22:06:00Z" w16du:dateUtc="2026-07-02T14:06:00Z"/>
          <w:rFonts w:ascii="Times New Roman" w:eastAsia="宋体" w:hAnsi="Times New Roman" w:cs="Times New Roman"/>
        </w:rPr>
      </w:pPr>
      <w:bookmarkStart w:id="557" w:name="_Toc233968675"/>
      <w:r w:rsidRPr="00ED2C23">
        <w:rPr>
          <w:rFonts w:ascii="Times New Roman" w:eastAsia="宋体" w:hAnsi="Times New Roman" w:cs="Times New Roman" w:hint="eastAsia"/>
          <w:rPrChange w:id="558" w:author="昱 张" w:date="2026-07-02T21:36:00Z" w16du:dateUtc="2026-07-02T13:36:00Z">
            <w:rPr>
              <w:rFonts w:ascii="宋体" w:eastAsia="宋体" w:hAnsi="宋体" w:hint="eastAsia"/>
            </w:rPr>
          </w:rPrChange>
        </w:rPr>
        <w:lastRenderedPageBreak/>
        <w:t>接口参数规范</w:t>
      </w:r>
      <w:bookmarkEnd w:id="554"/>
      <w:bookmarkEnd w:id="555"/>
      <w:bookmarkEnd w:id="557"/>
    </w:p>
    <w:tbl>
      <w:tblPr>
        <w:tblW w:w="7931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559" w:author="昱 张" w:date="2026-07-02T22:08:00Z" w16du:dateUtc="2026-07-02T14:08:00Z">
          <w:tblPr>
            <w:tblW w:w="7899" w:type="dxa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70"/>
        <w:gridCol w:w="5561"/>
        <w:tblGridChange w:id="560">
          <w:tblGrid>
            <w:gridCol w:w="1771"/>
            <w:gridCol w:w="599"/>
            <w:gridCol w:w="3556"/>
            <w:gridCol w:w="2005"/>
          </w:tblGrid>
        </w:tblGridChange>
      </w:tblGrid>
      <w:tr w:rsidR="00C91CF0" w:rsidRPr="00E30487" w14:paraId="42613151" w14:textId="77777777" w:rsidTr="00C91CF0">
        <w:trPr>
          <w:trHeight w:val="318"/>
          <w:ins w:id="561" w:author="昱 张" w:date="2026-07-02T22:06:00Z"/>
          <w:trPrChange w:id="562" w:author="昱 张" w:date="2026-07-02T22:08:00Z" w16du:dateUtc="2026-07-02T14:08:00Z">
            <w:trPr>
              <w:gridAfter w:val="0"/>
              <w:trHeight w:val="310"/>
            </w:trPr>
          </w:trPrChange>
        </w:trPr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tcPrChange w:id="563" w:author="昱 张" w:date="2026-07-02T22:08:00Z" w16du:dateUtc="2026-07-02T14:08:00Z">
              <w:tcPr>
                <w:tcW w:w="1771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7A184C2" w14:textId="015A1B75" w:rsidR="00C91CF0" w:rsidRPr="002B4AF7" w:rsidRDefault="00C91CF0" w:rsidP="002B4AF7">
            <w:pPr>
              <w:jc w:val="center"/>
              <w:rPr>
                <w:ins w:id="564" w:author="昱 张" w:date="2026-07-02T22:06:00Z" w16du:dateUtc="2026-07-02T14:06:00Z"/>
                <w:b/>
                <w:bCs/>
              </w:rPr>
            </w:pPr>
            <w:ins w:id="565" w:author="昱 张" w:date="2026-07-02T22:07:00Z" w16du:dateUtc="2026-07-02T14:07:00Z">
              <w:r w:rsidRPr="002B4AF7">
                <w:rPr>
                  <w:rFonts w:hint="eastAsia"/>
                </w:rPr>
                <w:t>参数类型</w:t>
              </w:r>
            </w:ins>
          </w:p>
        </w:tc>
        <w:tc>
          <w:tcPr>
            <w:tcW w:w="5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tcPrChange w:id="566" w:author="昱 张" w:date="2026-07-02T22:08:00Z" w16du:dateUtc="2026-07-02T14:08:00Z">
              <w:tcPr>
                <w:tcW w:w="4155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A6EE32A" w14:textId="2B92BCE3" w:rsidR="00C91CF0" w:rsidRPr="002B4AF7" w:rsidRDefault="00C91CF0" w:rsidP="002B4AF7">
            <w:pPr>
              <w:keepLines/>
              <w:jc w:val="center"/>
              <w:rPr>
                <w:ins w:id="567" w:author="昱 张" w:date="2026-07-02T22:06:00Z" w16du:dateUtc="2026-07-02T14:06:00Z"/>
                <w:b/>
                <w:bCs/>
              </w:rPr>
            </w:pPr>
            <w:ins w:id="568" w:author="昱 张" w:date="2026-07-02T22:07:00Z" w16du:dateUtc="2026-07-02T14:07:00Z">
              <w:r w:rsidRPr="002B4AF7">
                <w:rPr>
                  <w:rFonts w:hint="eastAsia"/>
                </w:rPr>
                <w:t>规范说明</w:t>
              </w:r>
            </w:ins>
          </w:p>
        </w:tc>
      </w:tr>
      <w:tr w:rsidR="00C91CF0" w:rsidRPr="00C14EA7" w14:paraId="32124607" w14:textId="77777777" w:rsidTr="00C91CF0">
        <w:trPr>
          <w:trHeight w:val="487"/>
          <w:ins w:id="569" w:author="昱 张" w:date="2026-07-02T22:06:00Z"/>
          <w:trPrChange w:id="570" w:author="昱 张" w:date="2026-07-02T22:08:00Z" w16du:dateUtc="2026-07-02T14:08:00Z">
            <w:trPr>
              <w:gridAfter w:val="0"/>
              <w:trHeight w:val="1069"/>
            </w:trPr>
          </w:trPrChange>
        </w:trPr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571" w:author="昱 张" w:date="2026-07-02T22:08:00Z" w16du:dateUtc="2026-07-02T14:08:00Z">
              <w:tcPr>
                <w:tcW w:w="1771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5ADCCE4" w14:textId="3AF2F39A" w:rsidR="00C91CF0" w:rsidRPr="002B4AF7" w:rsidRDefault="00C91CF0" w:rsidP="002B4AF7">
            <w:pPr>
              <w:pStyle w:val="af2"/>
              <w:rPr>
                <w:ins w:id="572" w:author="昱 张" w:date="2026-07-02T22:06:00Z" w16du:dateUtc="2026-07-02T14:06:00Z"/>
                <w:rFonts w:ascii="Times New Roman" w:hAnsi="Times New Roman" w:cs="Times New Roman"/>
              </w:rPr>
            </w:pPr>
            <w:ins w:id="573" w:author="昱 张" w:date="2026-07-02T22:07:00Z" w16du:dateUtc="2026-07-02T14:07:00Z">
              <w:r w:rsidRPr="002B4AF7">
                <w:rPr>
                  <w:rFonts w:ascii="Times New Roman" w:hAnsi="Times New Roman" w:cs="Times New Roman" w:hint="eastAsia"/>
                  <w:rPrChange w:id="574" w:author="昱 张" w:date="2026-07-02T22:07:00Z" w16du:dateUtc="2026-07-02T14:07:00Z">
                    <w:rPr>
                      <w:rFonts w:hint="eastAsia"/>
                    </w:rPr>
                  </w:rPrChange>
                </w:rPr>
                <w:t>String</w:t>
              </w:r>
            </w:ins>
          </w:p>
        </w:tc>
        <w:tc>
          <w:tcPr>
            <w:tcW w:w="5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575" w:author="昱 张" w:date="2026-07-02T22:08:00Z" w16du:dateUtc="2026-07-02T14:08:00Z">
              <w:tcPr>
                <w:tcW w:w="4155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799FFDA" w14:textId="41F2B9D3" w:rsidR="00C91CF0" w:rsidRPr="002B4AF7" w:rsidRDefault="00C91CF0" w:rsidP="002B4AF7">
            <w:pPr>
              <w:pStyle w:val="af2"/>
              <w:keepLines/>
              <w:rPr>
                <w:ins w:id="576" w:author="昱 张" w:date="2026-07-02T22:06:00Z" w16du:dateUtc="2026-07-02T14:06:00Z"/>
                <w:rFonts w:ascii="Times New Roman" w:hAnsi="Times New Roman" w:cs="Times New Roman"/>
              </w:rPr>
            </w:pPr>
            <w:ins w:id="577" w:author="昱 张" w:date="2026-07-02T22:07:00Z" w16du:dateUtc="2026-07-02T14:07:00Z">
              <w:r w:rsidRPr="002B4AF7">
                <w:rPr>
                  <w:rFonts w:ascii="Times New Roman" w:hAnsi="Times New Roman" w:cs="Times New Roman" w:hint="eastAsia"/>
                  <w:rPrChange w:id="578" w:author="昱 张" w:date="2026-07-02T22:07:00Z" w16du:dateUtc="2026-07-02T14:07:00Z">
                    <w:rPr>
                      <w:rFonts w:hint="eastAsia"/>
                    </w:rPr>
                  </w:rPrChange>
                </w:rPr>
                <w:t>字符串，除特别说明外均使用</w:t>
              </w:r>
              <w:r w:rsidRPr="002B4AF7">
                <w:rPr>
                  <w:rFonts w:ascii="Times New Roman" w:hAnsi="Times New Roman" w:cs="Times New Roman" w:hint="eastAsia"/>
                  <w:rPrChange w:id="579" w:author="昱 张" w:date="2026-07-02T22:07:00Z" w16du:dateUtc="2026-07-02T14:07:00Z">
                    <w:rPr>
                      <w:rFonts w:hint="eastAsia"/>
                    </w:rPr>
                  </w:rPrChange>
                </w:rPr>
                <w:t xml:space="preserve"> UTF-8 </w:t>
              </w:r>
              <w:r w:rsidRPr="002B4AF7">
                <w:rPr>
                  <w:rFonts w:ascii="Times New Roman" w:hAnsi="Times New Roman" w:cs="Times New Roman" w:hint="eastAsia"/>
                  <w:rPrChange w:id="580" w:author="昱 张" w:date="2026-07-02T22:07:00Z" w16du:dateUtc="2026-07-02T14:07:00Z">
                    <w:rPr>
                      <w:rFonts w:hint="eastAsia"/>
                    </w:rPr>
                  </w:rPrChange>
                </w:rPr>
                <w:t>编码</w:t>
              </w:r>
            </w:ins>
          </w:p>
        </w:tc>
      </w:tr>
      <w:tr w:rsidR="00C91CF0" w:rsidRPr="00C14EA7" w14:paraId="5BC17C49" w14:textId="77777777" w:rsidTr="00C91CF0">
        <w:trPr>
          <w:trHeight w:val="396"/>
          <w:ins w:id="581" w:author="昱 张" w:date="2026-07-02T22:06:00Z"/>
          <w:trPrChange w:id="582" w:author="昱 张" w:date="2026-07-02T22:08:00Z" w16du:dateUtc="2026-07-02T14:08:00Z">
            <w:trPr>
              <w:gridAfter w:val="0"/>
              <w:trHeight w:val="587"/>
            </w:trPr>
          </w:trPrChange>
        </w:trPr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583" w:author="昱 张" w:date="2026-07-02T22:08:00Z" w16du:dateUtc="2026-07-02T14:08:00Z">
              <w:tcPr>
                <w:tcW w:w="1771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2153E22" w14:textId="145C76AA" w:rsidR="00C91CF0" w:rsidRPr="002B4AF7" w:rsidRDefault="00C91CF0" w:rsidP="002B4AF7">
            <w:pPr>
              <w:pStyle w:val="af2"/>
              <w:rPr>
                <w:ins w:id="584" w:author="昱 张" w:date="2026-07-02T22:06:00Z" w16du:dateUtc="2026-07-02T14:06:00Z"/>
                <w:rFonts w:ascii="Times New Roman" w:hAnsi="Times New Roman" w:cs="Times New Roman"/>
              </w:rPr>
            </w:pPr>
            <w:ins w:id="585" w:author="昱 张" w:date="2026-07-02T22:07:00Z" w16du:dateUtc="2026-07-02T14:07:00Z">
              <w:r w:rsidRPr="002B4AF7">
                <w:rPr>
                  <w:rFonts w:ascii="Times New Roman" w:hAnsi="Times New Roman" w:cs="Times New Roman" w:hint="eastAsia"/>
                  <w:rPrChange w:id="586" w:author="昱 张" w:date="2026-07-02T22:07:00Z" w16du:dateUtc="2026-07-02T14:07:00Z">
                    <w:rPr>
                      <w:rFonts w:hint="eastAsia"/>
                    </w:rPr>
                  </w:rPrChange>
                </w:rPr>
                <w:t>Boolean</w:t>
              </w:r>
            </w:ins>
          </w:p>
        </w:tc>
        <w:tc>
          <w:tcPr>
            <w:tcW w:w="5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587" w:author="昱 张" w:date="2026-07-02T22:08:00Z" w16du:dateUtc="2026-07-02T14:08:00Z">
              <w:tcPr>
                <w:tcW w:w="4155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3FD4BB0" w14:textId="30320661" w:rsidR="00C91CF0" w:rsidRPr="002B4AF7" w:rsidRDefault="00C91CF0" w:rsidP="002B4AF7">
            <w:pPr>
              <w:pStyle w:val="af2"/>
              <w:keepLines/>
              <w:rPr>
                <w:ins w:id="588" w:author="昱 张" w:date="2026-07-02T22:06:00Z" w16du:dateUtc="2026-07-02T14:06:00Z"/>
                <w:rFonts w:ascii="Times New Roman" w:hAnsi="Times New Roman" w:cs="Times New Roman"/>
              </w:rPr>
            </w:pPr>
            <w:ins w:id="589" w:author="昱 张" w:date="2026-07-02T22:07:00Z" w16du:dateUtc="2026-07-02T14:07:00Z">
              <w:r w:rsidRPr="002B4AF7">
                <w:rPr>
                  <w:rFonts w:ascii="Times New Roman" w:hAnsi="Times New Roman" w:cs="Times New Roman" w:hint="eastAsia"/>
                  <w:rPrChange w:id="590" w:author="昱 张" w:date="2026-07-02T22:07:00Z" w16du:dateUtc="2026-07-02T14:07:00Z">
                    <w:rPr>
                      <w:rFonts w:hint="eastAsia"/>
                    </w:rPr>
                  </w:rPrChange>
                </w:rPr>
                <w:t>布尔值，</w:t>
              </w:r>
              <w:r w:rsidRPr="002B4AF7">
                <w:rPr>
                  <w:rFonts w:ascii="Times New Roman" w:hAnsi="Times New Roman" w:cs="Times New Roman" w:hint="eastAsia"/>
                  <w:rPrChange w:id="591" w:author="昱 张" w:date="2026-07-02T22:07:00Z" w16du:dateUtc="2026-07-02T14:07:00Z">
                    <w:rPr>
                      <w:rFonts w:hint="eastAsia"/>
                    </w:rPr>
                  </w:rPrChange>
                </w:rPr>
                <w:t xml:space="preserve">true </w:t>
              </w:r>
              <w:r w:rsidRPr="002B4AF7">
                <w:rPr>
                  <w:rFonts w:ascii="Times New Roman" w:hAnsi="Times New Roman" w:cs="Times New Roman" w:hint="eastAsia"/>
                  <w:rPrChange w:id="592" w:author="昱 张" w:date="2026-07-02T22:07:00Z" w16du:dateUtc="2026-07-02T14:07:00Z">
                    <w:rPr>
                      <w:rFonts w:hint="eastAsia"/>
                    </w:rPr>
                  </w:rPrChange>
                </w:rPr>
                <w:t>或</w:t>
              </w:r>
              <w:r w:rsidRPr="002B4AF7">
                <w:rPr>
                  <w:rFonts w:ascii="Times New Roman" w:hAnsi="Times New Roman" w:cs="Times New Roman" w:hint="eastAsia"/>
                  <w:rPrChange w:id="593" w:author="昱 张" w:date="2026-07-02T22:07:00Z" w16du:dateUtc="2026-07-02T14:07:00Z">
                    <w:rPr>
                      <w:rFonts w:hint="eastAsia"/>
                    </w:rPr>
                  </w:rPrChange>
                </w:rPr>
                <w:t xml:space="preserve"> false</w:t>
              </w:r>
            </w:ins>
          </w:p>
        </w:tc>
      </w:tr>
      <w:tr w:rsidR="00C91CF0" w:rsidRPr="005814D3" w14:paraId="13DF39BA" w14:textId="77777777" w:rsidTr="00C91CF0">
        <w:trPr>
          <w:trHeight w:val="336"/>
          <w:ins w:id="594" w:author="昱 张" w:date="2026-07-02T22:06:00Z"/>
          <w:trPrChange w:id="595" w:author="昱 张" w:date="2026-07-02T22:08:00Z" w16du:dateUtc="2026-07-02T14:08:00Z">
            <w:trPr>
              <w:gridAfter w:val="0"/>
              <w:trHeight w:val="621"/>
            </w:trPr>
          </w:trPrChange>
        </w:trPr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596" w:author="昱 张" w:date="2026-07-02T22:08:00Z" w16du:dateUtc="2026-07-02T14:08:00Z">
              <w:tcPr>
                <w:tcW w:w="1771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8C9E070" w14:textId="45103670" w:rsidR="00C91CF0" w:rsidRPr="002B4AF7" w:rsidRDefault="00C91CF0" w:rsidP="002B4AF7">
            <w:pPr>
              <w:pStyle w:val="af2"/>
              <w:rPr>
                <w:ins w:id="597" w:author="昱 张" w:date="2026-07-02T22:06:00Z" w16du:dateUtc="2026-07-02T14:06:00Z"/>
                <w:rFonts w:ascii="Times New Roman" w:hAnsi="Times New Roman" w:cs="Times New Roman" w:hint="eastAsia"/>
                <w:rPrChange w:id="598" w:author="昱 张" w:date="2026-07-02T22:07:00Z" w16du:dateUtc="2026-07-02T14:07:00Z">
                  <w:rPr>
                    <w:ins w:id="599" w:author="昱 张" w:date="2026-07-02T22:06:00Z" w16du:dateUtc="2026-07-02T14:06:00Z"/>
                    <w:rFonts w:hint="eastAsia"/>
                  </w:rPr>
                </w:rPrChange>
              </w:rPr>
            </w:pPr>
            <w:ins w:id="600" w:author="昱 张" w:date="2026-07-02T22:07:00Z" w16du:dateUtc="2026-07-02T14:07:00Z">
              <w:r w:rsidRPr="002B4AF7">
                <w:rPr>
                  <w:rFonts w:ascii="Times New Roman" w:hAnsi="Times New Roman" w:cs="Times New Roman" w:hint="eastAsia"/>
                  <w:rPrChange w:id="601" w:author="昱 张" w:date="2026-07-02T22:07:00Z" w16du:dateUtc="2026-07-02T14:07:00Z">
                    <w:rPr>
                      <w:rFonts w:hint="eastAsia"/>
                    </w:rPr>
                  </w:rPrChange>
                </w:rPr>
                <w:t>Object</w:t>
              </w:r>
            </w:ins>
          </w:p>
        </w:tc>
        <w:tc>
          <w:tcPr>
            <w:tcW w:w="5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602" w:author="昱 张" w:date="2026-07-02T22:08:00Z" w16du:dateUtc="2026-07-02T14:08:00Z">
              <w:tcPr>
                <w:tcW w:w="4155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63B3F7A9" w14:textId="5CFF1D18" w:rsidR="00C91CF0" w:rsidRPr="002B4AF7" w:rsidRDefault="00C91CF0" w:rsidP="002B4AF7">
            <w:pPr>
              <w:pStyle w:val="af2"/>
              <w:keepLines/>
              <w:rPr>
                <w:ins w:id="603" w:author="昱 张" w:date="2026-07-02T22:06:00Z" w16du:dateUtc="2026-07-02T14:06:00Z"/>
                <w:rFonts w:ascii="Times New Roman" w:hAnsi="Times New Roman" w:cs="Times New Roman" w:hint="eastAsia"/>
                <w:rPrChange w:id="604" w:author="昱 张" w:date="2026-07-02T22:07:00Z" w16du:dateUtc="2026-07-02T14:07:00Z">
                  <w:rPr>
                    <w:ins w:id="605" w:author="昱 张" w:date="2026-07-02T22:06:00Z" w16du:dateUtc="2026-07-02T14:06:00Z"/>
                    <w:rFonts w:hint="eastAsia"/>
                  </w:rPr>
                </w:rPrChange>
              </w:rPr>
            </w:pPr>
            <w:ins w:id="606" w:author="昱 张" w:date="2026-07-02T22:07:00Z" w16du:dateUtc="2026-07-02T14:07:00Z">
              <w:r w:rsidRPr="002B4AF7">
                <w:rPr>
                  <w:rFonts w:ascii="Times New Roman" w:hAnsi="Times New Roman" w:cs="Times New Roman" w:hint="eastAsia"/>
                  <w:rPrChange w:id="607" w:author="昱 张" w:date="2026-07-02T22:07:00Z" w16du:dateUtc="2026-07-02T14:07:00Z">
                    <w:rPr>
                      <w:rFonts w:hint="eastAsia"/>
                    </w:rPr>
                  </w:rPrChange>
                </w:rPr>
                <w:t xml:space="preserve">JSON </w:t>
              </w:r>
              <w:r w:rsidRPr="002B4AF7">
                <w:rPr>
                  <w:rFonts w:ascii="Times New Roman" w:hAnsi="Times New Roman" w:cs="Times New Roman" w:hint="eastAsia"/>
                  <w:rPrChange w:id="608" w:author="昱 张" w:date="2026-07-02T22:07:00Z" w16du:dateUtc="2026-07-02T14:07:00Z">
                    <w:rPr>
                      <w:rFonts w:hint="eastAsia"/>
                    </w:rPr>
                  </w:rPrChange>
                </w:rPr>
                <w:t>对象</w:t>
              </w:r>
            </w:ins>
          </w:p>
        </w:tc>
      </w:tr>
      <w:tr w:rsidR="00C91CF0" w:rsidRPr="005814D3" w14:paraId="57DCE0D9" w14:textId="77777777" w:rsidTr="00C91CF0">
        <w:trPr>
          <w:trHeight w:val="377"/>
          <w:ins w:id="609" w:author="昱 张" w:date="2026-07-02T22:06:00Z"/>
          <w:trPrChange w:id="610" w:author="昱 张" w:date="2026-07-02T22:08:00Z" w16du:dateUtc="2026-07-02T14:08:00Z">
            <w:trPr>
              <w:gridAfter w:val="0"/>
              <w:trHeight w:val="621"/>
            </w:trPr>
          </w:trPrChange>
        </w:trPr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611" w:author="昱 张" w:date="2026-07-02T22:08:00Z" w16du:dateUtc="2026-07-02T14:08:00Z">
              <w:tcPr>
                <w:tcW w:w="1771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5B652D5" w14:textId="60D58496" w:rsidR="00C91CF0" w:rsidRPr="002B4AF7" w:rsidRDefault="00C91CF0" w:rsidP="002B4AF7">
            <w:pPr>
              <w:pStyle w:val="af2"/>
              <w:rPr>
                <w:ins w:id="612" w:author="昱 张" w:date="2026-07-02T22:06:00Z" w16du:dateUtc="2026-07-02T14:06:00Z"/>
                <w:rFonts w:ascii="Times New Roman" w:hAnsi="Times New Roman" w:cs="Times New Roman" w:hint="eastAsia"/>
                <w:rPrChange w:id="613" w:author="昱 张" w:date="2026-07-02T22:07:00Z" w16du:dateUtc="2026-07-02T14:07:00Z">
                  <w:rPr>
                    <w:ins w:id="614" w:author="昱 张" w:date="2026-07-02T22:06:00Z" w16du:dateUtc="2026-07-02T14:06:00Z"/>
                    <w:rFonts w:hint="eastAsia"/>
                  </w:rPr>
                </w:rPrChange>
              </w:rPr>
            </w:pPr>
            <w:ins w:id="615" w:author="昱 张" w:date="2026-07-02T22:07:00Z" w16du:dateUtc="2026-07-02T14:07:00Z">
              <w:r w:rsidRPr="002B4AF7">
                <w:rPr>
                  <w:rFonts w:ascii="Times New Roman" w:hAnsi="Times New Roman" w:cs="Times New Roman" w:hint="eastAsia"/>
                  <w:rPrChange w:id="616" w:author="昱 张" w:date="2026-07-02T22:07:00Z" w16du:dateUtc="2026-07-02T14:07:00Z">
                    <w:rPr>
                      <w:rFonts w:hint="eastAsia"/>
                    </w:rPr>
                  </w:rPrChange>
                </w:rPr>
                <w:t>File</w:t>
              </w:r>
            </w:ins>
          </w:p>
        </w:tc>
        <w:tc>
          <w:tcPr>
            <w:tcW w:w="5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617" w:author="昱 张" w:date="2026-07-02T22:08:00Z" w16du:dateUtc="2026-07-02T14:08:00Z">
              <w:tcPr>
                <w:tcW w:w="4155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6E94B368" w14:textId="4F7A19CB" w:rsidR="00C91CF0" w:rsidRPr="002B4AF7" w:rsidRDefault="00C91CF0" w:rsidP="002B4AF7">
            <w:pPr>
              <w:pStyle w:val="af2"/>
              <w:keepLines/>
              <w:rPr>
                <w:ins w:id="618" w:author="昱 张" w:date="2026-07-02T22:06:00Z" w16du:dateUtc="2026-07-02T14:06:00Z"/>
                <w:rFonts w:ascii="Times New Roman" w:hAnsi="Times New Roman" w:cs="Times New Roman" w:hint="eastAsia"/>
                <w:rPrChange w:id="619" w:author="昱 张" w:date="2026-07-02T22:07:00Z" w16du:dateUtc="2026-07-02T14:07:00Z">
                  <w:rPr>
                    <w:ins w:id="620" w:author="昱 张" w:date="2026-07-02T22:06:00Z" w16du:dateUtc="2026-07-02T14:06:00Z"/>
                    <w:rFonts w:hint="eastAsia"/>
                  </w:rPr>
                </w:rPrChange>
              </w:rPr>
            </w:pPr>
            <w:ins w:id="621" w:author="昱 张" w:date="2026-07-02T22:07:00Z" w16du:dateUtc="2026-07-02T14:07:00Z">
              <w:r w:rsidRPr="002B4AF7">
                <w:rPr>
                  <w:rFonts w:ascii="Times New Roman" w:hAnsi="Times New Roman" w:cs="Times New Roman" w:hint="eastAsia"/>
                  <w:rPrChange w:id="622" w:author="昱 张" w:date="2026-07-02T22:07:00Z" w16du:dateUtc="2026-07-02T14:07:00Z">
                    <w:rPr>
                      <w:rFonts w:hint="eastAsia"/>
                    </w:rPr>
                  </w:rPrChange>
                </w:rPr>
                <w:t xml:space="preserve">multipart/form-data </w:t>
              </w:r>
              <w:r w:rsidRPr="002B4AF7">
                <w:rPr>
                  <w:rFonts w:ascii="Times New Roman" w:hAnsi="Times New Roman" w:cs="Times New Roman" w:hint="eastAsia"/>
                  <w:rPrChange w:id="623" w:author="昱 张" w:date="2026-07-02T22:07:00Z" w16du:dateUtc="2026-07-02T14:07:00Z">
                    <w:rPr>
                      <w:rFonts w:hint="eastAsia"/>
                    </w:rPr>
                  </w:rPrChange>
                </w:rPr>
                <w:t>文件字段</w:t>
              </w:r>
            </w:ins>
          </w:p>
        </w:tc>
      </w:tr>
      <w:tr w:rsidR="00C91CF0" w:rsidRPr="005814D3" w14:paraId="045E6C81" w14:textId="77777777" w:rsidTr="00C91CF0">
        <w:trPr>
          <w:trHeight w:val="637"/>
          <w:ins w:id="624" w:author="昱 张" w:date="2026-07-02T22:06:00Z"/>
          <w:trPrChange w:id="625" w:author="昱 张" w:date="2026-07-02T22:08:00Z" w16du:dateUtc="2026-07-02T14:08:00Z">
            <w:trPr>
              <w:gridAfter w:val="0"/>
              <w:trHeight w:val="621"/>
            </w:trPr>
          </w:trPrChange>
        </w:trPr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626" w:author="昱 张" w:date="2026-07-02T22:08:00Z" w16du:dateUtc="2026-07-02T14:08:00Z">
              <w:tcPr>
                <w:tcW w:w="1771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FAACD48" w14:textId="1BB91825" w:rsidR="00C91CF0" w:rsidRPr="002B4AF7" w:rsidRDefault="00C91CF0" w:rsidP="002B4AF7">
            <w:pPr>
              <w:pStyle w:val="af2"/>
              <w:rPr>
                <w:ins w:id="627" w:author="昱 张" w:date="2026-07-02T22:06:00Z" w16du:dateUtc="2026-07-02T14:06:00Z"/>
                <w:rFonts w:ascii="Times New Roman" w:hAnsi="Times New Roman" w:cs="Times New Roman" w:hint="eastAsia"/>
                <w:rPrChange w:id="628" w:author="昱 张" w:date="2026-07-02T22:07:00Z" w16du:dateUtc="2026-07-02T14:07:00Z">
                  <w:rPr>
                    <w:ins w:id="629" w:author="昱 张" w:date="2026-07-02T22:06:00Z" w16du:dateUtc="2026-07-02T14:06:00Z"/>
                    <w:rFonts w:hint="eastAsia"/>
                  </w:rPr>
                </w:rPrChange>
              </w:rPr>
            </w:pPr>
            <w:ins w:id="630" w:author="昱 张" w:date="2026-07-02T22:07:00Z" w16du:dateUtc="2026-07-02T14:07:00Z">
              <w:r w:rsidRPr="002B4AF7">
                <w:rPr>
                  <w:rFonts w:ascii="Times New Roman" w:hAnsi="Times New Roman" w:cs="Times New Roman" w:hint="eastAsia"/>
                  <w:rPrChange w:id="631" w:author="昱 张" w:date="2026-07-02T22:07:00Z" w16du:dateUtc="2026-07-02T14:07:00Z">
                    <w:rPr>
                      <w:rFonts w:hint="eastAsia"/>
                    </w:rPr>
                  </w:rPrChange>
                </w:rPr>
                <w:t>SHA-256</w:t>
              </w:r>
            </w:ins>
          </w:p>
        </w:tc>
        <w:tc>
          <w:tcPr>
            <w:tcW w:w="55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632" w:author="昱 张" w:date="2026-07-02T22:08:00Z" w16du:dateUtc="2026-07-02T14:08:00Z">
              <w:tcPr>
                <w:tcW w:w="4155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669224F0" w14:textId="1E83F3A5" w:rsidR="00C91CF0" w:rsidRPr="002B4AF7" w:rsidRDefault="00C91CF0" w:rsidP="002B4AF7">
            <w:pPr>
              <w:pStyle w:val="af2"/>
              <w:keepLines/>
              <w:rPr>
                <w:ins w:id="633" w:author="昱 张" w:date="2026-07-02T22:06:00Z" w16du:dateUtc="2026-07-02T14:06:00Z"/>
                <w:rFonts w:ascii="Times New Roman" w:hAnsi="Times New Roman" w:cs="Times New Roman" w:hint="eastAsia"/>
                <w:rPrChange w:id="634" w:author="昱 张" w:date="2026-07-02T22:07:00Z" w16du:dateUtc="2026-07-02T14:07:00Z">
                  <w:rPr>
                    <w:ins w:id="635" w:author="昱 张" w:date="2026-07-02T22:06:00Z" w16du:dateUtc="2026-07-02T14:06:00Z"/>
                    <w:rFonts w:hint="eastAsia"/>
                  </w:rPr>
                </w:rPrChange>
              </w:rPr>
            </w:pPr>
            <w:ins w:id="636" w:author="昱 张" w:date="2026-07-02T22:07:00Z" w16du:dateUtc="2026-07-02T14:07:00Z">
              <w:r w:rsidRPr="002B4AF7">
                <w:rPr>
                  <w:rFonts w:ascii="Times New Roman" w:hAnsi="Times New Roman" w:cs="Times New Roman" w:hint="eastAsia"/>
                  <w:rPrChange w:id="637" w:author="昱 张" w:date="2026-07-02T22:07:00Z" w16du:dateUtc="2026-07-02T14:07:00Z">
                    <w:rPr>
                      <w:rFonts w:hint="eastAsia"/>
                    </w:rPr>
                  </w:rPrChange>
                </w:rPr>
                <w:t xml:space="preserve">64 </w:t>
              </w:r>
              <w:r w:rsidRPr="002B4AF7">
                <w:rPr>
                  <w:rFonts w:ascii="Times New Roman" w:hAnsi="Times New Roman" w:cs="Times New Roman" w:hint="eastAsia"/>
                  <w:rPrChange w:id="638" w:author="昱 张" w:date="2026-07-02T22:07:00Z" w16du:dateUtc="2026-07-02T14:07:00Z">
                    <w:rPr>
                      <w:rFonts w:hint="eastAsia"/>
                    </w:rPr>
                  </w:rPrChange>
                </w:rPr>
                <w:t>位十六进制字符串，大小写均可，服务端统一按小写处理</w:t>
              </w:r>
            </w:ins>
          </w:p>
        </w:tc>
      </w:tr>
    </w:tbl>
    <w:p w14:paraId="1F37C133" w14:textId="23EF602A" w:rsidR="002B4AF7" w:rsidRPr="002B4AF7" w:rsidDel="00C91CF0" w:rsidRDefault="002B4AF7" w:rsidP="002B4AF7">
      <w:pPr>
        <w:pStyle w:val="aff1"/>
        <w:numPr>
          <w:ilvl w:val="1"/>
          <w:numId w:val="3"/>
        </w:numPr>
        <w:rPr>
          <w:del w:id="639" w:author="昱 张" w:date="2026-07-02T22:10:00Z" w16du:dateUtc="2026-07-02T14:10:00Z"/>
          <w:rFonts w:ascii="Times New Roman" w:eastAsia="宋体" w:hAnsi="Times New Roman" w:cs="Times New Roman" w:hint="eastAsia"/>
          <w:rPrChange w:id="640" w:author="昱 张" w:date="2026-07-02T22:06:00Z" w16du:dateUtc="2026-07-02T14:06:00Z">
            <w:rPr>
              <w:del w:id="641" w:author="昱 张" w:date="2026-07-02T22:10:00Z" w16du:dateUtc="2026-07-02T14:10:00Z"/>
              <w:rFonts w:ascii="宋体" w:eastAsia="宋体" w:hAnsi="宋体" w:hint="eastAsia"/>
            </w:rPr>
          </w:rPrChange>
        </w:rPr>
      </w:pPr>
    </w:p>
    <w:p w14:paraId="2CE4F4DB" w14:textId="6720FF29" w:rsidR="00ED2C23" w:rsidRPr="00ED2C23" w:rsidDel="001039E8" w:rsidRDefault="00ED2C23">
      <w:pPr>
        <w:pStyle w:val="3"/>
        <w:numPr>
          <w:ilvl w:val="2"/>
          <w:numId w:val="3"/>
        </w:numPr>
        <w:spacing w:before="288" w:after="192"/>
        <w:rPr>
          <w:del w:id="642" w:author="昱 张" w:date="2026-07-02T21:47:00Z" w16du:dateUtc="2026-07-02T13:47:00Z"/>
          <w:sz w:val="30"/>
          <w:rPrChange w:id="643" w:author="昱 张" w:date="2026-07-02T21:41:00Z" w16du:dateUtc="2026-07-02T13:41:00Z">
            <w:rPr>
              <w:del w:id="644" w:author="昱 张" w:date="2026-07-02T21:47:00Z" w16du:dateUtc="2026-07-02T13:47:00Z"/>
            </w:rPr>
          </w:rPrChange>
        </w:rPr>
        <w:pPrChange w:id="645" w:author="昱 张" w:date="2026-07-02T21:41:00Z" w16du:dateUtc="2026-07-02T13:41:00Z">
          <w:pPr/>
        </w:pPrChange>
      </w:pPr>
      <w:bookmarkStart w:id="646" w:name="Qing_Qiu_He_Xiang_Ying"/>
      <w:bookmarkStart w:id="647" w:name="_Tocdbo4bp"/>
      <w:del w:id="648" w:author="昱 张" w:date="2026-07-02T21:42:00Z" w16du:dateUtc="2026-07-02T13:42:00Z">
        <w:r w:rsidDel="00ED2C23">
          <w:rPr>
            <w:rFonts w:hint="eastAsia"/>
            <w:sz w:val="30"/>
          </w:rPr>
          <w:delText>请求和响应</w:delText>
        </w:r>
        <w:bookmarkEnd w:id="646"/>
        <w:r w:rsidDel="00ED2C23">
          <w:rPr>
            <w:rFonts w:hint="eastAsia"/>
            <w:sz w:val="30"/>
          </w:rPr>
          <w:delText>规范</w:delText>
        </w:r>
      </w:del>
      <w:bookmarkEnd w:id="647"/>
    </w:p>
    <w:p w14:paraId="20C7E11E" w14:textId="59B0DD67" w:rsidR="00F46436" w:rsidDel="00ED2C23" w:rsidRDefault="00000000">
      <w:pPr>
        <w:spacing w:line="360" w:lineRule="auto"/>
        <w:ind w:firstLineChars="200" w:firstLine="480"/>
        <w:rPr>
          <w:del w:id="649" w:author="昱 张" w:date="2026-07-02T21:42:00Z" w16du:dateUtc="2026-07-02T13:42:00Z"/>
          <w:rFonts w:ascii="宋体" w:hAnsi="宋体" w:hint="eastAsia"/>
          <w:szCs w:val="21"/>
        </w:rPr>
      </w:pPr>
      <w:del w:id="650" w:author="昱 张" w:date="2026-07-02T21:36:00Z" w16du:dateUtc="2026-07-02T13:36:00Z">
        <w:r w:rsidDel="00903FAA">
          <w:rPr>
            <w:rFonts w:ascii="宋体" w:hAnsi="宋体" w:hint="eastAsia"/>
            <w:szCs w:val="21"/>
          </w:rPr>
          <w:delText>XXXX平台</w:delText>
        </w:r>
      </w:del>
      <w:del w:id="651" w:author="昱 张" w:date="2026-07-02T21:42:00Z" w16du:dateUtc="2026-07-02T13:42:00Z">
        <w:r w:rsidDel="00ED2C23">
          <w:rPr>
            <w:rFonts w:ascii="宋体" w:hAnsi="宋体" w:hint="eastAsia"/>
            <w:szCs w:val="21"/>
          </w:rPr>
          <w:delText>对外部系统提供的接口请求和响应参数规范如下：</w:delText>
        </w:r>
      </w:del>
    </w:p>
    <w:p w14:paraId="2F13F24C" w14:textId="763F8655" w:rsidR="00F46436" w:rsidDel="00ED2C23" w:rsidRDefault="00000000">
      <w:pPr>
        <w:spacing w:line="360" w:lineRule="auto"/>
        <w:ind w:firstLineChars="200" w:firstLine="480"/>
        <w:rPr>
          <w:del w:id="652" w:author="昱 张" w:date="2026-07-02T21:42:00Z" w16du:dateUtc="2026-07-02T13:42:00Z"/>
          <w:rFonts w:ascii="宋体" w:hAnsi="宋体" w:hint="eastAsia"/>
          <w:szCs w:val="21"/>
        </w:rPr>
      </w:pPr>
      <w:del w:id="653" w:author="昱 张" w:date="2026-07-02T21:42:00Z" w16du:dateUtc="2026-07-02T13:42:00Z">
        <w:r w:rsidDel="00ED2C23">
          <w:rPr>
            <w:rFonts w:ascii="宋体" w:hAnsi="宋体"/>
            <w:szCs w:val="21"/>
          </w:rPr>
          <w:delText>1、驼峰式命名法</w:delText>
        </w:r>
        <w:r w:rsidDel="00ED2C23">
          <w:rPr>
            <w:rFonts w:ascii="宋体" w:hAnsi="宋体" w:hint="eastAsia"/>
            <w:szCs w:val="21"/>
          </w:rPr>
          <w:delText>；</w:delText>
        </w:r>
        <w:r w:rsidDel="00ED2C23">
          <w:rPr>
            <w:rFonts w:ascii="宋体" w:hAnsi="宋体"/>
            <w:szCs w:val="21"/>
          </w:rPr>
          <w:delText xml:space="preserve"> </w:delText>
        </w:r>
      </w:del>
    </w:p>
    <w:p w14:paraId="2B432281" w14:textId="7DC356C6" w:rsidR="00F46436" w:rsidDel="00ED2C23" w:rsidRDefault="00000000">
      <w:pPr>
        <w:spacing w:line="360" w:lineRule="auto"/>
        <w:ind w:firstLineChars="200" w:firstLine="480"/>
        <w:rPr>
          <w:del w:id="654" w:author="昱 张" w:date="2026-07-02T21:42:00Z" w16du:dateUtc="2026-07-02T13:42:00Z"/>
          <w:rFonts w:ascii="宋体" w:hAnsi="宋体" w:hint="eastAsia"/>
          <w:szCs w:val="21"/>
        </w:rPr>
      </w:pPr>
      <w:del w:id="655" w:author="昱 张" w:date="2026-07-02T21:42:00Z" w16du:dateUtc="2026-07-02T13:42:00Z">
        <w:r w:rsidDel="00ED2C23">
          <w:rPr>
            <w:rFonts w:ascii="宋体" w:hAnsi="宋体"/>
            <w:szCs w:val="21"/>
          </w:rPr>
          <w:delText>2、字符串参数的常量取值，定义一律使用大写字母加下划线命名法；</w:delText>
        </w:r>
      </w:del>
    </w:p>
    <w:p w14:paraId="498F80FC" w14:textId="1703B816" w:rsidR="00F46436" w:rsidDel="00ED2C23" w:rsidRDefault="00000000">
      <w:pPr>
        <w:spacing w:line="360" w:lineRule="auto"/>
        <w:ind w:firstLineChars="200" w:firstLine="480"/>
        <w:rPr>
          <w:del w:id="656" w:author="昱 张" w:date="2026-07-02T21:42:00Z" w16du:dateUtc="2026-07-02T13:42:00Z"/>
          <w:rFonts w:ascii="宋体" w:hAnsi="宋体" w:hint="eastAsia"/>
          <w:szCs w:val="21"/>
        </w:rPr>
      </w:pPr>
      <w:del w:id="657" w:author="昱 张" w:date="2026-07-02T21:42:00Z" w16du:dateUtc="2026-07-02T13:42:00Z">
        <w:r w:rsidDel="00ED2C23">
          <w:rPr>
            <w:rFonts w:ascii="宋体" w:hAnsi="宋体"/>
            <w:szCs w:val="21"/>
          </w:rPr>
          <w:delText>3、常见术语遵从业内通常的写法，自定义缩写专有名词全大写</w:delText>
        </w:r>
        <w:r w:rsidDel="00ED2C23">
          <w:rPr>
            <w:rFonts w:ascii="宋体" w:hAnsi="宋体" w:hint="eastAsia"/>
            <w:szCs w:val="21"/>
          </w:rPr>
          <w:delText>；</w:delText>
        </w:r>
      </w:del>
    </w:p>
    <w:p w14:paraId="21542063" w14:textId="4F3516CB" w:rsidR="00F46436" w:rsidDel="00ED2C23" w:rsidRDefault="00000000">
      <w:pPr>
        <w:spacing w:line="360" w:lineRule="auto"/>
        <w:ind w:firstLineChars="200" w:firstLine="480"/>
        <w:rPr>
          <w:del w:id="658" w:author="昱 张" w:date="2026-07-02T21:42:00Z" w16du:dateUtc="2026-07-02T13:42:00Z"/>
          <w:rFonts w:ascii="宋体" w:hAnsi="宋体" w:hint="eastAsia"/>
          <w:szCs w:val="21"/>
        </w:rPr>
      </w:pPr>
      <w:del w:id="659" w:author="昱 张" w:date="2026-07-02T21:42:00Z" w16du:dateUtc="2026-07-02T13:42:00Z">
        <w:r w:rsidDel="00ED2C23">
          <w:rPr>
            <w:rFonts w:ascii="宋体" w:hAnsi="宋体"/>
            <w:szCs w:val="21"/>
          </w:rPr>
          <w:delText>4、英文全拼，避免有歧义的缩写和汉语拼音</w:delText>
        </w:r>
        <w:r w:rsidDel="00ED2C23">
          <w:rPr>
            <w:rFonts w:ascii="宋体" w:hAnsi="宋体" w:hint="eastAsia"/>
            <w:szCs w:val="21"/>
          </w:rPr>
          <w:delText>；</w:delText>
        </w:r>
        <w:r w:rsidDel="00ED2C23">
          <w:rPr>
            <w:rFonts w:ascii="宋体" w:hAnsi="宋体"/>
            <w:szCs w:val="21"/>
          </w:rPr>
          <w:delText xml:space="preserve"> </w:delText>
        </w:r>
      </w:del>
    </w:p>
    <w:p w14:paraId="42B15C44" w14:textId="3367C64F" w:rsidR="00ED2C23" w:rsidDel="00C91CF0" w:rsidRDefault="00000000">
      <w:pPr>
        <w:spacing w:line="360" w:lineRule="auto"/>
        <w:rPr>
          <w:del w:id="660" w:author="昱 张" w:date="2026-07-02T22:10:00Z" w16du:dateUtc="2026-07-02T14:10:00Z"/>
          <w:rFonts w:ascii="宋体" w:hAnsi="宋体" w:hint="eastAsia"/>
          <w:szCs w:val="21"/>
        </w:rPr>
        <w:pPrChange w:id="661" w:author="昱 张" w:date="2026-07-02T21:41:00Z" w16du:dateUtc="2026-07-02T13:41:00Z">
          <w:pPr>
            <w:spacing w:line="360" w:lineRule="auto"/>
            <w:ind w:firstLineChars="200" w:firstLine="480"/>
          </w:pPr>
        </w:pPrChange>
      </w:pPr>
      <w:del w:id="662" w:author="昱 张" w:date="2026-07-02T21:42:00Z" w16du:dateUtc="2026-07-02T13:42:00Z">
        <w:r w:rsidDel="00ED2C23">
          <w:rPr>
            <w:rFonts w:ascii="宋体" w:hAnsi="宋体"/>
            <w:szCs w:val="21"/>
          </w:rPr>
          <w:delText>5、中英文匹配</w:delText>
        </w:r>
        <w:r w:rsidDel="00ED2C23">
          <w:rPr>
            <w:rFonts w:ascii="宋体" w:hAnsi="宋体" w:hint="eastAsia"/>
            <w:szCs w:val="21"/>
          </w:rPr>
          <w:delText>。</w:delText>
        </w:r>
      </w:del>
    </w:p>
    <w:p w14:paraId="2A50172D" w14:textId="679A864E" w:rsidR="00E30487" w:rsidDel="00C91CF0" w:rsidRDefault="00E30487" w:rsidP="00E30487">
      <w:pPr>
        <w:pStyle w:val="3"/>
        <w:numPr>
          <w:ilvl w:val="2"/>
          <w:numId w:val="3"/>
        </w:numPr>
        <w:spacing w:before="288" w:after="192"/>
        <w:ind w:left="0" w:firstLine="0"/>
        <w:rPr>
          <w:del w:id="663" w:author="昱 张" w:date="2026-07-02T22:10:00Z" w16du:dateUtc="2026-07-02T14:10:00Z"/>
          <w:sz w:val="30"/>
        </w:rPr>
      </w:pPr>
      <w:bookmarkStart w:id="664" w:name="Fen_Ye"/>
      <w:bookmarkStart w:id="665" w:name="_Tocihzl64"/>
      <w:del w:id="666" w:author="昱 张" w:date="2026-07-02T22:10:00Z" w16du:dateUtc="2026-07-02T14:10:00Z">
        <w:r w:rsidDel="00C91CF0">
          <w:rPr>
            <w:rFonts w:hint="eastAsia"/>
            <w:sz w:val="30"/>
          </w:rPr>
          <w:delText>虚拟机创建</w:delText>
        </w:r>
      </w:del>
    </w:p>
    <w:p w14:paraId="5B077CA9" w14:textId="7F841EF7" w:rsidR="00E30487" w:rsidDel="00C91CF0" w:rsidRDefault="00E30487" w:rsidP="00E30487">
      <w:pPr>
        <w:ind w:firstLineChars="200" w:firstLine="480"/>
        <w:rPr>
          <w:del w:id="667" w:author="昱 张" w:date="2026-07-02T22:10:00Z" w16du:dateUtc="2026-07-02T14:10:00Z"/>
        </w:rPr>
      </w:pPr>
      <w:del w:id="668" w:author="昱 张" w:date="2026-07-02T22:10:00Z" w16du:dateUtc="2026-07-02T14:10:00Z">
        <w:r w:rsidDel="00C91CF0">
          <w:rPr>
            <w:rFonts w:hint="eastAsia"/>
          </w:rPr>
          <w:delText>虚拟机创建参数规范如下：</w:delText>
        </w:r>
      </w:del>
    </w:p>
    <w:tbl>
      <w:tblPr>
        <w:tblW w:w="8283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69" w:author="昱 张" w:date="2026-06-02T14:44:00Z" w16du:dateUtc="2026-06-02T06:44:00Z">
          <w:tblPr>
            <w:tblW w:w="0" w:type="auto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689"/>
        <w:gridCol w:w="1403"/>
        <w:gridCol w:w="1403"/>
        <w:gridCol w:w="1403"/>
        <w:gridCol w:w="2385"/>
        <w:tblGridChange w:id="670">
          <w:tblGrid>
            <w:gridCol w:w="1689"/>
            <w:gridCol w:w="1403"/>
            <w:gridCol w:w="1403"/>
            <w:gridCol w:w="1403"/>
            <w:gridCol w:w="2385"/>
          </w:tblGrid>
        </w:tblGridChange>
      </w:tblGrid>
      <w:tr w:rsidR="00E30487" w:rsidDel="00C91CF0" w14:paraId="62C4C83C" w14:textId="150ABFE0" w:rsidTr="00D010DD">
        <w:trPr>
          <w:del w:id="671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672" w:author="昱 张" w:date="2026-06-02T14:44:00Z" w16du:dateUtc="2026-06-02T06:44:00Z">
              <w:tcPr>
                <w:tcW w:w="1689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7B2DA694" w14:textId="70A16ABF" w:rsidR="00E30487" w:rsidDel="00C91CF0" w:rsidRDefault="00E30487" w:rsidP="00C37442">
            <w:pPr>
              <w:jc w:val="center"/>
              <w:rPr>
                <w:del w:id="673" w:author="昱 张" w:date="2026-07-02T22:10:00Z" w16du:dateUtc="2026-07-02T14:10:00Z"/>
                <w:b/>
                <w:bCs/>
              </w:rPr>
            </w:pPr>
            <w:del w:id="674" w:author="昱 张" w:date="2026-07-02T22:10:00Z" w16du:dateUtc="2026-07-02T14:10:00Z">
              <w:r w:rsidDel="00C91CF0">
                <w:rPr>
                  <w:rFonts w:hint="eastAsia"/>
                  <w:b/>
                  <w:bCs/>
                </w:rPr>
                <w:delText>参数名称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675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215C7201" w14:textId="5356B828" w:rsidR="00E30487" w:rsidDel="00C91CF0" w:rsidRDefault="00E30487" w:rsidP="00C37442">
            <w:pPr>
              <w:jc w:val="center"/>
              <w:rPr>
                <w:del w:id="676" w:author="昱 张" w:date="2026-07-02T22:10:00Z" w16du:dateUtc="2026-07-02T14:10:00Z"/>
                <w:b/>
                <w:bCs/>
              </w:rPr>
            </w:pPr>
            <w:del w:id="677" w:author="昱 张" w:date="2026-07-02T22:10:00Z" w16du:dateUtc="2026-07-02T14:10:00Z">
              <w:r w:rsidDel="00C91CF0">
                <w:rPr>
                  <w:rFonts w:hint="eastAsia"/>
                  <w:b/>
                  <w:bCs/>
                </w:rPr>
                <w:delText>参数类型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678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728E5C1D" w14:textId="79CF7FBB" w:rsidR="00E30487" w:rsidDel="00C91CF0" w:rsidRDefault="00E30487" w:rsidP="00C37442">
            <w:pPr>
              <w:jc w:val="center"/>
              <w:rPr>
                <w:del w:id="679" w:author="昱 张" w:date="2026-07-02T22:10:00Z" w16du:dateUtc="2026-07-02T14:10:00Z"/>
                <w:b/>
                <w:bCs/>
              </w:rPr>
            </w:pPr>
            <w:del w:id="680" w:author="昱 张" w:date="2026-07-02T22:10:00Z" w16du:dateUtc="2026-07-02T14:10:00Z">
              <w:r w:rsidDel="00C91CF0">
                <w:rPr>
                  <w:rFonts w:hint="eastAsia"/>
                  <w:b/>
                  <w:bCs/>
                </w:rPr>
                <w:delText>是否必须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681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5A70B6E0" w14:textId="27232319" w:rsidR="00E30487" w:rsidDel="00C91CF0" w:rsidRDefault="00E30487" w:rsidP="00C37442">
            <w:pPr>
              <w:jc w:val="center"/>
              <w:rPr>
                <w:del w:id="682" w:author="昱 张" w:date="2026-07-02T22:10:00Z" w16du:dateUtc="2026-07-02T14:10:00Z"/>
                <w:b/>
                <w:bCs/>
              </w:rPr>
            </w:pPr>
            <w:del w:id="683" w:author="昱 张" w:date="2026-07-02T22:10:00Z" w16du:dateUtc="2026-07-02T14:10:00Z">
              <w:r w:rsidDel="00C91CF0">
                <w:rPr>
                  <w:rFonts w:hint="eastAsia"/>
                  <w:b/>
                  <w:bCs/>
                </w:rPr>
                <w:delText>参数说明</w:delText>
              </w:r>
            </w:del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684" w:author="昱 张" w:date="2026-06-02T14:44:00Z" w16du:dateUtc="2026-06-02T06:44:00Z">
              <w:tcPr>
                <w:tcW w:w="2385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31249069" w14:textId="2EB947F8" w:rsidR="00E30487" w:rsidDel="00C91CF0" w:rsidRDefault="00E30487" w:rsidP="00C37442">
            <w:pPr>
              <w:jc w:val="center"/>
              <w:rPr>
                <w:del w:id="685" w:author="昱 张" w:date="2026-07-02T22:10:00Z" w16du:dateUtc="2026-07-02T14:10:00Z"/>
                <w:b/>
                <w:bCs/>
              </w:rPr>
            </w:pPr>
            <w:del w:id="686" w:author="昱 张" w:date="2026-07-02T22:10:00Z" w16du:dateUtc="2026-07-02T14:10:00Z">
              <w:r w:rsidDel="00C91CF0">
                <w:rPr>
                  <w:rFonts w:hint="eastAsia"/>
                  <w:b/>
                  <w:bCs/>
                </w:rPr>
                <w:delText>示例</w:delText>
              </w:r>
            </w:del>
          </w:p>
        </w:tc>
      </w:tr>
      <w:tr w:rsidR="00E30487" w:rsidDel="00C91CF0" w14:paraId="38A84089" w14:textId="149E91E5" w:rsidTr="00D010DD">
        <w:trPr>
          <w:del w:id="687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688" w:author="昱 张" w:date="2026-06-02T14:44:00Z" w16du:dateUtc="2026-06-02T06:44:00Z">
              <w:tcPr>
                <w:tcW w:w="1689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32429990" w14:textId="501F5581" w:rsidR="00E30487" w:rsidRPr="00C91CF0" w:rsidDel="00C91CF0" w:rsidRDefault="00846CED" w:rsidP="00C37442">
            <w:pPr>
              <w:pStyle w:val="af2"/>
              <w:rPr>
                <w:del w:id="689" w:author="昱 张" w:date="2026-07-02T22:10:00Z" w16du:dateUtc="2026-07-02T14:10:00Z"/>
                <w:rFonts w:ascii="Times New Roman" w:hAnsi="Times New Roman" w:cs="Times New Roman"/>
              </w:rPr>
            </w:pPr>
            <w:del w:id="690" w:author="昱 张" w:date="2026-07-02T22:10:00Z" w16du:dateUtc="2026-07-02T14:10:00Z">
              <w:r w:rsidRPr="00C91CF0" w:rsidDel="00C91CF0">
                <w:rPr>
                  <w:rFonts w:ascii="Times New Roman" w:hAnsi="Times New Roman" w:cs="Times New Roman" w:hint="eastAsia"/>
                </w:rPr>
                <w:delText>vm_id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691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4009F524" w14:textId="30804FA7" w:rsidR="00E30487" w:rsidRPr="00C91CF0" w:rsidDel="00C91CF0" w:rsidRDefault="00E30487" w:rsidP="00C37442">
            <w:pPr>
              <w:pStyle w:val="af2"/>
              <w:rPr>
                <w:del w:id="692" w:author="昱 张" w:date="2026-07-02T22:10:00Z" w16du:dateUtc="2026-07-02T14:10:00Z"/>
                <w:rFonts w:ascii="Times New Roman" w:hAnsi="Times New Roman" w:cs="Times New Roman"/>
              </w:rPr>
            </w:pPr>
            <w:del w:id="693" w:author="昱 张" w:date="2026-07-02T22:10:00Z" w16du:dateUtc="2026-07-02T14:10:00Z">
              <w:r w:rsidRPr="00C91CF0" w:rsidDel="00C91CF0">
                <w:rPr>
                  <w:rFonts w:ascii="Times New Roman" w:hAnsi="Times New Roman" w:cs="Times New Roman" w:hint="eastAsia"/>
                </w:rPr>
                <w:delText>String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694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590E3906" w14:textId="54E38E8A" w:rsidR="00E30487" w:rsidRPr="00BF203C" w:rsidDel="00C91CF0" w:rsidRDefault="00E30487" w:rsidP="00C37442">
            <w:pPr>
              <w:keepLines/>
              <w:rPr>
                <w:del w:id="695" w:author="昱 张" w:date="2026-07-02T22:10:00Z" w16du:dateUtc="2026-07-02T14:10:00Z"/>
              </w:rPr>
            </w:pPr>
            <w:del w:id="696" w:author="昱 张" w:date="2026-06-11T09:44:00Z" w16du:dateUtc="2026-06-11T01:44:00Z">
              <w:r w:rsidRPr="00BF203C" w:rsidDel="00170318">
                <w:rPr>
                  <w:rFonts w:hint="eastAsia"/>
                </w:rPr>
                <w:delText>是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697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1AE77F2" w14:textId="301625A1" w:rsidR="00E30487" w:rsidRPr="00C91CF0" w:rsidDel="00C91CF0" w:rsidRDefault="00E30487" w:rsidP="00C37442">
            <w:pPr>
              <w:pStyle w:val="af2"/>
              <w:rPr>
                <w:del w:id="698" w:author="昱 张" w:date="2026-07-02T22:10:00Z" w16du:dateUtc="2026-07-02T14:10:00Z"/>
                <w:rFonts w:ascii="Times New Roman" w:hAnsi="Times New Roman" w:cs="Times New Roman"/>
              </w:rPr>
            </w:pPr>
            <w:del w:id="699" w:author="昱 张" w:date="2026-07-02T22:10:00Z" w16du:dateUtc="2026-07-02T14:10:00Z">
              <w:r w:rsidRPr="00C91CF0" w:rsidDel="00C91CF0">
                <w:rPr>
                  <w:rFonts w:ascii="Times New Roman" w:hAnsi="Times New Roman" w:cs="Times New Roman" w:hint="eastAsia"/>
                </w:rPr>
                <w:delText>虚拟机或发送端标识，主要用于日志追踪</w:delText>
              </w:r>
            </w:del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700" w:author="昱 张" w:date="2026-06-02T14:44:00Z" w16du:dateUtc="2026-06-02T06:44:00Z">
              <w:tcPr>
                <w:tcW w:w="2385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D3C2D71" w14:textId="22BF0138" w:rsidR="00E30487" w:rsidRPr="00C91CF0" w:rsidDel="00C91CF0" w:rsidRDefault="00E30487" w:rsidP="00C37442">
            <w:pPr>
              <w:pStyle w:val="af2"/>
              <w:keepLines/>
              <w:rPr>
                <w:del w:id="701" w:author="昱 张" w:date="2026-07-02T22:10:00Z" w16du:dateUtc="2026-07-02T14:10:00Z"/>
                <w:rFonts w:ascii="Times New Roman" w:hAnsi="Times New Roman" w:cs="Times New Roman"/>
              </w:rPr>
            </w:pPr>
            <w:del w:id="702" w:author="昱 张" w:date="2026-07-02T22:10:00Z" w16du:dateUtc="2026-07-02T14:10:00Z">
              <w:r w:rsidRPr="00C91CF0" w:rsidDel="00C91CF0">
                <w:rPr>
                  <w:rFonts w:ascii="Times New Roman" w:hAnsi="Times New Roman" w:cs="Times New Roman" w:hint="eastAsia"/>
                </w:rPr>
                <w:delText>"</w:delText>
              </w:r>
            </w:del>
            <w:del w:id="703" w:author="昱 张" w:date="2026-06-11T09:43:00Z" w16du:dateUtc="2026-06-11T01:43:00Z">
              <w:r w:rsidRPr="00C91CF0" w:rsidDel="007E03E8">
                <w:rPr>
                  <w:rFonts w:ascii="Times New Roman" w:hAnsi="Times New Roman" w:cs="Times New Roman" w:hint="eastAsia"/>
                </w:rPr>
                <w:delText>vm-001</w:delText>
              </w:r>
            </w:del>
            <w:del w:id="704" w:author="昱 张" w:date="2026-07-02T22:10:00Z" w16du:dateUtc="2026-07-02T14:10:00Z">
              <w:r w:rsidRPr="00C91CF0" w:rsidDel="00C91CF0">
                <w:rPr>
                  <w:rFonts w:ascii="Times New Roman" w:hAnsi="Times New Roman" w:cs="Times New Roman" w:hint="eastAsia"/>
                </w:rPr>
                <w:delText>"</w:delText>
              </w:r>
            </w:del>
          </w:p>
        </w:tc>
      </w:tr>
      <w:tr w:rsidR="00E30487" w:rsidDel="00892355" w14:paraId="3F6296AF" w14:textId="134B1CC6" w:rsidTr="00D010DD">
        <w:trPr>
          <w:del w:id="705" w:author="昱 张" w:date="2026-06-11T09:44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706" w:author="昱 张" w:date="2026-06-02T14:44:00Z" w16du:dateUtc="2026-06-02T06:44:00Z">
              <w:tcPr>
                <w:tcW w:w="1689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29C0A49B" w14:textId="76EB2D79" w:rsidR="00E30487" w:rsidRPr="00C91CF0" w:rsidDel="00892355" w:rsidRDefault="00E30487" w:rsidP="00C37442">
            <w:pPr>
              <w:pStyle w:val="af2"/>
              <w:rPr>
                <w:del w:id="707" w:author="昱 张" w:date="2026-06-11T09:44:00Z" w16du:dateUtc="2026-06-11T01:44:00Z"/>
                <w:rFonts w:ascii="Times New Roman" w:hAnsi="Times New Roman" w:cs="Times New Roman"/>
              </w:rPr>
            </w:pPr>
            <w:del w:id="708" w:author="昱 张" w:date="2026-06-11T09:44:00Z" w16du:dateUtc="2026-06-11T01:44:00Z">
              <w:r w:rsidRPr="00BF203C" w:rsidDel="00892355">
                <w:rPr>
                  <w:rFonts w:ascii="Times New Roman" w:hAnsi="Times New Roman" w:cs="Times New Roman" w:hint="eastAsia"/>
                  <w:rPrChange w:id="709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weight_file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710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5E77AA2B" w14:textId="23CF825B" w:rsidR="00E30487" w:rsidRPr="00C91CF0" w:rsidDel="00892355" w:rsidRDefault="00E30487" w:rsidP="00C37442">
            <w:pPr>
              <w:pStyle w:val="af2"/>
              <w:rPr>
                <w:del w:id="711" w:author="昱 张" w:date="2026-06-11T09:44:00Z" w16du:dateUtc="2026-06-11T01:44:00Z"/>
                <w:rFonts w:ascii="Times New Roman" w:hAnsi="Times New Roman" w:cs="Times New Roman"/>
              </w:rPr>
            </w:pPr>
            <w:del w:id="712" w:author="昱 张" w:date="2026-06-11T09:44:00Z" w16du:dateUtc="2026-06-11T01:44:00Z">
              <w:r w:rsidRPr="00BF203C" w:rsidDel="00892355">
                <w:rPr>
                  <w:rFonts w:ascii="Times New Roman" w:hAnsi="Times New Roman" w:cs="Times New Roman" w:hint="eastAsia"/>
                  <w:rPrChange w:id="713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File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714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2FC827FC" w14:textId="2B778847" w:rsidR="00E30487" w:rsidRPr="00BF203C" w:rsidDel="00892355" w:rsidRDefault="00E30487" w:rsidP="00C37442">
            <w:pPr>
              <w:keepLines/>
              <w:rPr>
                <w:del w:id="715" w:author="昱 张" w:date="2026-06-11T09:44:00Z" w16du:dateUtc="2026-06-11T01:44:00Z"/>
              </w:rPr>
            </w:pPr>
            <w:del w:id="716" w:author="昱 张" w:date="2026-06-11T09:44:00Z" w16du:dateUtc="2026-06-11T01:44:00Z">
              <w:r w:rsidRPr="00BF203C" w:rsidDel="00892355">
                <w:rPr>
                  <w:rFonts w:hint="eastAsia"/>
                </w:rPr>
                <w:delText>是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717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2CB2CBC2" w14:textId="57C769C2" w:rsidR="00E30487" w:rsidRPr="00C91CF0" w:rsidDel="00892355" w:rsidRDefault="00BF203C" w:rsidP="00C37442">
            <w:pPr>
              <w:pStyle w:val="af2"/>
              <w:rPr>
                <w:del w:id="718" w:author="昱 张" w:date="2026-06-11T09:44:00Z" w16du:dateUtc="2026-06-11T01:44:00Z"/>
                <w:rFonts w:ascii="Times New Roman" w:hAnsi="Times New Roman" w:cs="Times New Roman"/>
              </w:rPr>
            </w:pPr>
            <w:del w:id="719" w:author="昱 张" w:date="2026-06-11T09:44:00Z" w16du:dateUtc="2026-06-11T01:44:00Z">
              <w:r w:rsidRPr="00BF203C" w:rsidDel="00892355">
                <w:rPr>
                  <w:rFonts w:ascii="Times New Roman" w:hAnsi="Times New Roman" w:cs="Times New Roman" w:hint="eastAsia"/>
                  <w:rPrChange w:id="720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用户上传的模型权重文件</w:delText>
              </w:r>
            </w:del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721" w:author="昱 张" w:date="2026-06-02T14:44:00Z" w16du:dateUtc="2026-06-02T06:44:00Z">
              <w:tcPr>
                <w:tcW w:w="2385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23FA9D1" w14:textId="7D1B16EA" w:rsidR="00E30487" w:rsidRPr="00C91CF0" w:rsidDel="00892355" w:rsidRDefault="00E30487" w:rsidP="00C37442">
            <w:pPr>
              <w:pStyle w:val="af2"/>
              <w:keepLines/>
              <w:rPr>
                <w:del w:id="722" w:author="昱 张" w:date="2026-06-11T09:44:00Z" w16du:dateUtc="2026-06-11T01:44:00Z"/>
                <w:rFonts w:ascii="Times New Roman" w:hAnsi="Times New Roman" w:cs="Times New Roman"/>
              </w:rPr>
            </w:pPr>
            <w:del w:id="723" w:author="昱 张" w:date="2026-06-11T09:44:00Z" w16du:dateUtc="2026-06-11T01:44:00Z">
              <w:r w:rsidRPr="00BF203C" w:rsidDel="00892355">
                <w:rPr>
                  <w:rFonts w:ascii="Times New Roman" w:hAnsi="Times New Roman" w:cs="Times New Roman" w:hint="eastAsia"/>
                  <w:rPrChange w:id="724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"</w:delText>
              </w:r>
              <w:r w:rsidR="000A6F4D" w:rsidRPr="00BF203C" w:rsidDel="00892355">
                <w:rPr>
                  <w:rFonts w:ascii="Times New Roman" w:hAnsi="Times New Roman" w:cs="Times New Roman" w:hint="eastAsia"/>
                  <w:rPrChange w:id="725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weight</w:delText>
              </w:r>
              <w:r w:rsidRPr="00BF203C" w:rsidDel="00892355">
                <w:rPr>
                  <w:rFonts w:ascii="Times New Roman" w:hAnsi="Times New Roman" w:cs="Times New Roman" w:hint="eastAsia"/>
                  <w:rPrChange w:id="726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.csv"</w:delText>
              </w:r>
            </w:del>
          </w:p>
        </w:tc>
      </w:tr>
      <w:tr w:rsidR="00E30487" w:rsidDel="00892355" w14:paraId="534DB7AA" w14:textId="46580D9C" w:rsidTr="00D010DD">
        <w:trPr>
          <w:del w:id="727" w:author="昱 张" w:date="2026-06-11T09:44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728" w:author="昱 张" w:date="2026-06-02T14:44:00Z" w16du:dateUtc="2026-06-02T06:44:00Z">
              <w:tcPr>
                <w:tcW w:w="1689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443B96A9" w14:textId="1633343F" w:rsidR="00E30487" w:rsidRPr="00C91CF0" w:rsidDel="00892355" w:rsidRDefault="00E30487" w:rsidP="00C37442">
            <w:pPr>
              <w:pStyle w:val="af2"/>
              <w:rPr>
                <w:del w:id="729" w:author="昱 张" w:date="2026-06-11T09:44:00Z" w16du:dateUtc="2026-06-11T01:44:00Z"/>
                <w:rFonts w:ascii="Times New Roman" w:hAnsi="Times New Roman" w:cs="Times New Roman"/>
              </w:rPr>
            </w:pPr>
            <w:del w:id="730" w:author="昱 张" w:date="2026-06-11T09:44:00Z" w16du:dateUtc="2026-06-11T01:44:00Z">
              <w:r w:rsidRPr="00BF203C" w:rsidDel="00892355">
                <w:rPr>
                  <w:rFonts w:ascii="Times New Roman" w:hAnsi="Times New Roman" w:cs="Times New Roman" w:hint="eastAsia"/>
                  <w:rPrChange w:id="731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weight_sha256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732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3D0F9821" w14:textId="44C1F630" w:rsidR="00E30487" w:rsidRPr="00C91CF0" w:rsidDel="00892355" w:rsidRDefault="00E30487" w:rsidP="00C37442">
            <w:pPr>
              <w:pStyle w:val="af2"/>
              <w:rPr>
                <w:del w:id="733" w:author="昱 张" w:date="2026-06-11T09:44:00Z" w16du:dateUtc="2026-06-11T01:44:00Z"/>
                <w:rFonts w:ascii="Times New Roman" w:hAnsi="Times New Roman" w:cs="Times New Roman"/>
              </w:rPr>
            </w:pPr>
            <w:del w:id="734" w:author="昱 张" w:date="2026-06-11T09:44:00Z" w16du:dateUtc="2026-06-11T01:44:00Z">
              <w:r w:rsidRPr="00BF203C" w:rsidDel="00892355">
                <w:rPr>
                  <w:rFonts w:ascii="Times New Roman" w:hAnsi="Times New Roman" w:cs="Times New Roman" w:hint="eastAsia"/>
                  <w:rPrChange w:id="735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String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736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A4BEF73" w14:textId="23CFBBA1" w:rsidR="00E30487" w:rsidRPr="00BF203C" w:rsidDel="00892355" w:rsidRDefault="00E30487" w:rsidP="00C37442">
            <w:pPr>
              <w:keepLines/>
              <w:rPr>
                <w:del w:id="737" w:author="昱 张" w:date="2026-06-11T09:44:00Z" w16du:dateUtc="2026-06-11T01:44:00Z"/>
              </w:rPr>
            </w:pPr>
            <w:del w:id="738" w:author="昱 张" w:date="2026-06-11T09:44:00Z" w16du:dateUtc="2026-06-11T01:44:00Z">
              <w:r w:rsidRPr="00BF203C" w:rsidDel="00892355">
                <w:rPr>
                  <w:rFonts w:hint="eastAsia"/>
                </w:rPr>
                <w:delText>是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739" w:author="昱 张" w:date="2026-06-02T14:44:00Z" w16du:dateUtc="2026-06-02T06:44:00Z">
              <w:tcPr>
                <w:tcW w:w="140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E2DD0DD" w14:textId="7E215F03" w:rsidR="00E30487" w:rsidRPr="00C91CF0" w:rsidDel="00892355" w:rsidRDefault="00BF203C" w:rsidP="00C37442">
            <w:pPr>
              <w:pStyle w:val="af2"/>
              <w:rPr>
                <w:del w:id="740" w:author="昱 张" w:date="2026-06-11T09:44:00Z" w16du:dateUtc="2026-06-11T01:44:00Z"/>
                <w:rFonts w:ascii="Times New Roman" w:hAnsi="Times New Roman" w:cs="Times New Roman"/>
              </w:rPr>
            </w:pPr>
            <w:del w:id="741" w:author="昱 张" w:date="2026-06-11T09:44:00Z" w16du:dateUtc="2026-06-11T01:44:00Z">
              <w:r w:rsidRPr="00BF203C" w:rsidDel="00892355">
                <w:rPr>
                  <w:rFonts w:ascii="Times New Roman" w:hAnsi="Times New Roman" w:cs="Times New Roman" w:hint="eastAsia"/>
                  <w:rPrChange w:id="742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用户提供的</w:delText>
              </w:r>
              <w:r w:rsidRPr="00BF203C" w:rsidDel="00892355">
                <w:rPr>
                  <w:rFonts w:ascii="Times New Roman" w:hAnsi="Times New Roman" w:cs="Times New Roman" w:hint="eastAsia"/>
                  <w:rPrChange w:id="743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 xml:space="preserve"> weight.csv SHA-256 </w:delText>
              </w:r>
              <w:r w:rsidRPr="00BF203C" w:rsidDel="00892355">
                <w:rPr>
                  <w:rFonts w:ascii="Times New Roman" w:hAnsi="Times New Roman" w:cs="Times New Roman" w:hint="eastAsia"/>
                  <w:rPrChange w:id="744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哈希值，</w:delText>
              </w:r>
              <w:r w:rsidRPr="00BF203C" w:rsidDel="00892355">
                <w:rPr>
                  <w:rFonts w:ascii="Times New Roman" w:hAnsi="Times New Roman" w:cs="Times New Roman" w:hint="eastAsia"/>
                  <w:rPrChange w:id="745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 xml:space="preserve">64 </w:delText>
              </w:r>
              <w:r w:rsidRPr="00BF203C" w:rsidDel="00892355">
                <w:rPr>
                  <w:rFonts w:ascii="Times New Roman" w:hAnsi="Times New Roman" w:cs="Times New Roman" w:hint="eastAsia"/>
                  <w:rPrChange w:id="746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位十六进制字符串</w:delText>
              </w:r>
            </w:del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747" w:author="昱 张" w:date="2026-06-02T14:44:00Z" w16du:dateUtc="2026-06-02T06:44:00Z">
              <w:tcPr>
                <w:tcW w:w="2385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EB29010" w14:textId="0C8430FD" w:rsidR="00E30487" w:rsidRPr="00C91CF0" w:rsidDel="00892355" w:rsidRDefault="00E30487" w:rsidP="00C37442">
            <w:pPr>
              <w:pStyle w:val="af2"/>
              <w:keepLines/>
              <w:rPr>
                <w:del w:id="748" w:author="昱 张" w:date="2026-06-11T09:44:00Z" w16du:dateUtc="2026-06-11T01:44:00Z"/>
                <w:rFonts w:ascii="Times New Roman" w:hAnsi="Times New Roman" w:cs="Times New Roman"/>
              </w:rPr>
            </w:pPr>
            <w:del w:id="749" w:author="昱 张" w:date="2026-06-11T09:44:00Z" w16du:dateUtc="2026-06-11T01:44:00Z">
              <w:r w:rsidRPr="00BF203C" w:rsidDel="00892355">
                <w:rPr>
                  <w:rFonts w:ascii="Times New Roman" w:hAnsi="Times New Roman" w:cs="Times New Roman" w:hint="eastAsia"/>
                  <w:rPrChange w:id="750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"</w:delText>
              </w:r>
              <w:r w:rsidR="00BF203C" w:rsidRPr="00BF203C" w:rsidDel="00892355">
                <w:rPr>
                  <w:rFonts w:ascii="Times New Roman" w:hAnsi="Times New Roman" w:cs="Times New Roman" w:hint="eastAsia"/>
                  <w:rPrChange w:id="751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4f3c9ad483b05fa4a687a8669aa310574290bf9dd0f53808183da1cdca86bf8b</w:delText>
              </w:r>
              <w:r w:rsidRPr="00BF203C" w:rsidDel="00892355">
                <w:rPr>
                  <w:rFonts w:ascii="Times New Roman" w:hAnsi="Times New Roman" w:cs="Times New Roman" w:hint="eastAsia"/>
                  <w:rPrChange w:id="752" w:author="昱 张" w:date="2026-06-02T14:53:00Z" w16du:dateUtc="2026-06-02T06:53:00Z">
                    <w:rPr>
                      <w:rFonts w:hint="eastAsia"/>
                    </w:rPr>
                  </w:rPrChange>
                </w:rPr>
                <w:delText>"</w:delText>
              </w:r>
            </w:del>
          </w:p>
        </w:tc>
      </w:tr>
    </w:tbl>
    <w:p w14:paraId="32CA3E56" w14:textId="421870E8" w:rsidR="00E30487" w:rsidRPr="00E30487" w:rsidDel="00C91CF0" w:rsidRDefault="00E30487">
      <w:pPr>
        <w:rPr>
          <w:del w:id="753" w:author="昱 张" w:date="2026-07-02T22:10:00Z" w16du:dateUtc="2026-07-02T14:10:00Z"/>
          <w:rPrChange w:id="754" w:author="昱 张" w:date="2026-06-02T14:35:00Z" w16du:dateUtc="2026-06-02T06:35:00Z">
            <w:rPr>
              <w:del w:id="755" w:author="昱 张" w:date="2026-07-02T22:10:00Z" w16du:dateUtc="2026-07-02T14:10:00Z"/>
              <w:sz w:val="30"/>
            </w:rPr>
          </w:rPrChange>
        </w:rPr>
        <w:pPrChange w:id="756" w:author="昱 张" w:date="2026-06-02T16:15:00Z" w16du:dateUtc="2026-06-02T08:15:00Z">
          <w:pPr>
            <w:pStyle w:val="3"/>
            <w:numPr>
              <w:numId w:val="3"/>
            </w:numPr>
            <w:spacing w:before="288" w:after="192"/>
            <w:ind w:left="0" w:firstLine="0"/>
          </w:pPr>
        </w:pPrChange>
      </w:pPr>
    </w:p>
    <w:p w14:paraId="249617FD" w14:textId="0B086014" w:rsidR="00E30487" w:rsidDel="00C91CF0" w:rsidRDefault="00FC12EC">
      <w:pPr>
        <w:pStyle w:val="3"/>
        <w:numPr>
          <w:ilvl w:val="2"/>
          <w:numId w:val="3"/>
        </w:numPr>
        <w:spacing w:before="288" w:after="192"/>
        <w:ind w:left="0" w:firstLine="0"/>
        <w:rPr>
          <w:del w:id="757" w:author="昱 张" w:date="2026-07-02T22:10:00Z" w16du:dateUtc="2026-07-02T14:10:00Z"/>
          <w:sz w:val="30"/>
        </w:rPr>
      </w:pPr>
      <w:del w:id="758" w:author="昱 张" w:date="2026-07-02T22:10:00Z" w16du:dateUtc="2026-07-02T14:10:00Z">
        <w:r w:rsidDel="00C91CF0">
          <w:rPr>
            <w:rFonts w:hint="eastAsia"/>
            <w:sz w:val="30"/>
          </w:rPr>
          <w:delText>虚拟机启动</w:delText>
        </w:r>
      </w:del>
    </w:p>
    <w:p w14:paraId="17630194" w14:textId="0F04C2DF" w:rsidR="00377208" w:rsidRPr="00FC12EC" w:rsidDel="00C91CF0" w:rsidRDefault="00FC12EC">
      <w:pPr>
        <w:ind w:firstLineChars="200" w:firstLine="480"/>
        <w:rPr>
          <w:del w:id="759" w:author="昱 张" w:date="2026-07-02T22:10:00Z" w16du:dateUtc="2026-07-02T14:10:00Z"/>
          <w:rPrChange w:id="760" w:author="昱 张" w:date="2026-06-02T14:53:00Z" w16du:dateUtc="2026-06-02T06:53:00Z">
            <w:rPr>
              <w:del w:id="761" w:author="昱 张" w:date="2026-07-02T22:10:00Z" w16du:dateUtc="2026-07-02T14:10:00Z"/>
              <w:sz w:val="30"/>
            </w:rPr>
          </w:rPrChange>
        </w:rPr>
        <w:pPrChange w:id="762" w:author="昱 张" w:date="2026-06-02T14:54:00Z" w16du:dateUtc="2026-06-02T06:54:00Z">
          <w:pPr>
            <w:pStyle w:val="3"/>
            <w:numPr>
              <w:numId w:val="3"/>
            </w:numPr>
            <w:spacing w:before="288" w:after="192"/>
            <w:ind w:left="0" w:firstLine="0"/>
          </w:pPr>
        </w:pPrChange>
      </w:pPr>
      <w:del w:id="763" w:author="昱 张" w:date="2026-07-02T22:10:00Z" w16du:dateUtc="2026-07-02T14:10:00Z">
        <w:r w:rsidDel="00C91CF0">
          <w:rPr>
            <w:rFonts w:hint="eastAsia"/>
          </w:rPr>
          <w:delText>虚拟机启动参数规范如下：</w:delText>
        </w:r>
      </w:del>
    </w:p>
    <w:p w14:paraId="316F423B" w14:textId="5F422578" w:rsidR="00F46436" w:rsidDel="00C91CF0" w:rsidRDefault="00000000">
      <w:pPr>
        <w:pStyle w:val="3"/>
        <w:numPr>
          <w:ilvl w:val="2"/>
          <w:numId w:val="3"/>
        </w:numPr>
        <w:spacing w:before="288" w:after="192"/>
        <w:ind w:left="0" w:firstLine="0"/>
        <w:rPr>
          <w:ins w:id="764" w:author="Lucien" w:date="2026-05-06T11:48:00Z"/>
          <w:del w:id="765" w:author="昱 张" w:date="2026-07-02T22:10:00Z" w16du:dateUtc="2026-07-02T14:10:00Z"/>
          <w:sz w:val="30"/>
        </w:rPr>
        <w:pPrChange w:id="766" w:author="Lucien" w:date="2026-05-06T11:42:00Z">
          <w:pPr>
            <w:pStyle w:val="3"/>
            <w:numPr>
              <w:numId w:val="3"/>
            </w:numPr>
            <w:spacing w:before="288" w:after="192"/>
          </w:pPr>
        </w:pPrChange>
      </w:pPr>
      <w:ins w:id="767" w:author="Lucien" w:date="2026-05-06T11:36:00Z">
        <w:del w:id="768" w:author="昱 张" w:date="2026-07-02T22:10:00Z" w16du:dateUtc="2026-07-02T14:10:00Z">
          <w:r w:rsidDel="00C91CF0">
            <w:rPr>
              <w:rFonts w:hint="eastAsia"/>
              <w:sz w:val="30"/>
            </w:rPr>
            <w:delText>密钥管理</w:delText>
          </w:r>
        </w:del>
      </w:ins>
    </w:p>
    <w:p w14:paraId="144CAEA6" w14:textId="45F7ED6F" w:rsidR="00F46436" w:rsidDel="00C91CF0" w:rsidRDefault="00000000" w:rsidP="00E30487">
      <w:pPr>
        <w:spacing w:line="360" w:lineRule="auto"/>
        <w:ind w:firstLineChars="200" w:firstLine="480"/>
        <w:rPr>
          <w:ins w:id="769" w:author="Lucien" w:date="2026-05-06T11:48:00Z"/>
          <w:del w:id="770" w:author="昱 张" w:date="2026-07-02T22:10:00Z" w16du:dateUtc="2026-07-02T14:10:00Z"/>
          <w:rFonts w:ascii="宋体" w:hAnsi="宋体" w:hint="eastAsia"/>
          <w:szCs w:val="21"/>
        </w:rPr>
      </w:pPr>
      <w:ins w:id="771" w:author="Lucien" w:date="2026-05-06T11:48:00Z">
        <w:del w:id="772" w:author="昱 张" w:date="2026-07-02T22:10:00Z" w16du:dateUtc="2026-07-02T14:10:00Z">
          <w:r w:rsidDel="00C91CF0">
            <w:rPr>
              <w:rFonts w:ascii="宋体" w:hAnsi="宋体" w:hint="eastAsia"/>
              <w:szCs w:val="21"/>
            </w:rPr>
            <w:delText>密钥管理参数规范如下：</w:delText>
          </w:r>
        </w:del>
      </w:ins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9"/>
        <w:gridCol w:w="1403"/>
        <w:gridCol w:w="1403"/>
        <w:gridCol w:w="1403"/>
        <w:gridCol w:w="2385"/>
      </w:tblGrid>
      <w:tr w:rsidR="00F46436" w:rsidDel="00C91CF0" w14:paraId="587C6908" w14:textId="40578999">
        <w:trPr>
          <w:ins w:id="773" w:author="Lucien" w:date="2026-05-06T11:48:00Z"/>
          <w:del w:id="774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CD4C848" w14:textId="214C2403" w:rsidR="00F46436" w:rsidRPr="007914C8" w:rsidDel="00C91CF0" w:rsidRDefault="00000000">
            <w:pPr>
              <w:jc w:val="center"/>
              <w:rPr>
                <w:ins w:id="775" w:author="Lucien" w:date="2026-05-06T11:48:00Z"/>
                <w:del w:id="776" w:author="昱 张" w:date="2026-07-02T22:10:00Z" w16du:dateUtc="2026-07-02T14:10:00Z"/>
                <w:b/>
                <w:bCs/>
              </w:rPr>
            </w:pPr>
            <w:ins w:id="777" w:author="Lucien" w:date="2026-05-06T11:48:00Z">
              <w:del w:id="778" w:author="昱 张" w:date="2026-07-02T22:10:00Z" w16du:dateUtc="2026-07-02T14:10:00Z">
                <w:r w:rsidRPr="007914C8" w:rsidDel="00C91CF0">
                  <w:rPr>
                    <w:rFonts w:hint="eastAsia"/>
                    <w:b/>
                    <w:bCs/>
                  </w:rPr>
                  <w:delText>参数名称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A1451EA" w14:textId="1A203BE5" w:rsidR="00F46436" w:rsidRPr="007914C8" w:rsidDel="00C91CF0" w:rsidRDefault="00000000">
            <w:pPr>
              <w:jc w:val="center"/>
              <w:rPr>
                <w:ins w:id="779" w:author="Lucien" w:date="2026-05-06T11:48:00Z"/>
                <w:del w:id="780" w:author="昱 张" w:date="2026-07-02T22:10:00Z" w16du:dateUtc="2026-07-02T14:10:00Z"/>
                <w:b/>
                <w:bCs/>
              </w:rPr>
            </w:pPr>
            <w:ins w:id="781" w:author="Lucien" w:date="2026-05-06T11:48:00Z">
              <w:del w:id="782" w:author="昱 张" w:date="2026-07-02T22:10:00Z" w16du:dateUtc="2026-07-02T14:10:00Z">
                <w:r w:rsidRPr="007914C8" w:rsidDel="00C91CF0">
                  <w:rPr>
                    <w:rFonts w:hint="eastAsia"/>
                    <w:b/>
                    <w:bCs/>
                  </w:rPr>
                  <w:delText>参数类型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8975D18" w14:textId="4962A7C9" w:rsidR="00F46436" w:rsidRPr="007914C8" w:rsidDel="00C91CF0" w:rsidRDefault="00000000">
            <w:pPr>
              <w:jc w:val="center"/>
              <w:rPr>
                <w:ins w:id="783" w:author="Lucien" w:date="2026-05-06T11:48:00Z"/>
                <w:del w:id="784" w:author="昱 张" w:date="2026-07-02T22:10:00Z" w16du:dateUtc="2026-07-02T14:10:00Z"/>
                <w:b/>
                <w:bCs/>
              </w:rPr>
            </w:pPr>
            <w:ins w:id="785" w:author="Lucien" w:date="2026-05-06T11:48:00Z">
              <w:del w:id="786" w:author="昱 张" w:date="2026-07-02T22:10:00Z" w16du:dateUtc="2026-07-02T14:10:00Z">
                <w:r w:rsidRPr="007914C8" w:rsidDel="00C91CF0">
                  <w:rPr>
                    <w:rFonts w:hint="eastAsia"/>
                    <w:b/>
                    <w:bCs/>
                  </w:rPr>
                  <w:delText>是否必须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1DB2873" w14:textId="68E98E9E" w:rsidR="00F46436" w:rsidRPr="007914C8" w:rsidDel="00C91CF0" w:rsidRDefault="00000000">
            <w:pPr>
              <w:jc w:val="center"/>
              <w:rPr>
                <w:ins w:id="787" w:author="Lucien" w:date="2026-05-06T11:48:00Z"/>
                <w:del w:id="788" w:author="昱 张" w:date="2026-07-02T22:10:00Z" w16du:dateUtc="2026-07-02T14:10:00Z"/>
                <w:b/>
                <w:bCs/>
              </w:rPr>
            </w:pPr>
            <w:ins w:id="789" w:author="Lucien" w:date="2026-05-06T11:48:00Z">
              <w:del w:id="790" w:author="昱 张" w:date="2026-07-02T22:10:00Z" w16du:dateUtc="2026-07-02T14:10:00Z">
                <w:r w:rsidRPr="007914C8" w:rsidDel="00C91CF0">
                  <w:rPr>
                    <w:rFonts w:hint="eastAsia"/>
                    <w:b/>
                    <w:bCs/>
                  </w:rPr>
                  <w:delText>参数说明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FABAF99" w14:textId="22EEDB15" w:rsidR="00F46436" w:rsidRPr="007914C8" w:rsidDel="00C91CF0" w:rsidRDefault="00000000">
            <w:pPr>
              <w:jc w:val="center"/>
              <w:rPr>
                <w:ins w:id="791" w:author="Lucien" w:date="2026-05-06T11:48:00Z"/>
                <w:del w:id="792" w:author="昱 张" w:date="2026-07-02T22:10:00Z" w16du:dateUtc="2026-07-02T14:10:00Z"/>
                <w:b/>
                <w:bCs/>
              </w:rPr>
            </w:pPr>
            <w:ins w:id="793" w:author="Lucien" w:date="2026-05-06T11:48:00Z">
              <w:del w:id="794" w:author="昱 张" w:date="2026-07-02T22:10:00Z" w16du:dateUtc="2026-07-02T14:10:00Z">
                <w:r w:rsidRPr="007914C8" w:rsidDel="00C91CF0">
                  <w:rPr>
                    <w:rFonts w:hint="eastAsia"/>
                    <w:b/>
                    <w:bCs/>
                  </w:rPr>
                  <w:delText>示例</w:delText>
                </w:r>
              </w:del>
            </w:ins>
          </w:p>
        </w:tc>
      </w:tr>
      <w:tr w:rsidR="00F46436" w:rsidDel="00C91CF0" w14:paraId="2459FAEA" w14:textId="66622FFA">
        <w:trPr>
          <w:ins w:id="795" w:author="Lucien" w:date="2026-05-06T11:48:00Z"/>
          <w:del w:id="796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7D639B0" w14:textId="22691E34" w:rsidR="00F46436" w:rsidRPr="00C91CF0" w:rsidDel="00C91CF0" w:rsidRDefault="00000000">
            <w:pPr>
              <w:pStyle w:val="af2"/>
              <w:rPr>
                <w:ins w:id="797" w:author="Lucien" w:date="2026-05-06T11:48:00Z"/>
                <w:del w:id="798" w:author="昱 张" w:date="2026-07-02T22:10:00Z" w16du:dateUtc="2026-07-02T14:10:00Z"/>
                <w:rFonts w:ascii="Times New Roman" w:hAnsi="Times New Roman" w:cs="Times New Roman"/>
              </w:rPr>
            </w:pPr>
            <w:ins w:id="799" w:author="Lucien" w:date="2026-05-06T11:48:00Z">
              <w:del w:id="800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keyId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06FF05A" w14:textId="7E4B37AE" w:rsidR="00F46436" w:rsidRPr="00C91CF0" w:rsidDel="00C91CF0" w:rsidRDefault="00000000">
            <w:pPr>
              <w:pStyle w:val="af2"/>
              <w:rPr>
                <w:ins w:id="801" w:author="Lucien" w:date="2026-05-06T11:48:00Z"/>
                <w:del w:id="802" w:author="昱 张" w:date="2026-07-02T22:10:00Z" w16du:dateUtc="2026-07-02T14:10:00Z"/>
                <w:rFonts w:ascii="Times New Roman" w:hAnsi="Times New Roman" w:cs="Times New Roman"/>
              </w:rPr>
            </w:pPr>
            <w:ins w:id="803" w:author="Lucien" w:date="2026-05-06T11:48:00Z">
              <w:del w:id="804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1647740" w14:textId="7C34A7FF" w:rsidR="00F46436" w:rsidRPr="007914C8" w:rsidDel="00C91CF0" w:rsidRDefault="00000000">
            <w:pPr>
              <w:keepLines/>
              <w:rPr>
                <w:ins w:id="805" w:author="Lucien" w:date="2026-05-06T11:48:00Z"/>
                <w:del w:id="806" w:author="昱 张" w:date="2026-07-02T22:10:00Z" w16du:dateUtc="2026-07-02T14:10:00Z"/>
              </w:rPr>
            </w:pPr>
            <w:ins w:id="807" w:author="Lucien" w:date="2026-05-06T11:48:00Z">
              <w:del w:id="808" w:author="昱 张" w:date="2026-07-02T22:10:00Z" w16du:dateUtc="2026-07-02T14:10:00Z">
                <w:r w:rsidRPr="007914C8" w:rsidDel="00C91CF0">
                  <w:delText>否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63FA1D4" w14:textId="13B8AEEE" w:rsidR="00F46436" w:rsidRPr="00C91CF0" w:rsidDel="00C91CF0" w:rsidRDefault="00000000">
            <w:pPr>
              <w:pStyle w:val="af2"/>
              <w:rPr>
                <w:ins w:id="809" w:author="Lucien" w:date="2026-05-06T11:48:00Z"/>
                <w:del w:id="810" w:author="昱 张" w:date="2026-07-02T22:10:00Z" w16du:dateUtc="2026-07-02T14:10:00Z"/>
                <w:rFonts w:ascii="Times New Roman" w:hAnsi="Times New Roman" w:cs="Times New Roman"/>
              </w:rPr>
            </w:pPr>
            <w:ins w:id="811" w:author="Lucien" w:date="2026-05-06T11:48:00Z">
              <w:del w:id="812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密钥标识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22FF1BF" w14:textId="4E9FE006" w:rsidR="00F46436" w:rsidRPr="005814D3" w:rsidDel="00C91CF0" w:rsidRDefault="00000000">
            <w:pPr>
              <w:pStyle w:val="af2"/>
              <w:keepLines/>
              <w:rPr>
                <w:ins w:id="813" w:author="Lucien" w:date="2026-05-06T11:48:00Z"/>
                <w:del w:id="814" w:author="昱 张" w:date="2026-07-02T22:10:00Z" w16du:dateUtc="2026-07-02T14:10:00Z"/>
              </w:rPr>
              <w:pPrChange w:id="815" w:author="Lucien" w:date="2026-05-06T13:04:00Z">
                <w:pPr>
                  <w:keepLines/>
                </w:pPr>
              </w:pPrChange>
            </w:pPr>
            <w:ins w:id="816" w:author="Lucien" w:date="2026-05-06T13:04:00Z">
              <w:del w:id="817" w:author="昱 张" w:date="2026-07-02T22:10:00Z" w16du:dateUtc="2026-07-02T14:10:00Z">
                <w:r w:rsidRPr="007914C8" w:rsidDel="00C91CF0">
                  <w:rPr>
                    <w:rPrChange w:id="818" w:author="昱 张" w:date="2026-06-02T16:15:00Z" w16du:dateUtc="2026-06-02T08:15:00Z">
                      <w:rPr/>
                    </w:rPrChange>
                  </w:rPr>
                  <w:delText>"sm4-key-001"</w:delText>
                </w:r>
              </w:del>
            </w:ins>
          </w:p>
        </w:tc>
      </w:tr>
      <w:tr w:rsidR="00F46436" w:rsidDel="00C91CF0" w14:paraId="38916CAA" w14:textId="77FA3B26">
        <w:trPr>
          <w:ins w:id="819" w:author="Lucien" w:date="2026-05-06T11:48:00Z"/>
          <w:del w:id="820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AFBA446" w14:textId="67D47C82" w:rsidR="00F46436" w:rsidRPr="00C91CF0" w:rsidDel="00C91CF0" w:rsidRDefault="00000000">
            <w:pPr>
              <w:pStyle w:val="af2"/>
              <w:rPr>
                <w:ins w:id="821" w:author="Lucien" w:date="2026-05-06T11:48:00Z"/>
                <w:del w:id="822" w:author="昱 张" w:date="2026-07-02T22:10:00Z" w16du:dateUtc="2026-07-02T14:10:00Z"/>
                <w:rFonts w:ascii="Times New Roman" w:hAnsi="Times New Roman" w:cs="Times New Roman"/>
              </w:rPr>
            </w:pPr>
            <w:ins w:id="823" w:author="Lucien" w:date="2026-05-06T11:48:00Z">
              <w:del w:id="824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ecPublicKey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2D9CCED" w14:textId="3045A761" w:rsidR="00F46436" w:rsidRPr="00C91CF0" w:rsidDel="00C91CF0" w:rsidRDefault="00000000">
            <w:pPr>
              <w:pStyle w:val="af2"/>
              <w:rPr>
                <w:ins w:id="825" w:author="Lucien" w:date="2026-05-06T11:48:00Z"/>
                <w:del w:id="826" w:author="昱 张" w:date="2026-07-02T22:10:00Z" w16du:dateUtc="2026-07-02T14:10:00Z"/>
                <w:rFonts w:ascii="Times New Roman" w:hAnsi="Times New Roman" w:cs="Times New Roman"/>
              </w:rPr>
            </w:pPr>
            <w:ins w:id="827" w:author="Lucien" w:date="2026-05-06T11:48:00Z">
              <w:del w:id="828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8975C1D" w14:textId="6C4919A1" w:rsidR="00F46436" w:rsidRPr="007914C8" w:rsidDel="00C91CF0" w:rsidRDefault="00000000">
            <w:pPr>
              <w:keepLines/>
              <w:rPr>
                <w:ins w:id="829" w:author="Lucien" w:date="2026-05-06T11:48:00Z"/>
                <w:del w:id="830" w:author="昱 张" w:date="2026-07-02T22:10:00Z" w16du:dateUtc="2026-07-02T14:10:00Z"/>
              </w:rPr>
            </w:pPr>
            <w:ins w:id="831" w:author="Lucien" w:date="2026-05-06T11:48:00Z">
              <w:del w:id="832" w:author="昱 张" w:date="2026-07-02T22:10:00Z" w16du:dateUtc="2026-07-02T14:10:00Z">
                <w:r w:rsidRPr="007914C8" w:rsidDel="00C91CF0">
                  <w:rPr>
                    <w:rFonts w:hint="eastAsia"/>
                  </w:rPr>
                  <w:delText>是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1B5B154" w14:textId="1BE51460" w:rsidR="00F46436" w:rsidRPr="00C91CF0" w:rsidDel="00C91CF0" w:rsidRDefault="00000000">
            <w:pPr>
              <w:pStyle w:val="af2"/>
              <w:rPr>
                <w:ins w:id="833" w:author="Lucien" w:date="2026-05-06T11:48:00Z"/>
                <w:del w:id="834" w:author="昱 张" w:date="2026-07-02T22:10:00Z" w16du:dateUtc="2026-07-02T14:10:00Z"/>
                <w:rFonts w:ascii="Times New Roman" w:hAnsi="Times New Roman" w:cs="Times New Roman"/>
              </w:rPr>
            </w:pPr>
            <w:ins w:id="835" w:author="Lucien" w:date="2026-05-06T11:48:00Z">
              <w:del w:id="836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调用方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 EC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公钥，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PEM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格式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260D9D3" w14:textId="6CE71414" w:rsidR="00F46436" w:rsidRPr="005814D3" w:rsidDel="00C91CF0" w:rsidRDefault="00000000">
            <w:pPr>
              <w:pStyle w:val="af2"/>
              <w:keepLines/>
              <w:rPr>
                <w:ins w:id="837" w:author="Lucien" w:date="2026-05-06T11:48:00Z"/>
                <w:del w:id="838" w:author="昱 张" w:date="2026-07-02T22:10:00Z" w16du:dateUtc="2026-07-02T14:10:00Z"/>
              </w:rPr>
              <w:pPrChange w:id="839" w:author="Lucien" w:date="2026-05-06T13:04:00Z">
                <w:pPr>
                  <w:keepLines/>
                </w:pPr>
              </w:pPrChange>
            </w:pPr>
            <w:ins w:id="840" w:author="Lucien" w:date="2026-05-06T13:04:00Z">
              <w:del w:id="841" w:author="昱 张" w:date="2026-07-02T22:10:00Z" w16du:dateUtc="2026-07-02T14:10:00Z">
                <w:r w:rsidRPr="007914C8" w:rsidDel="00C91CF0">
                  <w:rPr>
                    <w:rPrChange w:id="842" w:author="昱 张" w:date="2026-06-02T16:15:00Z" w16du:dateUtc="2026-06-02T08:15:00Z">
                      <w:rPr/>
                    </w:rPrChange>
                  </w:rPr>
                  <w:delText>"-----BEGIN PUBLIC KEY-----\nMFkwEwYHKoZIzj0CAQYIKoZIzj0DAQcDQgAE...\n-----END PUBLIC KEY-----"</w:delText>
                </w:r>
              </w:del>
            </w:ins>
          </w:p>
        </w:tc>
      </w:tr>
      <w:tr w:rsidR="00F46436" w:rsidDel="00C91CF0" w14:paraId="6D2839CD" w14:textId="67DFD25C">
        <w:trPr>
          <w:ins w:id="843" w:author="Lucien" w:date="2026-05-06T11:48:00Z"/>
          <w:del w:id="844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E0276A5" w14:textId="2B23344E" w:rsidR="00F46436" w:rsidRPr="00C91CF0" w:rsidDel="00C91CF0" w:rsidRDefault="00000000">
            <w:pPr>
              <w:pStyle w:val="af2"/>
              <w:rPr>
                <w:ins w:id="845" w:author="Lucien" w:date="2026-05-06T11:48:00Z"/>
                <w:del w:id="846" w:author="昱 张" w:date="2026-07-02T22:10:00Z" w16du:dateUtc="2026-07-02T14:10:00Z"/>
                <w:rFonts w:ascii="Times New Roman" w:hAnsi="Times New Roman" w:cs="Times New Roman"/>
              </w:rPr>
            </w:pPr>
            <w:ins w:id="847" w:author="Lucien" w:date="2026-05-06T11:48:00Z">
              <w:del w:id="848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curve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F8E7D51" w14:textId="3E53B399" w:rsidR="00F46436" w:rsidRPr="00C91CF0" w:rsidDel="00C91CF0" w:rsidRDefault="00000000">
            <w:pPr>
              <w:pStyle w:val="af2"/>
              <w:rPr>
                <w:ins w:id="849" w:author="Lucien" w:date="2026-05-06T11:48:00Z"/>
                <w:del w:id="850" w:author="昱 张" w:date="2026-07-02T22:10:00Z" w16du:dateUtc="2026-07-02T14:10:00Z"/>
                <w:rFonts w:ascii="Times New Roman" w:hAnsi="Times New Roman" w:cs="Times New Roman"/>
              </w:rPr>
            </w:pPr>
            <w:ins w:id="851" w:author="Lucien" w:date="2026-05-06T11:48:00Z">
              <w:del w:id="852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86A836A" w14:textId="100EB0A8" w:rsidR="00F46436" w:rsidRPr="007914C8" w:rsidDel="00C91CF0" w:rsidRDefault="00000000">
            <w:pPr>
              <w:keepLines/>
              <w:rPr>
                <w:ins w:id="853" w:author="Lucien" w:date="2026-05-06T11:48:00Z"/>
                <w:del w:id="854" w:author="昱 张" w:date="2026-07-02T22:10:00Z" w16du:dateUtc="2026-07-02T14:10:00Z"/>
              </w:rPr>
            </w:pPr>
            <w:ins w:id="855" w:author="Lucien" w:date="2026-05-06T11:48:00Z">
              <w:del w:id="856" w:author="昱 张" w:date="2026-07-02T22:10:00Z" w16du:dateUtc="2026-07-02T14:10:00Z">
                <w:r w:rsidRPr="007914C8" w:rsidDel="00C91CF0">
                  <w:delText>否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9403E11" w14:textId="4AE67972" w:rsidR="00F46436" w:rsidRPr="00C91CF0" w:rsidDel="00C91CF0" w:rsidRDefault="00000000">
            <w:pPr>
              <w:pStyle w:val="af2"/>
              <w:rPr>
                <w:ins w:id="857" w:author="Lucien" w:date="2026-05-06T11:48:00Z"/>
                <w:del w:id="858" w:author="昱 张" w:date="2026-07-02T22:10:00Z" w16du:dateUtc="2026-07-02T14:10:00Z"/>
                <w:rFonts w:ascii="Times New Roman" w:hAnsi="Times New Roman" w:cs="Times New Roman"/>
              </w:rPr>
            </w:pPr>
            <w:ins w:id="859" w:author="Lucien" w:date="2026-05-06T11:48:00Z">
              <w:del w:id="860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椭圆曲线类型，建议默认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 </w:delText>
                </w:r>
              </w:del>
              <w:del w:id="861" w:author="昱 张" w:date="2026-06-02T16:17:00Z" w16du:dateUtc="2026-06-02T08:17:00Z">
                <w:r w:rsidRPr="00C91CF0" w:rsidDel="004B6881">
                  <w:rPr>
                    <w:rFonts w:ascii="Times New Roman" w:hAnsi="Times New Roman" w:cs="Times New Roman" w:hint="eastAsia"/>
                  </w:rPr>
                  <w:delText>prime256v1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099F3BC" w14:textId="23C8C2A4" w:rsidR="00F46436" w:rsidRPr="005814D3" w:rsidDel="00C91CF0" w:rsidRDefault="00000000">
            <w:pPr>
              <w:pStyle w:val="af2"/>
              <w:keepLines/>
              <w:rPr>
                <w:ins w:id="862" w:author="Lucien" w:date="2026-05-06T11:48:00Z"/>
                <w:del w:id="863" w:author="昱 张" w:date="2026-07-02T22:10:00Z" w16du:dateUtc="2026-07-02T14:10:00Z"/>
              </w:rPr>
              <w:pPrChange w:id="864" w:author="Lucien" w:date="2026-05-06T13:04:00Z">
                <w:pPr>
                  <w:keepLines/>
                </w:pPr>
              </w:pPrChange>
            </w:pPr>
            <w:ins w:id="865" w:author="Lucien" w:date="2026-05-06T13:04:00Z">
              <w:del w:id="866" w:author="昱 张" w:date="2026-07-02T22:10:00Z" w16du:dateUtc="2026-07-02T14:10:00Z">
                <w:r w:rsidRPr="007914C8" w:rsidDel="00C91CF0">
                  <w:rPr>
                    <w:rPrChange w:id="867" w:author="昱 张" w:date="2026-06-02T16:15:00Z" w16du:dateUtc="2026-06-02T08:15:00Z">
                      <w:rPr/>
                    </w:rPrChange>
                  </w:rPr>
                  <w:delText>"prime256v1"</w:delText>
                </w:r>
              </w:del>
            </w:ins>
          </w:p>
        </w:tc>
      </w:tr>
    </w:tbl>
    <w:p w14:paraId="287F338F" w14:textId="6706039B" w:rsidR="00E30487" w:rsidRPr="00E30487" w:rsidDel="00C91CF0" w:rsidRDefault="00E30487">
      <w:pPr>
        <w:rPr>
          <w:ins w:id="868" w:author="Lucien" w:date="2026-05-06T11:47:00Z"/>
          <w:del w:id="869" w:author="昱 张" w:date="2026-07-02T22:10:00Z" w16du:dateUtc="2026-07-02T14:10:00Z"/>
          <w:rPrChange w:id="870" w:author="昱 张" w:date="2026-06-02T14:35:00Z" w16du:dateUtc="2026-06-02T06:35:00Z">
            <w:rPr>
              <w:ins w:id="871" w:author="Lucien" w:date="2026-05-06T11:47:00Z"/>
              <w:del w:id="872" w:author="昱 张" w:date="2026-07-02T22:10:00Z" w16du:dateUtc="2026-07-02T14:10:00Z"/>
              <w:sz w:val="30"/>
            </w:rPr>
          </w:rPrChange>
        </w:rPr>
        <w:pPrChange w:id="873" w:author="昱 张" w:date="2026-06-02T14:35:00Z" w16du:dateUtc="2026-06-02T06:35:00Z">
          <w:pPr>
            <w:pStyle w:val="3"/>
            <w:numPr>
              <w:numId w:val="3"/>
            </w:numPr>
            <w:spacing w:before="288" w:after="192"/>
          </w:pPr>
        </w:pPrChange>
      </w:pPr>
    </w:p>
    <w:p w14:paraId="64923C90" w14:textId="688FE35D" w:rsidR="00F46436" w:rsidDel="00C91CF0" w:rsidRDefault="00000000">
      <w:pPr>
        <w:pStyle w:val="3"/>
        <w:numPr>
          <w:ilvl w:val="2"/>
          <w:numId w:val="3"/>
        </w:numPr>
        <w:spacing w:before="288" w:after="192"/>
        <w:ind w:left="0" w:firstLine="0"/>
        <w:rPr>
          <w:ins w:id="874" w:author="Lucien" w:date="2026-05-06T12:58:00Z"/>
          <w:del w:id="875" w:author="昱 张" w:date="2026-07-02T22:10:00Z" w16du:dateUtc="2026-07-02T14:10:00Z"/>
          <w:sz w:val="30"/>
        </w:rPr>
        <w:pPrChange w:id="876" w:author="Lucien" w:date="2026-05-06T11:42:00Z">
          <w:pPr>
            <w:pStyle w:val="3"/>
            <w:numPr>
              <w:numId w:val="3"/>
            </w:numPr>
            <w:spacing w:before="288" w:after="192"/>
          </w:pPr>
        </w:pPrChange>
      </w:pPr>
      <w:ins w:id="877" w:author="Lucien" w:date="2026-05-06T11:48:00Z">
        <w:del w:id="878" w:author="昱 张" w:date="2026-07-02T22:10:00Z" w16du:dateUtc="2026-07-02T14:10:00Z">
          <w:r w:rsidDel="00C91CF0">
            <w:delText>文件传输</w:delText>
          </w:r>
        </w:del>
      </w:ins>
    </w:p>
    <w:p w14:paraId="592A40F8" w14:textId="489032B9" w:rsidR="00F46436" w:rsidDel="00C91CF0" w:rsidRDefault="00000000">
      <w:pPr>
        <w:spacing w:line="360" w:lineRule="auto"/>
        <w:ind w:firstLineChars="200" w:firstLine="480"/>
        <w:rPr>
          <w:ins w:id="879" w:author="Lucien" w:date="2026-05-06T12:58:00Z"/>
          <w:del w:id="880" w:author="昱 张" w:date="2026-07-02T22:10:00Z" w16du:dateUtc="2026-07-02T14:10:00Z"/>
          <w:rFonts w:ascii="宋体" w:hAnsi="宋体" w:hint="eastAsia"/>
          <w:szCs w:val="21"/>
        </w:rPr>
      </w:pPr>
      <w:ins w:id="881" w:author="Lucien" w:date="2026-05-06T13:00:00Z">
        <w:del w:id="882" w:author="昱 张" w:date="2026-07-02T22:10:00Z" w16du:dateUtc="2026-07-02T14:10:00Z">
          <w:r w:rsidDel="00C91CF0">
            <w:rPr>
              <w:rFonts w:ascii="宋体" w:hAnsi="宋体" w:hint="eastAsia"/>
              <w:szCs w:val="21"/>
            </w:rPr>
            <w:delText>文件传输</w:delText>
          </w:r>
        </w:del>
      </w:ins>
      <w:ins w:id="883" w:author="Lucien" w:date="2026-05-06T12:58:00Z">
        <w:del w:id="884" w:author="昱 张" w:date="2026-07-02T22:10:00Z" w16du:dateUtc="2026-07-02T14:10:00Z">
          <w:r w:rsidDel="00C91CF0">
            <w:rPr>
              <w:rFonts w:ascii="宋体" w:hAnsi="宋体" w:hint="eastAsia"/>
              <w:szCs w:val="21"/>
            </w:rPr>
            <w:delText>参数规范如下：</w:delText>
          </w:r>
        </w:del>
      </w:ins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9"/>
        <w:gridCol w:w="1403"/>
        <w:gridCol w:w="1403"/>
        <w:gridCol w:w="1403"/>
        <w:gridCol w:w="2385"/>
      </w:tblGrid>
      <w:tr w:rsidR="00F46436" w:rsidDel="00C91CF0" w14:paraId="3ADB73DA" w14:textId="6F7753A2">
        <w:trPr>
          <w:ins w:id="885" w:author="Lucien" w:date="2026-05-06T12:58:00Z"/>
          <w:del w:id="886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50B5012" w14:textId="3A3DECDA" w:rsidR="00F46436" w:rsidDel="00C91CF0" w:rsidRDefault="00000000">
            <w:pPr>
              <w:jc w:val="center"/>
              <w:rPr>
                <w:ins w:id="887" w:author="Lucien" w:date="2026-05-06T12:58:00Z"/>
                <w:del w:id="888" w:author="昱 张" w:date="2026-07-02T22:10:00Z" w16du:dateUtc="2026-07-02T14:10:00Z"/>
                <w:b/>
                <w:bCs/>
              </w:rPr>
            </w:pPr>
            <w:ins w:id="889" w:author="Lucien" w:date="2026-05-06T12:58:00Z">
              <w:del w:id="890" w:author="昱 张" w:date="2026-07-02T22:10:00Z" w16du:dateUtc="2026-07-02T14:10:00Z">
                <w:r w:rsidDel="00C91CF0">
                  <w:rPr>
                    <w:rFonts w:hint="eastAsia"/>
                    <w:b/>
                    <w:bCs/>
                  </w:rPr>
                  <w:delText>参数名称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E0BA48B" w14:textId="412A33B6" w:rsidR="00F46436" w:rsidDel="00C91CF0" w:rsidRDefault="00000000">
            <w:pPr>
              <w:jc w:val="center"/>
              <w:rPr>
                <w:ins w:id="891" w:author="Lucien" w:date="2026-05-06T12:58:00Z"/>
                <w:del w:id="892" w:author="昱 张" w:date="2026-07-02T22:10:00Z" w16du:dateUtc="2026-07-02T14:10:00Z"/>
                <w:b/>
                <w:bCs/>
              </w:rPr>
            </w:pPr>
            <w:ins w:id="893" w:author="Lucien" w:date="2026-05-06T12:58:00Z">
              <w:del w:id="894" w:author="昱 张" w:date="2026-07-02T22:10:00Z" w16du:dateUtc="2026-07-02T14:10:00Z">
                <w:r w:rsidDel="00C91CF0">
                  <w:rPr>
                    <w:rFonts w:hint="eastAsia"/>
                    <w:b/>
                    <w:bCs/>
                  </w:rPr>
                  <w:delText>参数类型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FB458CF" w14:textId="4ACEE632" w:rsidR="00F46436" w:rsidDel="00C91CF0" w:rsidRDefault="00000000">
            <w:pPr>
              <w:jc w:val="center"/>
              <w:rPr>
                <w:ins w:id="895" w:author="Lucien" w:date="2026-05-06T12:58:00Z"/>
                <w:del w:id="896" w:author="昱 张" w:date="2026-07-02T22:10:00Z" w16du:dateUtc="2026-07-02T14:10:00Z"/>
                <w:b/>
                <w:bCs/>
              </w:rPr>
            </w:pPr>
            <w:ins w:id="897" w:author="Lucien" w:date="2026-05-06T12:58:00Z">
              <w:del w:id="898" w:author="昱 张" w:date="2026-07-02T22:10:00Z" w16du:dateUtc="2026-07-02T14:10:00Z">
                <w:r w:rsidDel="00C91CF0">
                  <w:rPr>
                    <w:rFonts w:hint="eastAsia"/>
                    <w:b/>
                    <w:bCs/>
                  </w:rPr>
                  <w:delText>是否必须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4C0081E" w14:textId="0C0F4E0F" w:rsidR="00F46436" w:rsidDel="00C91CF0" w:rsidRDefault="00000000">
            <w:pPr>
              <w:jc w:val="center"/>
              <w:rPr>
                <w:ins w:id="899" w:author="Lucien" w:date="2026-05-06T12:58:00Z"/>
                <w:del w:id="900" w:author="昱 张" w:date="2026-07-02T22:10:00Z" w16du:dateUtc="2026-07-02T14:10:00Z"/>
                <w:b/>
                <w:bCs/>
              </w:rPr>
            </w:pPr>
            <w:ins w:id="901" w:author="Lucien" w:date="2026-05-06T12:58:00Z">
              <w:del w:id="902" w:author="昱 张" w:date="2026-07-02T22:10:00Z" w16du:dateUtc="2026-07-02T14:10:00Z">
                <w:r w:rsidDel="00C91CF0">
                  <w:rPr>
                    <w:rFonts w:hint="eastAsia"/>
                    <w:b/>
                    <w:bCs/>
                  </w:rPr>
                  <w:delText>参数说明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60437C0" w14:textId="1C1F150D" w:rsidR="00F46436" w:rsidDel="00C91CF0" w:rsidRDefault="00000000">
            <w:pPr>
              <w:jc w:val="center"/>
              <w:rPr>
                <w:ins w:id="903" w:author="Lucien" w:date="2026-05-06T12:58:00Z"/>
                <w:del w:id="904" w:author="昱 张" w:date="2026-07-02T22:10:00Z" w16du:dateUtc="2026-07-02T14:10:00Z"/>
                <w:b/>
                <w:bCs/>
              </w:rPr>
            </w:pPr>
            <w:ins w:id="905" w:author="Lucien" w:date="2026-05-06T12:58:00Z">
              <w:del w:id="906" w:author="昱 张" w:date="2026-07-02T22:10:00Z" w16du:dateUtc="2026-07-02T14:10:00Z">
                <w:r w:rsidDel="00C91CF0">
                  <w:rPr>
                    <w:rFonts w:hint="eastAsia"/>
                    <w:b/>
                    <w:bCs/>
                  </w:rPr>
                  <w:delText>示例</w:delText>
                </w:r>
              </w:del>
            </w:ins>
          </w:p>
        </w:tc>
      </w:tr>
      <w:tr w:rsidR="00F46436" w:rsidDel="00C91CF0" w14:paraId="6C6AC136" w14:textId="37B8C160">
        <w:trPr>
          <w:ins w:id="907" w:author="Lucien" w:date="2026-05-06T12:58:00Z"/>
          <w:del w:id="908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FF84764" w14:textId="09C1C4C5" w:rsidR="00F46436" w:rsidRPr="00C91CF0" w:rsidDel="00C91CF0" w:rsidRDefault="00000000">
            <w:pPr>
              <w:pStyle w:val="af2"/>
              <w:rPr>
                <w:ins w:id="909" w:author="Lucien" w:date="2026-05-06T12:58:00Z"/>
                <w:del w:id="910" w:author="昱 张" w:date="2026-07-02T22:10:00Z" w16du:dateUtc="2026-07-02T14:10:00Z"/>
                <w:rFonts w:ascii="Times New Roman" w:hAnsi="Times New Roman" w:cs="Times New Roman"/>
              </w:rPr>
            </w:pPr>
            <w:ins w:id="911" w:author="Lucien" w:date="2026-05-06T12:58:00Z">
              <w:del w:id="912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vmId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2D78EF6" w14:textId="32869B97" w:rsidR="00F46436" w:rsidRPr="00C91CF0" w:rsidDel="00C91CF0" w:rsidRDefault="00000000">
            <w:pPr>
              <w:pStyle w:val="af2"/>
              <w:rPr>
                <w:ins w:id="913" w:author="Lucien" w:date="2026-05-06T12:58:00Z"/>
                <w:del w:id="914" w:author="昱 张" w:date="2026-07-02T22:10:00Z" w16du:dateUtc="2026-07-02T14:10:00Z"/>
                <w:rFonts w:ascii="Times New Roman" w:hAnsi="Times New Roman" w:cs="Times New Roman"/>
              </w:rPr>
            </w:pPr>
            <w:ins w:id="915" w:author="Lucien" w:date="2026-05-06T12:58:00Z">
              <w:del w:id="916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2943FB8" w14:textId="694605DD" w:rsidR="00F46436" w:rsidRPr="007914C8" w:rsidDel="00C91CF0" w:rsidRDefault="00000000">
            <w:pPr>
              <w:keepLines/>
              <w:rPr>
                <w:ins w:id="917" w:author="Lucien" w:date="2026-05-06T12:58:00Z"/>
                <w:del w:id="918" w:author="昱 张" w:date="2026-07-02T22:10:00Z" w16du:dateUtc="2026-07-02T14:10:00Z"/>
              </w:rPr>
            </w:pPr>
            <w:ins w:id="919" w:author="Lucien" w:date="2026-05-06T12:58:00Z">
              <w:del w:id="920" w:author="昱 张" w:date="2026-07-02T22:10:00Z" w16du:dateUtc="2026-07-02T14:10:00Z">
                <w:r w:rsidRPr="007914C8" w:rsidDel="00C91CF0">
                  <w:delText>否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C5D5334" w14:textId="661C75CF" w:rsidR="00F46436" w:rsidRPr="00C91CF0" w:rsidDel="00C91CF0" w:rsidRDefault="00000000">
            <w:pPr>
              <w:pStyle w:val="af2"/>
              <w:rPr>
                <w:ins w:id="921" w:author="Lucien" w:date="2026-05-06T12:58:00Z"/>
                <w:del w:id="922" w:author="昱 张" w:date="2026-07-02T22:10:00Z" w16du:dateUtc="2026-07-02T14:10:00Z"/>
                <w:rFonts w:ascii="Times New Roman" w:hAnsi="Times New Roman" w:cs="Times New Roman"/>
              </w:rPr>
            </w:pPr>
            <w:ins w:id="923" w:author="Lucien" w:date="2026-05-06T12:58:00Z">
              <w:del w:id="924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虚拟机或发送端标识，主要用于日志追踪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34DD82B" w14:textId="1D328F86" w:rsidR="00F46436" w:rsidRPr="005814D3" w:rsidDel="00C91CF0" w:rsidRDefault="00000000">
            <w:pPr>
              <w:pStyle w:val="af2"/>
              <w:keepLines/>
              <w:rPr>
                <w:ins w:id="925" w:author="Lucien" w:date="2026-05-06T12:58:00Z"/>
                <w:del w:id="926" w:author="昱 张" w:date="2026-07-02T22:10:00Z" w16du:dateUtc="2026-07-02T14:10:00Z"/>
              </w:rPr>
              <w:pPrChange w:id="927" w:author="Lucien" w:date="2026-05-06T13:03:00Z">
                <w:pPr>
                  <w:keepLines/>
                </w:pPr>
              </w:pPrChange>
            </w:pPr>
            <w:ins w:id="928" w:author="Lucien" w:date="2026-05-06T13:03:00Z">
              <w:del w:id="929" w:author="昱 张" w:date="2026-07-02T22:10:00Z" w16du:dateUtc="2026-07-02T14:10:00Z">
                <w:r w:rsidRPr="007914C8" w:rsidDel="00C91CF0">
                  <w:rPr>
                    <w:rPrChange w:id="930" w:author="昱 张" w:date="2026-06-02T16:15:00Z" w16du:dateUtc="2026-06-02T08:15:00Z">
                      <w:rPr/>
                    </w:rPrChange>
                  </w:rPr>
                  <w:delText>"</w:delText>
                </w:r>
              </w:del>
              <w:del w:id="931" w:author="昱 张" w:date="2026-06-11T09:46:00Z" w16du:dateUtc="2026-06-11T01:46:00Z">
                <w:r w:rsidRPr="007914C8" w:rsidDel="00DA2809">
                  <w:rPr>
                    <w:rPrChange w:id="932" w:author="昱 张" w:date="2026-06-02T16:15:00Z" w16du:dateUtc="2026-06-02T08:15:00Z">
                      <w:rPr/>
                    </w:rPrChange>
                  </w:rPr>
                  <w:delText>vm-001</w:delText>
                </w:r>
              </w:del>
              <w:del w:id="933" w:author="昱 张" w:date="2026-07-02T22:10:00Z" w16du:dateUtc="2026-07-02T14:10:00Z">
                <w:r w:rsidRPr="007914C8" w:rsidDel="00C91CF0">
                  <w:rPr>
                    <w:rPrChange w:id="934" w:author="昱 张" w:date="2026-06-02T16:15:00Z" w16du:dateUtc="2026-06-02T08:15:00Z">
                      <w:rPr/>
                    </w:rPrChange>
                  </w:rPr>
                  <w:delText>"</w:delText>
                </w:r>
              </w:del>
            </w:ins>
          </w:p>
        </w:tc>
      </w:tr>
      <w:tr w:rsidR="00F46436" w:rsidDel="00C91CF0" w14:paraId="057C4DEC" w14:textId="6870A483">
        <w:trPr>
          <w:ins w:id="935" w:author="Lucien" w:date="2026-05-06T12:58:00Z"/>
          <w:del w:id="936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6831B6B" w14:textId="23B85C35" w:rsidR="00F46436" w:rsidRPr="00C91CF0" w:rsidDel="00C91CF0" w:rsidRDefault="00000000">
            <w:pPr>
              <w:pStyle w:val="af2"/>
              <w:rPr>
                <w:ins w:id="937" w:author="Lucien" w:date="2026-05-06T12:58:00Z"/>
                <w:del w:id="938" w:author="昱 张" w:date="2026-07-02T22:10:00Z" w16du:dateUtc="2026-07-02T14:10:00Z"/>
                <w:rFonts w:ascii="Times New Roman" w:hAnsi="Times New Roman" w:cs="Times New Roman"/>
              </w:rPr>
            </w:pPr>
            <w:ins w:id="939" w:author="Lucien" w:date="2026-05-06T12:58:00Z">
              <w:del w:id="940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fileName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EBFB9CD" w14:textId="509805FB" w:rsidR="00F46436" w:rsidRPr="00C91CF0" w:rsidDel="00C91CF0" w:rsidRDefault="00000000">
            <w:pPr>
              <w:pStyle w:val="af2"/>
              <w:rPr>
                <w:ins w:id="941" w:author="Lucien" w:date="2026-05-06T12:58:00Z"/>
                <w:del w:id="942" w:author="昱 张" w:date="2026-07-02T22:10:00Z" w16du:dateUtc="2026-07-02T14:10:00Z"/>
                <w:rFonts w:ascii="Times New Roman" w:hAnsi="Times New Roman" w:cs="Times New Roman"/>
              </w:rPr>
            </w:pPr>
            <w:ins w:id="943" w:author="Lucien" w:date="2026-05-06T12:58:00Z">
              <w:del w:id="944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C47D6D3" w14:textId="3875DBB7" w:rsidR="00F46436" w:rsidRPr="007914C8" w:rsidDel="00C91CF0" w:rsidRDefault="00000000">
            <w:pPr>
              <w:keepLines/>
              <w:rPr>
                <w:ins w:id="945" w:author="Lucien" w:date="2026-05-06T12:58:00Z"/>
                <w:del w:id="946" w:author="昱 张" w:date="2026-07-02T22:10:00Z" w16du:dateUtc="2026-07-02T14:10:00Z"/>
              </w:rPr>
            </w:pPr>
            <w:ins w:id="947" w:author="Lucien" w:date="2026-05-06T12:58:00Z">
              <w:del w:id="948" w:author="昱 张" w:date="2026-07-02T22:10:00Z" w16du:dateUtc="2026-07-02T14:10:00Z">
                <w:r w:rsidRPr="007914C8" w:rsidDel="00C91CF0">
                  <w:rPr>
                    <w:rFonts w:hint="eastAsia"/>
                  </w:rPr>
                  <w:delText>否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B091F1E" w14:textId="2CC719F3" w:rsidR="00F46436" w:rsidRPr="00C91CF0" w:rsidDel="00C91CF0" w:rsidRDefault="00000000">
            <w:pPr>
              <w:pStyle w:val="af2"/>
              <w:rPr>
                <w:ins w:id="949" w:author="Lucien" w:date="2026-05-06T12:58:00Z"/>
                <w:del w:id="950" w:author="昱 张" w:date="2026-07-02T22:10:00Z" w16du:dateUtc="2026-07-02T14:10:00Z"/>
                <w:rFonts w:ascii="Times New Roman" w:hAnsi="Times New Roman" w:cs="Times New Roman"/>
              </w:rPr>
            </w:pPr>
            <w:ins w:id="951" w:author="Lucien" w:date="2026-05-06T12:58:00Z">
              <w:del w:id="952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原始文件名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7FB79CB" w14:textId="15DA07F9" w:rsidR="00F46436" w:rsidRPr="005814D3" w:rsidDel="00C91CF0" w:rsidRDefault="00000000">
            <w:pPr>
              <w:pStyle w:val="af2"/>
              <w:keepLines/>
              <w:rPr>
                <w:ins w:id="953" w:author="Lucien" w:date="2026-05-06T12:58:00Z"/>
                <w:del w:id="954" w:author="昱 张" w:date="2026-07-02T22:10:00Z" w16du:dateUtc="2026-07-02T14:10:00Z"/>
              </w:rPr>
              <w:pPrChange w:id="955" w:author="Lucien" w:date="2026-05-06T13:03:00Z">
                <w:pPr>
                  <w:keepLines/>
                </w:pPr>
              </w:pPrChange>
            </w:pPr>
            <w:ins w:id="956" w:author="Lucien" w:date="2026-05-06T13:03:00Z">
              <w:del w:id="957" w:author="昱 张" w:date="2026-07-02T22:10:00Z" w16du:dateUtc="2026-07-02T14:10:00Z">
                <w:r w:rsidRPr="007914C8" w:rsidDel="00C91CF0">
                  <w:rPr>
                    <w:rPrChange w:id="958" w:author="昱 张" w:date="2026-06-02T16:15:00Z" w16du:dateUtc="2026-06-02T08:15:00Z">
                      <w:rPr/>
                    </w:rPrChange>
                  </w:rPr>
                  <w:delText>"data.csv"</w:delText>
                </w:r>
              </w:del>
            </w:ins>
          </w:p>
        </w:tc>
      </w:tr>
      <w:tr w:rsidR="00F46436" w:rsidDel="00C91CF0" w14:paraId="6FCC8BB9" w14:textId="21177490">
        <w:trPr>
          <w:ins w:id="959" w:author="Lucien" w:date="2026-05-06T12:58:00Z"/>
          <w:del w:id="960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CC5FCE0" w14:textId="4E435A09" w:rsidR="00F46436" w:rsidRPr="00C91CF0" w:rsidDel="00C91CF0" w:rsidRDefault="00000000">
            <w:pPr>
              <w:pStyle w:val="af2"/>
              <w:rPr>
                <w:ins w:id="961" w:author="Lucien" w:date="2026-05-06T12:58:00Z"/>
                <w:del w:id="962" w:author="昱 张" w:date="2026-07-02T22:10:00Z" w16du:dateUtc="2026-07-02T14:10:00Z"/>
                <w:rFonts w:ascii="Times New Roman" w:hAnsi="Times New Roman" w:cs="Times New Roman"/>
              </w:rPr>
            </w:pPr>
            <w:ins w:id="963" w:author="Lucien" w:date="2026-05-06T12:58:00Z">
              <w:del w:id="964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iv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282E250" w14:textId="600D7317" w:rsidR="00F46436" w:rsidRPr="00C91CF0" w:rsidDel="00C91CF0" w:rsidRDefault="00000000">
            <w:pPr>
              <w:pStyle w:val="af2"/>
              <w:rPr>
                <w:ins w:id="965" w:author="Lucien" w:date="2026-05-06T12:58:00Z"/>
                <w:del w:id="966" w:author="昱 张" w:date="2026-07-02T22:10:00Z" w16du:dateUtc="2026-07-02T14:10:00Z"/>
                <w:rFonts w:ascii="Times New Roman" w:hAnsi="Times New Roman" w:cs="Times New Roman"/>
              </w:rPr>
            </w:pPr>
            <w:ins w:id="967" w:author="Lucien" w:date="2026-05-06T12:58:00Z">
              <w:del w:id="968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230CEBD" w14:textId="00765A13" w:rsidR="00F46436" w:rsidRPr="007914C8" w:rsidDel="00C91CF0" w:rsidRDefault="00000000">
            <w:pPr>
              <w:keepLines/>
              <w:rPr>
                <w:ins w:id="969" w:author="Lucien" w:date="2026-05-06T12:58:00Z"/>
                <w:del w:id="970" w:author="昱 张" w:date="2026-07-02T22:10:00Z" w16du:dateUtc="2026-07-02T14:10:00Z"/>
              </w:rPr>
            </w:pPr>
            <w:ins w:id="971" w:author="Lucien" w:date="2026-05-06T12:58:00Z">
              <w:del w:id="972" w:author="昱 张" w:date="2026-07-02T22:10:00Z" w16du:dateUtc="2026-07-02T14:10:00Z">
                <w:r w:rsidRPr="007914C8" w:rsidDel="00C91CF0">
                  <w:rPr>
                    <w:rFonts w:hint="eastAsia"/>
                  </w:rPr>
                  <w:delText>是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577DA8F" w14:textId="62F30D9C" w:rsidR="00F46436" w:rsidRPr="00C91CF0" w:rsidDel="00C91CF0" w:rsidRDefault="00000000">
            <w:pPr>
              <w:pStyle w:val="af2"/>
              <w:rPr>
                <w:ins w:id="973" w:author="Lucien" w:date="2026-05-06T12:58:00Z"/>
                <w:del w:id="974" w:author="昱 张" w:date="2026-07-02T22:10:00Z" w16du:dateUtc="2026-07-02T14:10:00Z"/>
                <w:rFonts w:ascii="Times New Roman" w:hAnsi="Times New Roman" w:cs="Times New Roman"/>
              </w:rPr>
            </w:pPr>
            <w:ins w:id="975" w:author="Lucien" w:date="2026-05-06T12:58:00Z">
              <w:del w:id="976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SM4-CBC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初始化向量，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Base64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编码，解码后必须为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 16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字节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2089F1B" w14:textId="2CA71683" w:rsidR="00F46436" w:rsidRPr="005814D3" w:rsidDel="00C91CF0" w:rsidRDefault="00000000">
            <w:pPr>
              <w:pStyle w:val="af2"/>
              <w:keepLines/>
              <w:rPr>
                <w:ins w:id="977" w:author="Lucien" w:date="2026-05-06T12:58:00Z"/>
                <w:del w:id="978" w:author="昱 张" w:date="2026-07-02T22:10:00Z" w16du:dateUtc="2026-07-02T14:10:00Z"/>
              </w:rPr>
              <w:pPrChange w:id="979" w:author="Lucien" w:date="2026-05-06T13:03:00Z">
                <w:pPr>
                  <w:keepLines/>
                </w:pPr>
              </w:pPrChange>
            </w:pPr>
            <w:ins w:id="980" w:author="Lucien" w:date="2026-05-06T13:03:00Z">
              <w:del w:id="981" w:author="昱 张" w:date="2026-07-02T22:10:00Z" w16du:dateUtc="2026-07-02T14:10:00Z">
                <w:r w:rsidRPr="007914C8" w:rsidDel="00C91CF0">
                  <w:rPr>
                    <w:rPrChange w:id="982" w:author="昱 张" w:date="2026-06-02T16:15:00Z" w16du:dateUtc="2026-06-02T08:15:00Z">
                      <w:rPr/>
                    </w:rPrChange>
                  </w:rPr>
                  <w:delText>"BASE64_ENCODED_IV"</w:delText>
                </w:r>
              </w:del>
            </w:ins>
          </w:p>
        </w:tc>
      </w:tr>
      <w:tr w:rsidR="00F46436" w:rsidDel="00C91CF0" w14:paraId="343D1D22" w14:textId="2884A747">
        <w:trPr>
          <w:ins w:id="983" w:author="Lucien" w:date="2026-05-06T12:58:00Z"/>
          <w:del w:id="984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5192BE6" w14:textId="39CA2D92" w:rsidR="00F46436" w:rsidRPr="00C91CF0" w:rsidDel="00C91CF0" w:rsidRDefault="00000000">
            <w:pPr>
              <w:pStyle w:val="af2"/>
              <w:rPr>
                <w:ins w:id="985" w:author="Lucien" w:date="2026-05-06T12:58:00Z"/>
                <w:del w:id="986" w:author="昱 张" w:date="2026-07-02T22:10:00Z" w16du:dateUtc="2026-07-02T14:10:00Z"/>
                <w:rFonts w:ascii="Times New Roman" w:hAnsi="Times New Roman" w:cs="Times New Roman"/>
              </w:rPr>
            </w:pPr>
            <w:ins w:id="987" w:author="Lucien" w:date="2026-05-06T12:58:00Z">
              <w:del w:id="988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ciphertext</w:delText>
                </w:r>
              </w:del>
            </w:ins>
            <w:ins w:id="989" w:author="Lucien" w:date="2026-05-26T20:33:00Z">
              <w:del w:id="990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ciphertext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1B5DB6B" w14:textId="52112AEC" w:rsidR="00F46436" w:rsidRPr="00C91CF0" w:rsidDel="00C91CF0" w:rsidRDefault="00000000">
            <w:pPr>
              <w:pStyle w:val="af2"/>
              <w:rPr>
                <w:ins w:id="991" w:author="Lucien" w:date="2026-05-06T12:58:00Z"/>
                <w:del w:id="992" w:author="昱 张" w:date="2026-07-02T22:10:00Z" w16du:dateUtc="2026-07-02T14:10:00Z"/>
                <w:rFonts w:ascii="Times New Roman" w:hAnsi="Times New Roman" w:cs="Times New Roman"/>
              </w:rPr>
            </w:pPr>
            <w:ins w:id="993" w:author="Lucien" w:date="2026-05-06T12:58:00Z">
              <w:del w:id="994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8AF4893" w14:textId="155B2D6E" w:rsidR="00F46436" w:rsidRPr="007914C8" w:rsidDel="00C91CF0" w:rsidRDefault="00000000">
            <w:pPr>
              <w:keepLines/>
              <w:rPr>
                <w:ins w:id="995" w:author="Lucien" w:date="2026-05-06T12:58:00Z"/>
                <w:del w:id="996" w:author="昱 张" w:date="2026-07-02T22:10:00Z" w16du:dateUtc="2026-07-02T14:10:00Z"/>
              </w:rPr>
            </w:pPr>
            <w:ins w:id="997" w:author="Lucien" w:date="2026-05-06T12:58:00Z">
              <w:del w:id="998" w:author="昱 张" w:date="2026-07-02T22:10:00Z" w16du:dateUtc="2026-07-02T14:10:00Z">
                <w:r w:rsidRPr="007914C8" w:rsidDel="00C91CF0">
                  <w:rPr>
                    <w:rFonts w:hint="eastAsia"/>
                  </w:rPr>
                  <w:delText>是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7800BCB" w14:textId="7978CFAF" w:rsidR="00F46436" w:rsidRPr="00C91CF0" w:rsidDel="00C91CF0" w:rsidRDefault="00000000">
            <w:pPr>
              <w:pStyle w:val="af2"/>
              <w:rPr>
                <w:ins w:id="999" w:author="Lucien" w:date="2026-05-06T12:58:00Z"/>
                <w:del w:id="1000" w:author="昱 张" w:date="2026-07-02T22:10:00Z" w16du:dateUtc="2026-07-02T14:10:00Z"/>
                <w:rFonts w:ascii="Times New Roman" w:hAnsi="Times New Roman" w:cs="Times New Roman"/>
              </w:rPr>
            </w:pPr>
            <w:ins w:id="1001" w:author="Lucien" w:date="2026-05-06T12:58:00Z">
              <w:del w:id="1002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SM4-CBC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加密后的文件密文，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Base64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编码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65133CD" w14:textId="1621C4B9" w:rsidR="00F46436" w:rsidRPr="005814D3" w:rsidDel="00C91CF0" w:rsidRDefault="00000000">
            <w:pPr>
              <w:pStyle w:val="af2"/>
              <w:keepLines/>
              <w:rPr>
                <w:ins w:id="1003" w:author="Lucien" w:date="2026-05-06T12:58:00Z"/>
                <w:del w:id="1004" w:author="昱 张" w:date="2026-07-02T22:10:00Z" w16du:dateUtc="2026-07-02T14:10:00Z"/>
              </w:rPr>
              <w:pPrChange w:id="1005" w:author="Lucien" w:date="2026-05-06T13:03:00Z">
                <w:pPr>
                  <w:keepLines/>
                </w:pPr>
              </w:pPrChange>
            </w:pPr>
            <w:ins w:id="1006" w:author="Lucien" w:date="2026-05-06T13:03:00Z">
              <w:del w:id="1007" w:author="昱 张" w:date="2026-07-02T22:10:00Z" w16du:dateUtc="2026-07-02T14:10:00Z">
                <w:r w:rsidRPr="007914C8" w:rsidDel="00C91CF0">
                  <w:rPr>
                    <w:rPrChange w:id="1008" w:author="昱 张" w:date="2026-06-02T16:15:00Z" w16du:dateUtc="2026-06-02T08:15:00Z">
                      <w:rPr/>
                    </w:rPrChange>
                  </w:rPr>
                  <w:delText>"BASE64_ENCODED_CIPHERTEXT</w:delText>
                </w:r>
              </w:del>
            </w:ins>
            <w:ins w:id="1009" w:author="Lucien" w:date="2026-05-26T20:33:00Z">
              <w:del w:id="1010" w:author="昱 张" w:date="2026-07-02T22:10:00Z" w16du:dateUtc="2026-07-02T14:10:00Z">
                <w:r w:rsidRPr="007914C8" w:rsidDel="00C91CF0">
                  <w:rPr>
                    <w:rPrChange w:id="1011" w:author="昱 张" w:date="2026-06-02T16:15:00Z" w16du:dateUtc="2026-06-02T08:15:00Z">
                      <w:rPr/>
                    </w:rPrChange>
                  </w:rPr>
                  <w:delText>ciphertext</w:delText>
                </w:r>
              </w:del>
            </w:ins>
            <w:ins w:id="1012" w:author="Lucien" w:date="2026-05-06T13:03:00Z">
              <w:del w:id="1013" w:author="昱 张" w:date="2026-07-02T22:10:00Z" w16du:dateUtc="2026-07-02T14:10:00Z">
                <w:r w:rsidRPr="007914C8" w:rsidDel="00C91CF0">
                  <w:rPr>
                    <w:rPrChange w:id="1014" w:author="昱 张" w:date="2026-06-02T16:15:00Z" w16du:dateUtc="2026-06-02T08:15:00Z">
                      <w:rPr/>
                    </w:rPrChange>
                  </w:rPr>
                  <w:delText>"</w:delText>
                </w:r>
              </w:del>
            </w:ins>
          </w:p>
        </w:tc>
      </w:tr>
      <w:tr w:rsidR="00F46436" w:rsidDel="00C91CF0" w14:paraId="560DC902" w14:textId="48600DA3">
        <w:trPr>
          <w:ins w:id="1015" w:author="Lucien" w:date="2026-05-06T12:59:00Z"/>
          <w:del w:id="1016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7937D24" w14:textId="465D4FA8" w:rsidR="00F46436" w:rsidRPr="00C91CF0" w:rsidDel="00C91CF0" w:rsidRDefault="00000000">
            <w:pPr>
              <w:pStyle w:val="af2"/>
              <w:rPr>
                <w:ins w:id="1017" w:author="Lucien" w:date="2026-05-06T12:59:00Z"/>
                <w:del w:id="1018" w:author="昱 张" w:date="2026-07-02T22:10:00Z" w16du:dateUtc="2026-07-02T14:10:00Z"/>
                <w:rFonts w:ascii="Times New Roman" w:hAnsi="Times New Roman" w:cs="Times New Roman"/>
              </w:rPr>
            </w:pPr>
            <w:ins w:id="1019" w:author="Lucien" w:date="2026-05-06T12:59:00Z">
              <w:del w:id="1020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mimeType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034951C" w14:textId="2DEBEF0B" w:rsidR="00F46436" w:rsidRPr="00C91CF0" w:rsidDel="00C91CF0" w:rsidRDefault="00000000">
            <w:pPr>
              <w:pStyle w:val="af2"/>
              <w:rPr>
                <w:ins w:id="1021" w:author="Lucien" w:date="2026-05-06T12:59:00Z"/>
                <w:del w:id="1022" w:author="昱 张" w:date="2026-07-02T22:10:00Z" w16du:dateUtc="2026-07-02T14:10:00Z"/>
                <w:rFonts w:ascii="Times New Roman" w:hAnsi="Times New Roman" w:cs="Times New Roman"/>
              </w:rPr>
            </w:pPr>
            <w:ins w:id="1023" w:author="Lucien" w:date="2026-05-06T12:59:00Z">
              <w:del w:id="1024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C493481" w14:textId="2161F6EE" w:rsidR="00F46436" w:rsidRPr="007914C8" w:rsidDel="00C91CF0" w:rsidRDefault="00000000">
            <w:pPr>
              <w:keepLines/>
              <w:rPr>
                <w:ins w:id="1025" w:author="Lucien" w:date="2026-05-06T12:59:00Z"/>
                <w:del w:id="1026" w:author="昱 张" w:date="2026-07-02T22:10:00Z" w16du:dateUtc="2026-07-02T14:10:00Z"/>
              </w:rPr>
            </w:pPr>
            <w:ins w:id="1027" w:author="Lucien" w:date="2026-05-06T12:59:00Z">
              <w:del w:id="1028" w:author="昱 张" w:date="2026-07-02T22:10:00Z" w16du:dateUtc="2026-07-02T14:10:00Z">
                <w:r w:rsidRPr="007914C8" w:rsidDel="00C91CF0">
                  <w:rPr>
                    <w:rFonts w:hint="eastAsia"/>
                  </w:rPr>
                  <w:delText>否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F7010D3" w14:textId="3ECD78B1" w:rsidR="00F46436" w:rsidRPr="00C91CF0" w:rsidDel="00C91CF0" w:rsidRDefault="00000000">
            <w:pPr>
              <w:pStyle w:val="af2"/>
              <w:rPr>
                <w:ins w:id="1029" w:author="Lucien" w:date="2026-05-06T12:59:00Z"/>
                <w:del w:id="1030" w:author="昱 张" w:date="2026-07-02T22:10:00Z" w16du:dateUtc="2026-07-02T14:10:00Z"/>
                <w:rFonts w:ascii="Times New Roman" w:hAnsi="Times New Roman" w:cs="Times New Roman"/>
              </w:rPr>
            </w:pPr>
            <w:ins w:id="1031" w:author="Lucien" w:date="2026-05-06T12:59:00Z">
              <w:del w:id="1032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文件类型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942784D" w14:textId="5A1DE827" w:rsidR="00F46436" w:rsidRPr="005814D3" w:rsidDel="00C91CF0" w:rsidRDefault="00000000">
            <w:pPr>
              <w:pStyle w:val="af2"/>
              <w:keepLines/>
              <w:rPr>
                <w:ins w:id="1033" w:author="Lucien" w:date="2026-05-06T12:59:00Z"/>
                <w:del w:id="1034" w:author="昱 张" w:date="2026-07-02T22:10:00Z" w16du:dateUtc="2026-07-02T14:10:00Z"/>
              </w:rPr>
              <w:pPrChange w:id="1035" w:author="Lucien" w:date="2026-05-06T13:03:00Z">
                <w:pPr>
                  <w:keepLines/>
                </w:pPr>
              </w:pPrChange>
            </w:pPr>
            <w:ins w:id="1036" w:author="Lucien" w:date="2026-05-06T13:03:00Z">
              <w:del w:id="1037" w:author="昱 张" w:date="2026-07-02T22:10:00Z" w16du:dateUtc="2026-07-02T14:10:00Z">
                <w:r w:rsidRPr="007914C8" w:rsidDel="00C91CF0">
                  <w:rPr>
                    <w:rPrChange w:id="1038" w:author="昱 张" w:date="2026-06-02T16:15:00Z" w16du:dateUtc="2026-06-02T08:15:00Z">
                      <w:rPr/>
                    </w:rPrChange>
                  </w:rPr>
                  <w:delText>"text/csv"</w:delText>
                </w:r>
              </w:del>
            </w:ins>
          </w:p>
        </w:tc>
      </w:tr>
    </w:tbl>
    <w:p w14:paraId="7973FD6D" w14:textId="27F80E84" w:rsidR="00F46436" w:rsidRPr="00A55651" w:rsidDel="00C91CF0" w:rsidRDefault="00F46436">
      <w:pPr>
        <w:widowControl/>
        <w:jc w:val="left"/>
        <w:rPr>
          <w:ins w:id="1039" w:author="Lucien" w:date="2026-05-06T12:58:00Z"/>
          <w:del w:id="1040" w:author="昱 张" w:date="2026-07-02T22:10:00Z" w16du:dateUtc="2026-07-02T14:10:00Z"/>
          <w:sz w:val="30"/>
        </w:rPr>
        <w:pPrChange w:id="1041" w:author="昱 张" w:date="2026-06-02T16:16:00Z" w16du:dateUtc="2026-06-02T08:16:00Z">
          <w:pPr>
            <w:pStyle w:val="3"/>
            <w:numPr>
              <w:numId w:val="3"/>
            </w:numPr>
            <w:spacing w:before="288" w:after="192"/>
          </w:pPr>
        </w:pPrChange>
      </w:pPr>
    </w:p>
    <w:p w14:paraId="1B6B6152" w14:textId="578E0EAF" w:rsidR="00F46436" w:rsidDel="00C91CF0" w:rsidRDefault="00000000">
      <w:pPr>
        <w:pStyle w:val="3"/>
        <w:numPr>
          <w:ilvl w:val="2"/>
          <w:numId w:val="3"/>
        </w:numPr>
        <w:spacing w:before="288" w:after="192"/>
        <w:ind w:left="0" w:firstLine="0"/>
        <w:rPr>
          <w:del w:id="1042" w:author="昱 张" w:date="2026-07-02T22:10:00Z" w16du:dateUtc="2026-07-02T14:10:00Z"/>
          <w:sz w:val="30"/>
        </w:rPr>
        <w:pPrChange w:id="1043" w:author="Lucien" w:date="2026-05-06T11:42:00Z">
          <w:pPr>
            <w:pStyle w:val="3"/>
            <w:numPr>
              <w:numId w:val="3"/>
            </w:numPr>
            <w:spacing w:before="288" w:after="192"/>
          </w:pPr>
        </w:pPrChange>
      </w:pPr>
      <w:ins w:id="1044" w:author="Lucien" w:date="2026-05-06T12:58:00Z">
        <w:del w:id="1045" w:author="昱 张" w:date="2026-07-02T22:10:00Z" w16du:dateUtc="2026-07-02T14:10:00Z">
          <w:r w:rsidDel="00C91CF0">
            <w:rPr>
              <w:rFonts w:hint="eastAsia"/>
              <w:sz w:val="30"/>
            </w:rPr>
            <w:delText>合约校验</w:delText>
          </w:r>
        </w:del>
      </w:ins>
      <w:del w:id="1046" w:author="昱 张" w:date="2026-07-02T22:10:00Z" w16du:dateUtc="2026-07-02T14:10:00Z">
        <w:r w:rsidDel="00C91CF0">
          <w:rPr>
            <w:sz w:val="30"/>
          </w:rPr>
          <w:delText>分页</w:delText>
        </w:r>
        <w:bookmarkEnd w:id="664"/>
        <w:r w:rsidDel="00C91CF0">
          <w:rPr>
            <w:sz w:val="30"/>
          </w:rPr>
          <w:delText>参数规范</w:delText>
        </w:r>
        <w:bookmarkEnd w:id="665"/>
      </w:del>
    </w:p>
    <w:p w14:paraId="01813D31" w14:textId="58585E26" w:rsidR="00F46436" w:rsidDel="00C91CF0" w:rsidRDefault="00000000">
      <w:pPr>
        <w:spacing w:line="360" w:lineRule="auto"/>
        <w:ind w:firstLineChars="200" w:firstLine="480"/>
        <w:rPr>
          <w:del w:id="1047" w:author="昱 张" w:date="2026-07-02T22:10:00Z" w16du:dateUtc="2026-07-02T14:10:00Z"/>
          <w:rFonts w:ascii="宋体" w:hAnsi="宋体" w:hint="eastAsia"/>
          <w:szCs w:val="21"/>
        </w:rPr>
      </w:pPr>
      <w:del w:id="1048" w:author="昱 张" w:date="2026-07-02T22:10:00Z" w16du:dateUtc="2026-07-02T14:10:00Z">
        <w:r w:rsidDel="00C91CF0">
          <w:rPr>
            <w:rFonts w:ascii="宋体" w:hAnsi="宋体" w:hint="eastAsia"/>
            <w:szCs w:val="21"/>
          </w:rPr>
          <w:delText>接口分页参数规范如下：</w:delText>
        </w:r>
      </w:del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9"/>
        <w:gridCol w:w="1403"/>
        <w:gridCol w:w="1403"/>
        <w:gridCol w:w="1403"/>
        <w:gridCol w:w="2385"/>
      </w:tblGrid>
      <w:tr w:rsidR="00F46436" w:rsidDel="00C91CF0" w14:paraId="7EE22DEE" w14:textId="270F6922">
        <w:trPr>
          <w:del w:id="1049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6152F55" w14:textId="716534EB" w:rsidR="00F46436" w:rsidDel="00C91CF0" w:rsidRDefault="00000000">
            <w:pPr>
              <w:jc w:val="center"/>
              <w:rPr>
                <w:del w:id="1050" w:author="昱 张" w:date="2026-07-02T22:10:00Z" w16du:dateUtc="2026-07-02T14:10:00Z"/>
                <w:b/>
                <w:bCs/>
              </w:rPr>
            </w:pPr>
            <w:del w:id="1051" w:author="昱 张" w:date="2026-07-02T22:10:00Z" w16du:dateUtc="2026-07-02T14:10:00Z">
              <w:r w:rsidDel="00C91CF0">
                <w:rPr>
                  <w:rFonts w:hint="eastAsia"/>
                  <w:b/>
                  <w:bCs/>
                </w:rPr>
                <w:delText>参数名称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5C5A201" w14:textId="2BDF13DD" w:rsidR="00F46436" w:rsidDel="00C91CF0" w:rsidRDefault="00000000">
            <w:pPr>
              <w:jc w:val="center"/>
              <w:rPr>
                <w:del w:id="1052" w:author="昱 张" w:date="2026-07-02T22:10:00Z" w16du:dateUtc="2026-07-02T14:10:00Z"/>
                <w:b/>
                <w:bCs/>
              </w:rPr>
            </w:pPr>
            <w:del w:id="1053" w:author="昱 张" w:date="2026-07-02T22:10:00Z" w16du:dateUtc="2026-07-02T14:10:00Z">
              <w:r w:rsidDel="00C91CF0">
                <w:rPr>
                  <w:rFonts w:hint="eastAsia"/>
                  <w:b/>
                  <w:bCs/>
                </w:rPr>
                <w:delText>参数类型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9E4C24E" w14:textId="1AC222D4" w:rsidR="00F46436" w:rsidDel="00C91CF0" w:rsidRDefault="00000000">
            <w:pPr>
              <w:jc w:val="center"/>
              <w:rPr>
                <w:del w:id="1054" w:author="昱 张" w:date="2026-07-02T22:10:00Z" w16du:dateUtc="2026-07-02T14:10:00Z"/>
                <w:b/>
                <w:bCs/>
              </w:rPr>
            </w:pPr>
            <w:del w:id="1055" w:author="昱 张" w:date="2026-07-02T22:10:00Z" w16du:dateUtc="2026-07-02T14:10:00Z">
              <w:r w:rsidDel="00C91CF0">
                <w:rPr>
                  <w:rFonts w:hint="eastAsia"/>
                  <w:b/>
                  <w:bCs/>
                </w:rPr>
                <w:delText>是否必须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7FED7D2" w14:textId="4B77F116" w:rsidR="00F46436" w:rsidDel="00C91CF0" w:rsidRDefault="00000000">
            <w:pPr>
              <w:jc w:val="center"/>
              <w:rPr>
                <w:del w:id="1056" w:author="昱 张" w:date="2026-07-02T22:10:00Z" w16du:dateUtc="2026-07-02T14:10:00Z"/>
                <w:b/>
                <w:bCs/>
              </w:rPr>
            </w:pPr>
            <w:del w:id="1057" w:author="昱 张" w:date="2026-07-02T22:10:00Z" w16du:dateUtc="2026-07-02T14:10:00Z">
              <w:r w:rsidDel="00C91CF0">
                <w:rPr>
                  <w:rFonts w:hint="eastAsia"/>
                  <w:b/>
                  <w:bCs/>
                </w:rPr>
                <w:delText>参数说明</w:delText>
              </w:r>
            </w:del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6AA5094" w14:textId="73733D9B" w:rsidR="00F46436" w:rsidDel="00C91CF0" w:rsidRDefault="00000000">
            <w:pPr>
              <w:jc w:val="center"/>
              <w:rPr>
                <w:del w:id="1058" w:author="昱 张" w:date="2026-07-02T22:10:00Z" w16du:dateUtc="2026-07-02T14:10:00Z"/>
                <w:b/>
                <w:bCs/>
              </w:rPr>
            </w:pPr>
            <w:del w:id="1059" w:author="昱 张" w:date="2026-07-02T22:10:00Z" w16du:dateUtc="2026-07-02T14:10:00Z">
              <w:r w:rsidDel="00C91CF0">
                <w:rPr>
                  <w:rFonts w:hint="eastAsia"/>
                  <w:b/>
                  <w:bCs/>
                </w:rPr>
                <w:delText>示例</w:delText>
              </w:r>
            </w:del>
          </w:p>
        </w:tc>
      </w:tr>
      <w:tr w:rsidR="00F46436" w:rsidDel="00C91CF0" w14:paraId="1FCDEE8F" w14:textId="27783639">
        <w:trPr>
          <w:del w:id="1060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6090084" w14:textId="79C52B44" w:rsidR="00F46436" w:rsidDel="00C91CF0" w:rsidRDefault="00000000">
            <w:pPr>
              <w:pStyle w:val="af2"/>
              <w:keepLines/>
              <w:rPr>
                <w:del w:id="1061" w:author="昱 张" w:date="2026-07-02T22:10:00Z" w16du:dateUtc="2026-07-02T14:10:00Z"/>
              </w:rPr>
              <w:pPrChange w:id="1062" w:author="Lucien" w:date="2026-05-06T11:37:00Z">
                <w:pPr>
                  <w:keepLines/>
                </w:pPr>
              </w:pPrChange>
            </w:pPr>
            <w:del w:id="1063" w:author="昱 张" w:date="2026-07-02T22:10:00Z" w16du:dateUtc="2026-07-02T14:10:00Z">
              <w:r w:rsidDel="00C91CF0">
                <w:delText>pageNumber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265A7EF" w14:textId="2685FACE" w:rsidR="00F46436" w:rsidDel="00C91CF0" w:rsidRDefault="00000000">
            <w:pPr>
              <w:pStyle w:val="af2"/>
              <w:keepLines/>
              <w:rPr>
                <w:del w:id="1064" w:author="昱 张" w:date="2026-07-02T22:10:00Z" w16du:dateUtc="2026-07-02T14:10:00Z"/>
              </w:rPr>
              <w:pPrChange w:id="1065" w:author="Lucien" w:date="2026-05-06T11:37:00Z">
                <w:pPr>
                  <w:keepLines/>
                </w:pPr>
              </w:pPrChange>
            </w:pPr>
            <w:del w:id="1066" w:author="昱 张" w:date="2026-07-02T22:10:00Z" w16du:dateUtc="2026-07-02T14:10:00Z">
              <w:r w:rsidDel="00C91CF0">
                <w:delText>Integer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0E86FD0" w14:textId="22646B54" w:rsidR="00F46436" w:rsidDel="00C91CF0" w:rsidRDefault="00000000">
            <w:pPr>
              <w:keepLines/>
              <w:rPr>
                <w:del w:id="1067" w:author="昱 张" w:date="2026-07-02T22:10:00Z" w16du:dateUtc="2026-07-02T14:10:00Z"/>
              </w:rPr>
            </w:pPr>
            <w:del w:id="1068" w:author="昱 张" w:date="2026-07-02T22:10:00Z" w16du:dateUtc="2026-07-02T14:10:00Z">
              <w:r w:rsidDel="00C91CF0">
                <w:delText>否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0165F4C" w14:textId="303445BC" w:rsidR="00F46436" w:rsidDel="00C91CF0" w:rsidRDefault="00000000">
            <w:pPr>
              <w:pStyle w:val="af2"/>
              <w:keepLines/>
              <w:rPr>
                <w:del w:id="1069" w:author="昱 张" w:date="2026-07-02T22:10:00Z" w16du:dateUtc="2026-07-02T14:10:00Z"/>
              </w:rPr>
              <w:pPrChange w:id="1070" w:author="Lucien" w:date="2026-05-06T11:38:00Z">
                <w:pPr>
                  <w:keepLines/>
                </w:pPr>
              </w:pPrChange>
            </w:pPr>
            <w:del w:id="1071" w:author="昱 张" w:date="2026-07-02T22:10:00Z" w16du:dateUtc="2026-07-02T14:10:00Z">
              <w:r w:rsidDel="00C91CF0">
                <w:delText>分页页码</w:delText>
              </w:r>
            </w:del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552AD45" w14:textId="278EAC64" w:rsidR="00F46436" w:rsidDel="00C91CF0" w:rsidRDefault="00000000">
            <w:pPr>
              <w:keepLines/>
              <w:rPr>
                <w:del w:id="1072" w:author="昱 张" w:date="2026-07-02T22:10:00Z" w16du:dateUtc="2026-07-02T14:10:00Z"/>
              </w:rPr>
            </w:pPr>
            <w:del w:id="1073" w:author="昱 张" w:date="2026-07-02T22:10:00Z" w16du:dateUtc="2026-07-02T14:10:00Z">
              <w:r w:rsidDel="00C91CF0">
                <w:delText>推荐从</w:delText>
              </w:r>
              <w:r w:rsidDel="00C91CF0">
                <w:delText>0</w:delText>
              </w:r>
              <w:r w:rsidDel="00C91CF0">
                <w:delText>开始计数</w:delText>
              </w:r>
            </w:del>
          </w:p>
        </w:tc>
      </w:tr>
      <w:tr w:rsidR="00F46436" w:rsidDel="00C91CF0" w14:paraId="37F0879A" w14:textId="2966FECB">
        <w:trPr>
          <w:del w:id="1074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A45AA28" w14:textId="2073866C" w:rsidR="00F46436" w:rsidDel="00C91CF0" w:rsidRDefault="00000000">
            <w:pPr>
              <w:pStyle w:val="af2"/>
              <w:keepLines/>
              <w:rPr>
                <w:del w:id="1075" w:author="昱 张" w:date="2026-07-02T22:10:00Z" w16du:dateUtc="2026-07-02T14:10:00Z"/>
              </w:rPr>
              <w:pPrChange w:id="1076" w:author="Lucien" w:date="2026-05-06T11:37:00Z">
                <w:pPr>
                  <w:keepLines/>
                </w:pPr>
              </w:pPrChange>
            </w:pPr>
            <w:del w:id="1077" w:author="昱 张" w:date="2026-07-02T22:10:00Z" w16du:dateUtc="2026-07-02T14:10:00Z">
              <w:r w:rsidDel="00C91CF0">
                <w:delText>pageSize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D9DA1F1" w14:textId="7D24E42A" w:rsidR="00F46436" w:rsidDel="00C91CF0" w:rsidRDefault="00000000">
            <w:pPr>
              <w:pStyle w:val="af2"/>
              <w:keepLines/>
              <w:rPr>
                <w:del w:id="1078" w:author="昱 张" w:date="2026-07-02T22:10:00Z" w16du:dateUtc="2026-07-02T14:10:00Z"/>
              </w:rPr>
              <w:pPrChange w:id="1079" w:author="Lucien" w:date="2026-05-06T11:37:00Z">
                <w:pPr>
                  <w:keepLines/>
                </w:pPr>
              </w:pPrChange>
            </w:pPr>
            <w:del w:id="1080" w:author="昱 张" w:date="2026-07-02T22:10:00Z" w16du:dateUtc="2026-07-02T14:10:00Z">
              <w:r w:rsidDel="00C91CF0">
                <w:delText>Integer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35A531F" w14:textId="687104E8" w:rsidR="00F46436" w:rsidDel="00C91CF0" w:rsidRDefault="00000000">
            <w:pPr>
              <w:keepLines/>
              <w:rPr>
                <w:del w:id="1081" w:author="昱 张" w:date="2026-07-02T22:10:00Z" w16du:dateUtc="2026-07-02T14:10:00Z"/>
              </w:rPr>
            </w:pPr>
            <w:del w:id="1082" w:author="昱 张" w:date="2026-07-02T22:10:00Z" w16du:dateUtc="2026-07-02T14:10:00Z">
              <w:r w:rsidDel="00C91CF0">
                <w:delText>否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B33AB6B" w14:textId="7AE950C4" w:rsidR="00F46436" w:rsidDel="00C91CF0" w:rsidRDefault="00000000">
            <w:pPr>
              <w:pStyle w:val="af2"/>
              <w:keepLines/>
              <w:rPr>
                <w:del w:id="1083" w:author="昱 张" w:date="2026-07-02T22:10:00Z" w16du:dateUtc="2026-07-02T14:10:00Z"/>
              </w:rPr>
              <w:pPrChange w:id="1084" w:author="Lucien" w:date="2026-05-06T11:38:00Z">
                <w:pPr>
                  <w:keepLines/>
                </w:pPr>
              </w:pPrChange>
            </w:pPr>
            <w:del w:id="1085" w:author="昱 张" w:date="2026-07-02T22:10:00Z" w16du:dateUtc="2026-07-02T14:10:00Z">
              <w:r w:rsidDel="00C91CF0">
                <w:delText>分页大小</w:delText>
              </w:r>
            </w:del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8441BF0" w14:textId="5A527BDF" w:rsidR="00F46436" w:rsidDel="00C91CF0" w:rsidRDefault="00000000">
            <w:pPr>
              <w:keepLines/>
              <w:rPr>
                <w:del w:id="1086" w:author="昱 张" w:date="2026-07-02T22:10:00Z" w16du:dateUtc="2026-07-02T14:10:00Z"/>
              </w:rPr>
            </w:pPr>
            <w:del w:id="1087" w:author="昱 张" w:date="2026-07-02T22:10:00Z" w16du:dateUtc="2026-07-02T14:10:00Z">
              <w:r w:rsidDel="00C91CF0">
                <w:delText>推荐默认值为</w:delText>
              </w:r>
              <w:r w:rsidDel="00C91CF0">
                <w:delText>10</w:delText>
              </w:r>
            </w:del>
          </w:p>
        </w:tc>
      </w:tr>
      <w:tr w:rsidR="00F46436" w:rsidDel="00C91CF0" w14:paraId="23011EE0" w14:textId="046198B8">
        <w:trPr>
          <w:del w:id="1088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18EE861" w14:textId="6F805912" w:rsidR="00F46436" w:rsidDel="00C91CF0" w:rsidRDefault="00000000">
            <w:pPr>
              <w:pStyle w:val="af2"/>
              <w:keepLines/>
              <w:rPr>
                <w:del w:id="1089" w:author="昱 张" w:date="2026-07-02T22:10:00Z" w16du:dateUtc="2026-07-02T14:10:00Z"/>
              </w:rPr>
              <w:pPrChange w:id="1090" w:author="Lucien" w:date="2026-05-06T11:37:00Z">
                <w:pPr>
                  <w:keepLines/>
                </w:pPr>
              </w:pPrChange>
            </w:pPr>
            <w:del w:id="1091" w:author="昱 张" w:date="2026-07-02T22:10:00Z" w16du:dateUtc="2026-07-02T14:10:00Z">
              <w:r w:rsidDel="00C91CF0">
                <w:delText>totalCount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2758505" w14:textId="797BCD7D" w:rsidR="00F46436" w:rsidDel="00C91CF0" w:rsidRDefault="00000000">
            <w:pPr>
              <w:pStyle w:val="af2"/>
              <w:keepLines/>
              <w:rPr>
                <w:del w:id="1092" w:author="昱 张" w:date="2026-07-02T22:10:00Z" w16du:dateUtc="2026-07-02T14:10:00Z"/>
              </w:rPr>
              <w:pPrChange w:id="1093" w:author="Lucien" w:date="2026-05-06T11:37:00Z">
                <w:pPr>
                  <w:keepLines/>
                </w:pPr>
              </w:pPrChange>
            </w:pPr>
            <w:del w:id="1094" w:author="昱 张" w:date="2026-07-02T22:10:00Z" w16du:dateUtc="2026-07-02T14:10:00Z">
              <w:r w:rsidDel="00C91CF0">
                <w:delText>Integer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17CB1A2" w14:textId="68AC4954" w:rsidR="00F46436" w:rsidDel="00C91CF0" w:rsidRDefault="00000000">
            <w:pPr>
              <w:keepLines/>
              <w:rPr>
                <w:del w:id="1095" w:author="昱 张" w:date="2026-07-02T22:10:00Z" w16du:dateUtc="2026-07-02T14:10:00Z"/>
              </w:rPr>
            </w:pPr>
            <w:del w:id="1096" w:author="昱 张" w:date="2026-07-02T22:10:00Z" w16du:dateUtc="2026-07-02T14:10:00Z">
              <w:r w:rsidDel="00C91CF0">
                <w:delText>否</w:delText>
              </w:r>
            </w:del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7B7831F" w14:textId="12E30D12" w:rsidR="00F46436" w:rsidDel="00C91CF0" w:rsidRDefault="00000000">
            <w:pPr>
              <w:pStyle w:val="af2"/>
              <w:keepLines/>
              <w:rPr>
                <w:del w:id="1097" w:author="昱 张" w:date="2026-07-02T22:10:00Z" w16du:dateUtc="2026-07-02T14:10:00Z"/>
              </w:rPr>
              <w:pPrChange w:id="1098" w:author="Lucien" w:date="2026-05-06T11:39:00Z">
                <w:pPr>
                  <w:keepLines/>
                </w:pPr>
              </w:pPrChange>
            </w:pPr>
            <w:del w:id="1099" w:author="昱 张" w:date="2026-07-02T22:10:00Z" w16du:dateUtc="2026-07-02T14:10:00Z">
              <w:r w:rsidDel="00C91CF0">
                <w:delText>记录总数</w:delText>
              </w:r>
            </w:del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62E22FD" w14:textId="5F741BF6" w:rsidR="00F46436" w:rsidDel="00C91CF0" w:rsidRDefault="00000000">
            <w:pPr>
              <w:keepLines/>
              <w:rPr>
                <w:del w:id="1100" w:author="昱 张" w:date="2026-07-02T22:10:00Z" w16du:dateUtc="2026-07-02T14:10:00Z"/>
              </w:rPr>
            </w:pPr>
            <w:del w:id="1101" w:author="昱 张" w:date="2026-07-02T22:10:00Z" w16du:dateUtc="2026-07-02T14:10:00Z">
              <w:r w:rsidDel="00C91CF0">
                <w:delText>0</w:delText>
              </w:r>
            </w:del>
          </w:p>
        </w:tc>
      </w:tr>
    </w:tbl>
    <w:p w14:paraId="7D0A3E7B" w14:textId="56F7387B" w:rsidR="00F46436" w:rsidDel="00C91CF0" w:rsidRDefault="00000000">
      <w:pPr>
        <w:spacing w:line="360" w:lineRule="auto"/>
        <w:ind w:firstLineChars="200" w:firstLine="480"/>
        <w:rPr>
          <w:ins w:id="1102" w:author="Lucien" w:date="2026-05-06T13:00:00Z"/>
          <w:del w:id="1103" w:author="昱 张" w:date="2026-07-02T22:10:00Z" w16du:dateUtc="2026-07-02T14:10:00Z"/>
          <w:rFonts w:ascii="宋体" w:hAnsi="宋体" w:hint="eastAsia"/>
          <w:szCs w:val="21"/>
        </w:rPr>
      </w:pPr>
      <w:bookmarkStart w:id="1104" w:name="_Tochz4m93"/>
      <w:ins w:id="1105" w:author="Lucien" w:date="2026-05-06T13:00:00Z">
        <w:del w:id="1106" w:author="昱 张" w:date="2026-07-02T22:10:00Z" w16du:dateUtc="2026-07-02T14:10:00Z">
          <w:r w:rsidDel="00C91CF0">
            <w:rPr>
              <w:rFonts w:ascii="宋体" w:hAnsi="宋体" w:hint="eastAsia"/>
              <w:szCs w:val="21"/>
            </w:rPr>
            <w:delText>合约校验参数规范如下：</w:delText>
          </w:r>
        </w:del>
      </w:ins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9"/>
        <w:gridCol w:w="1403"/>
        <w:gridCol w:w="1403"/>
        <w:gridCol w:w="1403"/>
        <w:gridCol w:w="2385"/>
      </w:tblGrid>
      <w:tr w:rsidR="00F46436" w:rsidDel="00C91CF0" w14:paraId="17210001" w14:textId="027DCC25">
        <w:trPr>
          <w:ins w:id="1107" w:author="Lucien" w:date="2026-05-06T13:00:00Z"/>
          <w:del w:id="1108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D0BDCFD" w14:textId="2F41FF1C" w:rsidR="00F46436" w:rsidDel="00C91CF0" w:rsidRDefault="00000000">
            <w:pPr>
              <w:jc w:val="center"/>
              <w:rPr>
                <w:ins w:id="1109" w:author="Lucien" w:date="2026-05-06T13:00:00Z"/>
                <w:del w:id="1110" w:author="昱 张" w:date="2026-07-02T22:10:00Z" w16du:dateUtc="2026-07-02T14:10:00Z"/>
                <w:b/>
                <w:bCs/>
              </w:rPr>
            </w:pPr>
            <w:ins w:id="1111" w:author="Lucien" w:date="2026-05-06T13:00:00Z">
              <w:del w:id="1112" w:author="昱 张" w:date="2026-07-02T22:10:00Z" w16du:dateUtc="2026-07-02T14:10:00Z">
                <w:r w:rsidDel="00C91CF0">
                  <w:rPr>
                    <w:rFonts w:hint="eastAsia"/>
                    <w:b/>
                    <w:bCs/>
                  </w:rPr>
                  <w:delText>参数名称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B298365" w14:textId="0CF29993" w:rsidR="00F46436" w:rsidDel="00C91CF0" w:rsidRDefault="00000000">
            <w:pPr>
              <w:jc w:val="center"/>
              <w:rPr>
                <w:ins w:id="1113" w:author="Lucien" w:date="2026-05-06T13:00:00Z"/>
                <w:del w:id="1114" w:author="昱 张" w:date="2026-07-02T22:10:00Z" w16du:dateUtc="2026-07-02T14:10:00Z"/>
                <w:b/>
                <w:bCs/>
              </w:rPr>
            </w:pPr>
            <w:ins w:id="1115" w:author="Lucien" w:date="2026-05-06T13:00:00Z">
              <w:del w:id="1116" w:author="昱 张" w:date="2026-07-02T22:10:00Z" w16du:dateUtc="2026-07-02T14:10:00Z">
                <w:r w:rsidDel="00C91CF0">
                  <w:rPr>
                    <w:rFonts w:hint="eastAsia"/>
                    <w:b/>
                    <w:bCs/>
                  </w:rPr>
                  <w:delText>参数类型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2A276FC" w14:textId="0DAB9BD3" w:rsidR="00F46436" w:rsidDel="00C91CF0" w:rsidRDefault="00000000">
            <w:pPr>
              <w:jc w:val="center"/>
              <w:rPr>
                <w:ins w:id="1117" w:author="Lucien" w:date="2026-05-06T13:00:00Z"/>
                <w:del w:id="1118" w:author="昱 张" w:date="2026-07-02T22:10:00Z" w16du:dateUtc="2026-07-02T14:10:00Z"/>
                <w:b/>
                <w:bCs/>
              </w:rPr>
            </w:pPr>
            <w:ins w:id="1119" w:author="Lucien" w:date="2026-05-06T13:00:00Z">
              <w:del w:id="1120" w:author="昱 张" w:date="2026-07-02T22:10:00Z" w16du:dateUtc="2026-07-02T14:10:00Z">
                <w:r w:rsidDel="00C91CF0">
                  <w:rPr>
                    <w:rFonts w:hint="eastAsia"/>
                    <w:b/>
                    <w:bCs/>
                  </w:rPr>
                  <w:delText>是否必须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DBB6B5A" w14:textId="200A8618" w:rsidR="00F46436" w:rsidDel="00C91CF0" w:rsidRDefault="00000000">
            <w:pPr>
              <w:jc w:val="center"/>
              <w:rPr>
                <w:ins w:id="1121" w:author="Lucien" w:date="2026-05-06T13:00:00Z"/>
                <w:del w:id="1122" w:author="昱 张" w:date="2026-07-02T22:10:00Z" w16du:dateUtc="2026-07-02T14:10:00Z"/>
                <w:b/>
                <w:bCs/>
              </w:rPr>
            </w:pPr>
            <w:ins w:id="1123" w:author="Lucien" w:date="2026-05-06T13:00:00Z">
              <w:del w:id="1124" w:author="昱 张" w:date="2026-07-02T22:10:00Z" w16du:dateUtc="2026-07-02T14:10:00Z">
                <w:r w:rsidDel="00C91CF0">
                  <w:rPr>
                    <w:rFonts w:hint="eastAsia"/>
                    <w:b/>
                    <w:bCs/>
                  </w:rPr>
                  <w:delText>参数说明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A123250" w14:textId="455900BA" w:rsidR="00F46436" w:rsidDel="00C91CF0" w:rsidRDefault="00000000">
            <w:pPr>
              <w:jc w:val="center"/>
              <w:rPr>
                <w:ins w:id="1125" w:author="Lucien" w:date="2026-05-06T13:00:00Z"/>
                <w:del w:id="1126" w:author="昱 张" w:date="2026-07-02T22:10:00Z" w16du:dateUtc="2026-07-02T14:10:00Z"/>
                <w:b/>
                <w:bCs/>
              </w:rPr>
            </w:pPr>
            <w:ins w:id="1127" w:author="Lucien" w:date="2026-05-06T13:00:00Z">
              <w:del w:id="1128" w:author="昱 张" w:date="2026-07-02T22:10:00Z" w16du:dateUtc="2026-07-02T14:10:00Z">
                <w:r w:rsidDel="00C91CF0">
                  <w:rPr>
                    <w:rFonts w:hint="eastAsia"/>
                    <w:b/>
                    <w:bCs/>
                  </w:rPr>
                  <w:delText>示例</w:delText>
                </w:r>
              </w:del>
            </w:ins>
          </w:p>
        </w:tc>
      </w:tr>
      <w:tr w:rsidR="00F46436" w:rsidDel="00C91CF0" w14:paraId="05D4ACD3" w14:textId="46029AAF">
        <w:trPr>
          <w:ins w:id="1129" w:author="Lucien" w:date="2026-05-06T13:00:00Z"/>
          <w:del w:id="1130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809F124" w14:textId="2F880DFC" w:rsidR="00F46436" w:rsidRPr="00C91CF0" w:rsidDel="00C91CF0" w:rsidRDefault="00000000">
            <w:pPr>
              <w:pStyle w:val="af2"/>
              <w:rPr>
                <w:ins w:id="1131" w:author="Lucien" w:date="2026-05-06T13:00:00Z"/>
                <w:del w:id="1132" w:author="昱 张" w:date="2026-07-02T22:10:00Z" w16du:dateUtc="2026-07-02T14:10:00Z"/>
                <w:rFonts w:ascii="Times New Roman" w:hAnsi="Times New Roman" w:cs="Times New Roman"/>
              </w:rPr>
            </w:pPr>
            <w:ins w:id="1133" w:author="Lucien" w:date="2026-05-06T13:00:00Z">
              <w:del w:id="1134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vmId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074D68E" w14:textId="74B6B6F7" w:rsidR="00F46436" w:rsidRPr="00C91CF0" w:rsidDel="00C91CF0" w:rsidRDefault="00000000">
            <w:pPr>
              <w:pStyle w:val="af2"/>
              <w:rPr>
                <w:ins w:id="1135" w:author="Lucien" w:date="2026-05-06T13:00:00Z"/>
                <w:del w:id="1136" w:author="昱 张" w:date="2026-07-02T22:10:00Z" w16du:dateUtc="2026-07-02T14:10:00Z"/>
                <w:rFonts w:ascii="Times New Roman" w:hAnsi="Times New Roman" w:cs="Times New Roman"/>
              </w:rPr>
            </w:pPr>
            <w:ins w:id="1137" w:author="Lucien" w:date="2026-05-06T13:00:00Z">
              <w:del w:id="1138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D57F5AD" w14:textId="37144870" w:rsidR="00F46436" w:rsidRPr="007914C8" w:rsidDel="00C91CF0" w:rsidRDefault="00000000">
            <w:pPr>
              <w:keepLines/>
              <w:rPr>
                <w:ins w:id="1139" w:author="Lucien" w:date="2026-05-06T13:00:00Z"/>
                <w:del w:id="1140" w:author="昱 张" w:date="2026-07-02T22:10:00Z" w16du:dateUtc="2026-07-02T14:10:00Z"/>
              </w:rPr>
            </w:pPr>
            <w:ins w:id="1141" w:author="Lucien" w:date="2026-05-06T13:00:00Z">
              <w:del w:id="1142" w:author="昱 张" w:date="2026-07-02T22:10:00Z" w16du:dateUtc="2026-07-02T14:10:00Z">
                <w:r w:rsidRPr="007914C8" w:rsidDel="00C91CF0">
                  <w:delText>否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278E3DC" w14:textId="4BAF0716" w:rsidR="00F46436" w:rsidRPr="00C91CF0" w:rsidDel="00C91CF0" w:rsidRDefault="00000000">
            <w:pPr>
              <w:pStyle w:val="af2"/>
              <w:rPr>
                <w:ins w:id="1143" w:author="Lucien" w:date="2026-05-06T13:00:00Z"/>
                <w:del w:id="1144" w:author="昱 张" w:date="2026-07-02T22:10:00Z" w16du:dateUtc="2026-07-02T14:10:00Z"/>
                <w:rFonts w:ascii="Times New Roman" w:hAnsi="Times New Roman" w:cs="Times New Roman"/>
              </w:rPr>
            </w:pPr>
            <w:ins w:id="1145" w:author="Lucien" w:date="2026-05-06T13:00:00Z">
              <w:del w:id="1146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虚拟机或发送端标识，主要用于日志追踪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2CA4C0E" w14:textId="311D2434" w:rsidR="00F46436" w:rsidRPr="007914C8" w:rsidDel="00C91CF0" w:rsidRDefault="00C05FBD">
            <w:pPr>
              <w:keepLines/>
              <w:rPr>
                <w:ins w:id="1147" w:author="Lucien" w:date="2026-05-06T13:00:00Z"/>
                <w:del w:id="1148" w:author="昱 张" w:date="2026-07-02T22:10:00Z" w16du:dateUtc="2026-07-02T14:10:00Z"/>
              </w:rPr>
            </w:pPr>
            <w:ins w:id="1149" w:author="Lucien" w:date="2026-05-06T13:02:00Z">
              <w:del w:id="1150" w:author="昱 张" w:date="2026-06-11T09:46:00Z" w16du:dateUtc="2026-06-11T01:46:00Z">
                <w:r w:rsidRPr="007914C8" w:rsidDel="00C05FBD">
                  <w:delText>vm-001</w:delText>
                </w:r>
              </w:del>
            </w:ins>
          </w:p>
        </w:tc>
      </w:tr>
      <w:tr w:rsidR="00F46436" w:rsidDel="00C91CF0" w14:paraId="527474E9" w14:textId="6B655A22">
        <w:trPr>
          <w:ins w:id="1151" w:author="Lucien" w:date="2026-05-06T13:00:00Z"/>
          <w:del w:id="1152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AF6D82B" w14:textId="0E92C88C" w:rsidR="00F46436" w:rsidRPr="00C91CF0" w:rsidDel="00C91CF0" w:rsidRDefault="00000000">
            <w:pPr>
              <w:pStyle w:val="af2"/>
              <w:rPr>
                <w:ins w:id="1153" w:author="Lucien" w:date="2026-05-06T13:00:00Z"/>
                <w:del w:id="1154" w:author="昱 张" w:date="2026-07-02T22:10:00Z" w16du:dateUtc="2026-07-02T14:10:00Z"/>
                <w:rFonts w:ascii="Times New Roman" w:hAnsi="Times New Roman" w:cs="Times New Roman"/>
              </w:rPr>
            </w:pPr>
            <w:ins w:id="1155" w:author="Lucien" w:date="2026-05-06T13:00:00Z">
              <w:del w:id="1156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expirationTime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ACFC854" w14:textId="7BCF0165" w:rsidR="00F46436" w:rsidRPr="00C91CF0" w:rsidDel="00C91CF0" w:rsidRDefault="00000000">
            <w:pPr>
              <w:pStyle w:val="af2"/>
              <w:rPr>
                <w:ins w:id="1157" w:author="Lucien" w:date="2026-05-06T13:00:00Z"/>
                <w:del w:id="1158" w:author="昱 张" w:date="2026-07-02T22:10:00Z" w16du:dateUtc="2026-07-02T14:10:00Z"/>
                <w:rFonts w:ascii="Times New Roman" w:hAnsi="Times New Roman" w:cs="Times New Roman"/>
              </w:rPr>
            </w:pPr>
            <w:ins w:id="1159" w:author="Lucien" w:date="2026-05-06T13:00:00Z">
              <w:del w:id="1160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0452F23" w14:textId="69D504A5" w:rsidR="00F46436" w:rsidRPr="007914C8" w:rsidDel="00C91CF0" w:rsidRDefault="00000000">
            <w:pPr>
              <w:keepLines/>
              <w:rPr>
                <w:ins w:id="1161" w:author="Lucien" w:date="2026-05-06T13:00:00Z"/>
                <w:del w:id="1162" w:author="昱 张" w:date="2026-07-02T22:10:00Z" w16du:dateUtc="2026-07-02T14:10:00Z"/>
              </w:rPr>
            </w:pPr>
            <w:ins w:id="1163" w:author="Lucien" w:date="2026-05-06T13:01:00Z">
              <w:del w:id="1164" w:author="昱 张" w:date="2026-07-02T22:10:00Z" w16du:dateUtc="2026-07-02T14:10:00Z">
                <w:r w:rsidRPr="007914C8" w:rsidDel="00C91CF0">
                  <w:rPr>
                    <w:rFonts w:hint="eastAsia"/>
                  </w:rPr>
                  <w:delText>是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92E057D" w14:textId="64642EFD" w:rsidR="00F46436" w:rsidRPr="00C91CF0" w:rsidDel="00C91CF0" w:rsidRDefault="00000000">
            <w:pPr>
              <w:pStyle w:val="af2"/>
              <w:rPr>
                <w:ins w:id="1165" w:author="Lucien" w:date="2026-05-06T13:00:00Z"/>
                <w:del w:id="1166" w:author="昱 张" w:date="2026-07-02T22:10:00Z" w16du:dateUtc="2026-07-02T14:10:00Z"/>
                <w:rFonts w:ascii="Times New Roman" w:hAnsi="Times New Roman" w:cs="Times New Roman"/>
              </w:rPr>
            </w:pPr>
            <w:ins w:id="1167" w:author="Lucien" w:date="2026-05-06T13:01:00Z">
              <w:del w:id="1168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过期时间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59579F6" w14:textId="2454FC72" w:rsidR="00F46436" w:rsidRPr="005814D3" w:rsidDel="00C91CF0" w:rsidRDefault="00000000">
            <w:pPr>
              <w:pStyle w:val="af2"/>
              <w:keepLines/>
              <w:rPr>
                <w:ins w:id="1169" w:author="Lucien" w:date="2026-05-06T13:00:00Z"/>
                <w:del w:id="1170" w:author="昱 张" w:date="2026-07-02T22:10:00Z" w16du:dateUtc="2026-07-02T14:10:00Z"/>
              </w:rPr>
              <w:pPrChange w:id="1171" w:author="Lucien" w:date="2026-05-06T13:02:00Z">
                <w:pPr>
                  <w:keepLines/>
                </w:pPr>
              </w:pPrChange>
            </w:pPr>
            <w:ins w:id="1172" w:author="Lucien" w:date="2026-05-06T13:02:00Z">
              <w:del w:id="1173" w:author="昱 张" w:date="2026-07-02T22:10:00Z" w16du:dateUtc="2026-07-02T14:10:00Z">
                <w:r w:rsidRPr="007914C8" w:rsidDel="00C91CF0">
                  <w:rPr>
                    <w:rPrChange w:id="1174" w:author="昱 张" w:date="2026-06-02T16:15:00Z" w16du:dateUtc="2026-06-02T08:15:00Z">
                      <w:rPr/>
                    </w:rPrChange>
                  </w:rPr>
                  <w:delText>"2026-05-06T23:59:59"</w:delText>
                </w:r>
              </w:del>
            </w:ins>
          </w:p>
        </w:tc>
      </w:tr>
      <w:tr w:rsidR="00F46436" w:rsidDel="00C91CF0" w14:paraId="66DA0E6F" w14:textId="31F0991C">
        <w:trPr>
          <w:ins w:id="1175" w:author="Lucien" w:date="2026-05-06T13:00:00Z"/>
          <w:del w:id="1176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8B5DE5E" w14:textId="696D7C3C" w:rsidR="00F46436" w:rsidRPr="00C91CF0" w:rsidDel="00C91CF0" w:rsidRDefault="00000000">
            <w:pPr>
              <w:pStyle w:val="af2"/>
              <w:rPr>
                <w:ins w:id="1177" w:author="Lucien" w:date="2026-05-06T13:00:00Z"/>
                <w:del w:id="1178" w:author="昱 张" w:date="2026-07-02T22:10:00Z" w16du:dateUtc="2026-07-02T14:10:00Z"/>
                <w:rFonts w:ascii="Times New Roman" w:hAnsi="Times New Roman" w:cs="Times New Roman"/>
              </w:rPr>
            </w:pPr>
            <w:ins w:id="1179" w:author="Lucien" w:date="2026-05-06T13:00:00Z">
              <w:del w:id="1180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iv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420A02D" w14:textId="51B13CAB" w:rsidR="00F46436" w:rsidRPr="00C91CF0" w:rsidDel="00C91CF0" w:rsidRDefault="00000000">
            <w:pPr>
              <w:pStyle w:val="af2"/>
              <w:rPr>
                <w:ins w:id="1181" w:author="Lucien" w:date="2026-05-06T13:00:00Z"/>
                <w:del w:id="1182" w:author="昱 张" w:date="2026-07-02T22:10:00Z" w16du:dateUtc="2026-07-02T14:10:00Z"/>
                <w:rFonts w:ascii="Times New Roman" w:hAnsi="Times New Roman" w:cs="Times New Roman"/>
              </w:rPr>
            </w:pPr>
            <w:ins w:id="1183" w:author="Lucien" w:date="2026-05-06T13:00:00Z">
              <w:del w:id="1184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2ADCAFF" w14:textId="6FD21D52" w:rsidR="00F46436" w:rsidRPr="007914C8" w:rsidDel="00C91CF0" w:rsidRDefault="00000000">
            <w:pPr>
              <w:keepLines/>
              <w:rPr>
                <w:ins w:id="1185" w:author="Lucien" w:date="2026-05-06T13:00:00Z"/>
                <w:del w:id="1186" w:author="昱 张" w:date="2026-07-02T22:10:00Z" w16du:dateUtc="2026-07-02T14:10:00Z"/>
              </w:rPr>
            </w:pPr>
            <w:ins w:id="1187" w:author="Lucien" w:date="2026-05-06T13:00:00Z">
              <w:del w:id="1188" w:author="昱 张" w:date="2026-07-02T22:10:00Z" w16du:dateUtc="2026-07-02T14:10:00Z">
                <w:r w:rsidRPr="007914C8" w:rsidDel="00C91CF0">
                  <w:rPr>
                    <w:rFonts w:hint="eastAsia"/>
                  </w:rPr>
                  <w:delText>是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0515AA6" w14:textId="6C40B3C6" w:rsidR="00F46436" w:rsidRPr="00C91CF0" w:rsidDel="00C91CF0" w:rsidRDefault="00000000">
            <w:pPr>
              <w:pStyle w:val="af2"/>
              <w:rPr>
                <w:ins w:id="1189" w:author="Lucien" w:date="2026-05-06T13:00:00Z"/>
                <w:del w:id="1190" w:author="昱 张" w:date="2026-07-02T22:10:00Z" w16du:dateUtc="2026-07-02T14:10:00Z"/>
                <w:rFonts w:ascii="Times New Roman" w:hAnsi="Times New Roman" w:cs="Times New Roman"/>
              </w:rPr>
            </w:pPr>
            <w:ins w:id="1191" w:author="Lucien" w:date="2026-05-06T13:00:00Z">
              <w:del w:id="1192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SM4-CBC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初始化向量，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Base64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编码，解码后必须为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 16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字节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C0F6D1F" w14:textId="1F2D8FC1" w:rsidR="00F46436" w:rsidRPr="005814D3" w:rsidDel="00C91CF0" w:rsidRDefault="00000000">
            <w:pPr>
              <w:pStyle w:val="af2"/>
              <w:keepLines/>
              <w:rPr>
                <w:ins w:id="1193" w:author="Lucien" w:date="2026-05-06T13:00:00Z"/>
                <w:del w:id="1194" w:author="昱 张" w:date="2026-07-02T22:10:00Z" w16du:dateUtc="2026-07-02T14:10:00Z"/>
              </w:rPr>
              <w:pPrChange w:id="1195" w:author="Lucien" w:date="2026-05-06T13:02:00Z">
                <w:pPr>
                  <w:keepLines/>
                </w:pPr>
              </w:pPrChange>
            </w:pPr>
            <w:ins w:id="1196" w:author="Lucien" w:date="2026-05-06T13:02:00Z">
              <w:del w:id="1197" w:author="昱 张" w:date="2026-07-02T22:10:00Z" w16du:dateUtc="2026-07-02T14:10:00Z">
                <w:r w:rsidRPr="007914C8" w:rsidDel="00C91CF0">
                  <w:rPr>
                    <w:rPrChange w:id="1198" w:author="昱 张" w:date="2026-06-02T16:15:00Z" w16du:dateUtc="2026-06-02T08:15:00Z">
                      <w:rPr/>
                    </w:rPrChange>
                  </w:rPr>
                  <w:delText>"BASE64_ENCODED_IV"</w:delText>
                </w:r>
              </w:del>
            </w:ins>
          </w:p>
        </w:tc>
      </w:tr>
      <w:tr w:rsidR="00F46436" w:rsidDel="00C91CF0" w14:paraId="22C1AEDD" w14:textId="00F246C5">
        <w:trPr>
          <w:ins w:id="1199" w:author="Lucien" w:date="2026-05-06T13:00:00Z"/>
          <w:del w:id="1200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6689FCD" w14:textId="47CA5231" w:rsidR="00F46436" w:rsidRPr="00C91CF0" w:rsidDel="00C91CF0" w:rsidRDefault="00000000">
            <w:pPr>
              <w:pStyle w:val="af2"/>
              <w:rPr>
                <w:ins w:id="1201" w:author="Lucien" w:date="2026-05-06T13:00:00Z"/>
                <w:del w:id="1202" w:author="昱 张" w:date="2026-07-02T22:10:00Z" w16du:dateUtc="2026-07-02T14:10:00Z"/>
                <w:rFonts w:ascii="Times New Roman" w:hAnsi="Times New Roman" w:cs="Times New Roman"/>
              </w:rPr>
            </w:pPr>
            <w:ins w:id="1203" w:author="Lucien" w:date="2026-05-06T13:00:00Z">
              <w:del w:id="1204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ciphertext</w:delText>
                </w:r>
              </w:del>
            </w:ins>
            <w:ins w:id="1205" w:author="Lucien" w:date="2026-05-26T20:33:00Z">
              <w:del w:id="1206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ciphertext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6C74F65" w14:textId="59202B87" w:rsidR="00F46436" w:rsidRPr="00C91CF0" w:rsidDel="00C91CF0" w:rsidRDefault="00000000">
            <w:pPr>
              <w:pStyle w:val="af2"/>
              <w:rPr>
                <w:ins w:id="1207" w:author="Lucien" w:date="2026-05-06T13:00:00Z"/>
                <w:del w:id="1208" w:author="昱 张" w:date="2026-07-02T22:10:00Z" w16du:dateUtc="2026-07-02T14:10:00Z"/>
                <w:rFonts w:ascii="Times New Roman" w:hAnsi="Times New Roman" w:cs="Times New Roman"/>
              </w:rPr>
            </w:pPr>
            <w:ins w:id="1209" w:author="Lucien" w:date="2026-05-06T13:00:00Z">
              <w:del w:id="1210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73D99F4" w14:textId="3008E14E" w:rsidR="00F46436" w:rsidRPr="007914C8" w:rsidDel="00C91CF0" w:rsidRDefault="00000000">
            <w:pPr>
              <w:keepLines/>
              <w:rPr>
                <w:ins w:id="1211" w:author="Lucien" w:date="2026-05-06T13:00:00Z"/>
                <w:del w:id="1212" w:author="昱 张" w:date="2026-07-02T22:10:00Z" w16du:dateUtc="2026-07-02T14:10:00Z"/>
              </w:rPr>
            </w:pPr>
            <w:ins w:id="1213" w:author="Lucien" w:date="2026-05-06T13:00:00Z">
              <w:del w:id="1214" w:author="昱 张" w:date="2026-07-02T22:10:00Z" w16du:dateUtc="2026-07-02T14:10:00Z">
                <w:r w:rsidRPr="007914C8" w:rsidDel="00C91CF0">
                  <w:rPr>
                    <w:rFonts w:hint="eastAsia"/>
                  </w:rPr>
                  <w:delText>是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147EB54" w14:textId="30CCD2F5" w:rsidR="00F46436" w:rsidRPr="00C91CF0" w:rsidDel="00C91CF0" w:rsidRDefault="00000000">
            <w:pPr>
              <w:pStyle w:val="af2"/>
              <w:rPr>
                <w:ins w:id="1215" w:author="Lucien" w:date="2026-05-06T13:00:00Z"/>
                <w:del w:id="1216" w:author="昱 张" w:date="2026-07-02T22:10:00Z" w16du:dateUtc="2026-07-02T14:10:00Z"/>
                <w:rFonts w:ascii="Times New Roman" w:hAnsi="Times New Roman" w:cs="Times New Roman"/>
              </w:rPr>
            </w:pPr>
            <w:ins w:id="1217" w:author="Lucien" w:date="2026-05-06T13:00:00Z">
              <w:del w:id="1218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SM4-CBC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加密后的文件密文，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Base64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编码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F1BA625" w14:textId="065B8B0E" w:rsidR="00F46436" w:rsidRPr="005814D3" w:rsidDel="00C91CF0" w:rsidRDefault="00000000">
            <w:pPr>
              <w:pStyle w:val="af2"/>
              <w:keepLines/>
              <w:rPr>
                <w:ins w:id="1219" w:author="Lucien" w:date="2026-05-06T13:00:00Z"/>
                <w:del w:id="1220" w:author="昱 张" w:date="2026-07-02T22:10:00Z" w16du:dateUtc="2026-07-02T14:10:00Z"/>
              </w:rPr>
              <w:pPrChange w:id="1221" w:author="Lucien" w:date="2026-05-06T13:02:00Z">
                <w:pPr>
                  <w:keepLines/>
                </w:pPr>
              </w:pPrChange>
            </w:pPr>
            <w:ins w:id="1222" w:author="Lucien" w:date="2026-05-06T13:02:00Z">
              <w:del w:id="1223" w:author="昱 张" w:date="2026-07-02T22:10:00Z" w16du:dateUtc="2026-07-02T14:10:00Z">
                <w:r w:rsidRPr="007914C8" w:rsidDel="00C91CF0">
                  <w:rPr>
                    <w:rPrChange w:id="1224" w:author="昱 张" w:date="2026-06-02T16:15:00Z" w16du:dateUtc="2026-06-02T08:15:00Z">
                      <w:rPr/>
                    </w:rPrChange>
                  </w:rPr>
                  <w:delText>"BASE64_ENCODED_CIPHERTEXT</w:delText>
                </w:r>
              </w:del>
            </w:ins>
            <w:ins w:id="1225" w:author="Lucien" w:date="2026-05-26T20:33:00Z">
              <w:del w:id="1226" w:author="昱 张" w:date="2026-07-02T22:10:00Z" w16du:dateUtc="2026-07-02T14:10:00Z">
                <w:r w:rsidRPr="007914C8" w:rsidDel="00C91CF0">
                  <w:rPr>
                    <w:rPrChange w:id="1227" w:author="昱 张" w:date="2026-06-02T16:15:00Z" w16du:dateUtc="2026-06-02T08:15:00Z">
                      <w:rPr/>
                    </w:rPrChange>
                  </w:rPr>
                  <w:delText>ciphertext</w:delText>
                </w:r>
              </w:del>
            </w:ins>
            <w:ins w:id="1228" w:author="Lucien" w:date="2026-05-06T13:02:00Z">
              <w:del w:id="1229" w:author="昱 张" w:date="2026-07-02T22:10:00Z" w16du:dateUtc="2026-07-02T14:10:00Z">
                <w:r w:rsidRPr="007914C8" w:rsidDel="00C91CF0">
                  <w:rPr>
                    <w:rPrChange w:id="1230" w:author="昱 张" w:date="2026-06-02T16:15:00Z" w16du:dateUtc="2026-06-02T08:15:00Z">
                      <w:rPr/>
                    </w:rPrChange>
                  </w:rPr>
                  <w:delText>"</w:delText>
                </w:r>
              </w:del>
            </w:ins>
          </w:p>
        </w:tc>
      </w:tr>
      <w:tr w:rsidR="00F46436" w:rsidDel="00C91CF0" w14:paraId="61720E0D" w14:textId="4163D7A7">
        <w:trPr>
          <w:ins w:id="1231" w:author="Lucien" w:date="2026-05-06T13:00:00Z"/>
          <w:del w:id="1232" w:author="昱 张" w:date="2026-07-02T22:10:00Z"/>
        </w:trPr>
        <w:tc>
          <w:tcPr>
            <w:tcW w:w="16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B5E15EB" w14:textId="14B0B7F0" w:rsidR="00F46436" w:rsidRPr="00C91CF0" w:rsidDel="00C91CF0" w:rsidRDefault="00000000">
            <w:pPr>
              <w:pStyle w:val="af2"/>
              <w:rPr>
                <w:ins w:id="1233" w:author="Lucien" w:date="2026-05-06T13:00:00Z"/>
                <w:del w:id="1234" w:author="昱 张" w:date="2026-07-02T22:10:00Z" w16du:dateUtc="2026-07-02T14:10:00Z"/>
                <w:rFonts w:ascii="Times New Roman" w:hAnsi="Times New Roman" w:cs="Times New Roman"/>
              </w:rPr>
            </w:pPr>
            <w:ins w:id="1235" w:author="Lucien" w:date="2026-05-06T13:00:00Z">
              <w:del w:id="1236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fileHash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37BDD11" w14:textId="760CE3DB" w:rsidR="00F46436" w:rsidRPr="00C91CF0" w:rsidDel="00C91CF0" w:rsidRDefault="00000000">
            <w:pPr>
              <w:pStyle w:val="af2"/>
              <w:rPr>
                <w:ins w:id="1237" w:author="Lucien" w:date="2026-05-06T13:00:00Z"/>
                <w:del w:id="1238" w:author="昱 张" w:date="2026-07-02T22:10:00Z" w16du:dateUtc="2026-07-02T14:10:00Z"/>
                <w:rFonts w:ascii="Times New Roman" w:hAnsi="Times New Roman" w:cs="Times New Roman"/>
              </w:rPr>
            </w:pPr>
            <w:ins w:id="1239" w:author="Lucien" w:date="2026-05-06T13:00:00Z">
              <w:del w:id="1240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String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1DCC964" w14:textId="561D4E85" w:rsidR="00F46436" w:rsidRPr="007914C8" w:rsidDel="00C91CF0" w:rsidRDefault="00000000">
            <w:pPr>
              <w:keepLines/>
              <w:rPr>
                <w:ins w:id="1241" w:author="Lucien" w:date="2026-05-06T13:00:00Z"/>
                <w:del w:id="1242" w:author="昱 张" w:date="2026-07-02T22:10:00Z" w16du:dateUtc="2026-07-02T14:10:00Z"/>
              </w:rPr>
            </w:pPr>
            <w:ins w:id="1243" w:author="Lucien" w:date="2026-05-06T13:00:00Z">
              <w:del w:id="1244" w:author="昱 张" w:date="2026-07-02T22:10:00Z" w16du:dateUtc="2026-07-02T14:10:00Z">
                <w:r w:rsidRPr="007914C8" w:rsidDel="00C91CF0">
                  <w:rPr>
                    <w:rFonts w:hint="eastAsia"/>
                  </w:rPr>
                  <w:delText>是</w:delText>
                </w:r>
              </w:del>
            </w:ins>
          </w:p>
        </w:tc>
        <w:tc>
          <w:tcPr>
            <w:tcW w:w="14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E26D09B" w14:textId="2166E91D" w:rsidR="00F46436" w:rsidRPr="00C91CF0" w:rsidDel="00C91CF0" w:rsidRDefault="00000000">
            <w:pPr>
              <w:pStyle w:val="af2"/>
              <w:rPr>
                <w:ins w:id="1245" w:author="Lucien" w:date="2026-05-06T13:00:00Z"/>
                <w:del w:id="1246" w:author="昱 张" w:date="2026-07-02T22:10:00Z" w16du:dateUtc="2026-07-02T14:10:00Z"/>
                <w:rFonts w:ascii="Times New Roman" w:hAnsi="Times New Roman" w:cs="Times New Roman"/>
              </w:rPr>
            </w:pPr>
            <w:ins w:id="1247" w:author="Lucien" w:date="2026-05-06T13:00:00Z">
              <w:del w:id="1248" w:author="昱 张" w:date="2026-07-02T22:10:00Z" w16du:dateUtc="2026-07-02T14:10:00Z">
                <w:r w:rsidRPr="00C91CF0" w:rsidDel="00C91CF0">
                  <w:rPr>
                    <w:rFonts w:ascii="Times New Roman" w:hAnsi="Times New Roman" w:cs="Times New Roman" w:hint="eastAsia"/>
                  </w:rPr>
                  <w:delText>解密后明文的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 xml:space="preserve"> SHA-256 </w:delText>
                </w:r>
                <w:r w:rsidRPr="00C91CF0" w:rsidDel="00C91CF0">
                  <w:rPr>
                    <w:rFonts w:ascii="Times New Roman" w:hAnsi="Times New Roman" w:cs="Times New Roman" w:hint="eastAsia"/>
                  </w:rPr>
                  <w:delText>哈希值，十六进制字符串</w:delText>
                </w:r>
              </w:del>
            </w:ins>
          </w:p>
        </w:tc>
        <w:tc>
          <w:tcPr>
            <w:tcW w:w="2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21D8488" w14:textId="036B2B2C" w:rsidR="00F46436" w:rsidRPr="005814D3" w:rsidDel="00C91CF0" w:rsidRDefault="00000000">
            <w:pPr>
              <w:pStyle w:val="af2"/>
              <w:keepLines/>
              <w:rPr>
                <w:ins w:id="1249" w:author="Lucien" w:date="2026-05-06T13:00:00Z"/>
                <w:del w:id="1250" w:author="昱 张" w:date="2026-07-02T22:10:00Z" w16du:dateUtc="2026-07-02T14:10:00Z"/>
              </w:rPr>
              <w:pPrChange w:id="1251" w:author="Lucien" w:date="2026-05-06T13:02:00Z">
                <w:pPr>
                  <w:keepLines/>
                </w:pPr>
              </w:pPrChange>
            </w:pPr>
            <w:ins w:id="1252" w:author="Lucien" w:date="2026-05-06T13:02:00Z">
              <w:del w:id="1253" w:author="昱 张" w:date="2026-07-02T22:10:00Z" w16du:dateUtc="2026-07-02T14:10:00Z">
                <w:r w:rsidRPr="007914C8" w:rsidDel="00C91CF0">
                  <w:rPr>
                    <w:rPrChange w:id="1254" w:author="昱 张" w:date="2026-06-02T16:15:00Z" w16du:dateUtc="2026-06-02T08:15:00Z">
                      <w:rPr/>
                    </w:rPrChange>
                  </w:rPr>
                  <w:delText>"0f343b0931126a20f133d67c2b018a3b4c9f9f2a8b6d4e1f2a3b4c5d6e7f8a9b"</w:delText>
                </w:r>
              </w:del>
            </w:ins>
          </w:p>
        </w:tc>
      </w:tr>
    </w:tbl>
    <w:p w14:paraId="6F91EED9" w14:textId="77777777" w:rsidR="00F46436" w:rsidDel="00C91CF0" w:rsidRDefault="00F46436">
      <w:pPr>
        <w:pStyle w:val="1"/>
        <w:numPr>
          <w:ilvl w:val="255"/>
          <w:numId w:val="0"/>
        </w:numPr>
        <w:rPr>
          <w:ins w:id="1255" w:author="Lucien" w:date="2026-05-06T13:00:00Z"/>
          <w:del w:id="1256" w:author="昱 张" w:date="2026-07-02T22:10:00Z" w16du:dateUtc="2026-07-02T14:10:00Z"/>
        </w:rPr>
        <w:pPrChange w:id="1257" w:author="Lucien" w:date="2026-05-06T11:47:00Z">
          <w:pPr/>
        </w:pPrChange>
      </w:pPr>
    </w:p>
    <w:p w14:paraId="4C84EAC6" w14:textId="77777777" w:rsidR="00F46436" w:rsidDel="00C91CF0" w:rsidRDefault="00F46436">
      <w:pPr>
        <w:rPr>
          <w:ins w:id="1258" w:author="Lucien" w:date="2026-05-06T12:59:00Z"/>
          <w:del w:id="1259" w:author="昱 张" w:date="2026-07-02T22:10:00Z" w16du:dateUtc="2026-07-02T14:10:00Z"/>
        </w:rPr>
      </w:pPr>
    </w:p>
    <w:p w14:paraId="222F9628" w14:textId="77777777" w:rsidR="00F46436" w:rsidRDefault="00F46436">
      <w:pPr>
        <w:rPr>
          <w:ins w:id="1260" w:author="Lucien" w:date="2026-05-06T11:46:00Z"/>
        </w:rPr>
      </w:pPr>
    </w:p>
    <w:p w14:paraId="16A04969" w14:textId="77777777" w:rsidR="00F46436" w:rsidRDefault="00000000">
      <w:pPr>
        <w:pStyle w:val="1"/>
        <w:numPr>
          <w:ilvl w:val="0"/>
          <w:numId w:val="3"/>
        </w:numPr>
        <w:spacing w:line="360" w:lineRule="auto"/>
      </w:pPr>
      <w:bookmarkStart w:id="1261" w:name="_Toc233968676"/>
      <w:r>
        <w:rPr>
          <w:rFonts w:ascii="宋体" w:hAnsi="宋体" w:hint="eastAsia"/>
        </w:rPr>
        <w:t>接口清单列表</w:t>
      </w:r>
      <w:bookmarkEnd w:id="1104"/>
      <w:bookmarkEnd w:id="1261"/>
    </w:p>
    <w:tbl>
      <w:tblPr>
        <w:tblStyle w:val="11"/>
        <w:tblW w:w="9598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964"/>
        <w:gridCol w:w="1473"/>
        <w:gridCol w:w="1862"/>
        <w:gridCol w:w="4299"/>
        <w:tblGridChange w:id="1262">
          <w:tblGrid>
            <w:gridCol w:w="20"/>
            <w:gridCol w:w="1573"/>
            <w:gridCol w:w="123"/>
            <w:gridCol w:w="248"/>
            <w:gridCol w:w="1024"/>
            <w:gridCol w:w="178"/>
            <w:gridCol w:w="271"/>
            <w:gridCol w:w="1158"/>
            <w:gridCol w:w="274"/>
            <w:gridCol w:w="430"/>
            <w:gridCol w:w="3006"/>
            <w:gridCol w:w="496"/>
            <w:gridCol w:w="797"/>
          </w:tblGrid>
        </w:tblGridChange>
      </w:tblGrid>
      <w:tr w:rsidR="00A50EBC" w14:paraId="04A9806D" w14:textId="77777777" w:rsidTr="00A50EBC">
        <w:trPr>
          <w:trHeight w:val="283"/>
        </w:trPr>
        <w:tc>
          <w:tcPr>
            <w:tcW w:w="196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auto" w:fill="F2F2F2" w:themeFill="background1" w:themeFillShade="F2"/>
          </w:tcPr>
          <w:p w14:paraId="41240A73" w14:textId="31B43A82" w:rsidR="001A0B28" w:rsidRDefault="001A0B28">
            <w:pPr>
              <w:jc w:val="center"/>
              <w:rPr>
                <w:rFonts w:hint="eastAsia"/>
                <w:b/>
                <w:bCs/>
                <w:color w:val="000000"/>
              </w:rPr>
            </w:pPr>
            <w:ins w:id="1263" w:author="昱 张" w:date="2026-07-02T22:14:00Z" w16du:dateUtc="2026-07-02T14:14:00Z">
              <w:r>
                <w:rPr>
                  <w:rFonts w:hint="eastAsia"/>
                  <w:b/>
                  <w:bCs/>
                  <w:color w:val="000000"/>
                </w:rPr>
                <w:t>分类</w:t>
              </w:r>
            </w:ins>
          </w:p>
        </w:tc>
        <w:tc>
          <w:tcPr>
            <w:tcW w:w="147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auto" w:fill="F2F2F2" w:themeFill="background1" w:themeFillShade="F2"/>
          </w:tcPr>
          <w:p w14:paraId="49628DA7" w14:textId="6AC921D6" w:rsidR="001A0B28" w:rsidRPr="00C91CF0" w:rsidRDefault="001A0B28">
            <w:pPr>
              <w:jc w:val="center"/>
              <w:rPr>
                <w:rFonts w:hint="eastAsia"/>
                <w:b/>
                <w:bCs/>
                <w:color w:val="000000"/>
              </w:rPr>
            </w:pPr>
            <w:ins w:id="1264" w:author="昱 张" w:date="2026-07-02T22:12:00Z" w16du:dateUtc="2026-07-02T14:12:00Z">
              <w:r>
                <w:rPr>
                  <w:rFonts w:hint="eastAsia"/>
                  <w:b/>
                  <w:bCs/>
                  <w:color w:val="000000"/>
                </w:rPr>
                <w:t>接口名称</w:t>
              </w:r>
            </w:ins>
          </w:p>
        </w:tc>
        <w:tc>
          <w:tcPr>
            <w:tcW w:w="18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bottom w:w="0" w:type="dxa"/>
            </w:tcMar>
            <w:vAlign w:val="center"/>
          </w:tcPr>
          <w:p w14:paraId="3FC7F161" w14:textId="0BCCC307" w:rsidR="001A0B28" w:rsidRPr="00DF1A7B" w:rsidRDefault="001A0B28">
            <w:pPr>
              <w:jc w:val="center"/>
              <w:rPr>
                <w:rFonts w:ascii="Times New Roman" w:hAnsi="Times New Roman" w:hint="eastAsia"/>
                <w:b/>
                <w:bCs/>
                <w:rPrChange w:id="1265" w:author="昱 张" w:date="2026-06-02T16:17:00Z" w16du:dateUtc="2026-06-02T08:17:00Z">
                  <w:rPr>
                    <w:rFonts w:ascii="宋体" w:hAnsi="宋体" w:cs="宋体" w:hint="eastAsia"/>
                    <w:b/>
                    <w:bCs/>
                  </w:rPr>
                </w:rPrChange>
              </w:rPr>
            </w:pPr>
            <w:r w:rsidRPr="00DF1A7B">
              <w:rPr>
                <w:rFonts w:ascii="Times New Roman" w:hAnsi="Times New Roman" w:hint="eastAsia"/>
                <w:b/>
                <w:bCs/>
                <w:color w:val="000000"/>
                <w:rPrChange w:id="1266" w:author="昱 张" w:date="2026-06-02T16:17:00Z" w16du:dateUtc="2026-06-02T08:17:00Z">
                  <w:rPr>
                    <w:rFonts w:ascii="宋体" w:hAnsi="宋体" w:cs="宋体" w:hint="eastAsia"/>
                    <w:b/>
                    <w:bCs/>
                    <w:color w:val="000000"/>
                  </w:rPr>
                </w:rPrChange>
              </w:rPr>
              <w:t>接口</w:t>
            </w:r>
            <w:ins w:id="1267" w:author="昱 张" w:date="2026-07-02T21:33:00Z" w16du:dateUtc="2026-07-02T13:33:00Z">
              <w:r>
                <w:rPr>
                  <w:rFonts w:ascii="Times New Roman" w:hAnsi="Times New Roman" w:hint="eastAsia"/>
                  <w:b/>
                  <w:bCs/>
                  <w:color w:val="000000"/>
                </w:rPr>
                <w:t>地址</w:t>
              </w:r>
            </w:ins>
            <w:del w:id="1268" w:author="昱 张" w:date="2026-07-02T21:33:00Z" w16du:dateUtc="2026-07-02T13:33:00Z">
              <w:r w:rsidRPr="00DF1A7B" w:rsidDel="00903FAA">
                <w:rPr>
                  <w:rFonts w:ascii="Times New Roman" w:hAnsi="Times New Roman" w:hint="eastAsia"/>
                  <w:b/>
                  <w:bCs/>
                  <w:color w:val="000000"/>
                  <w:rPrChange w:id="1269" w:author="昱 张" w:date="2026-06-02T16:17:00Z" w16du:dateUtc="2026-06-02T08:17:00Z">
                    <w:rPr>
                      <w:rFonts w:ascii="宋体" w:hAnsi="宋体" w:cs="宋体" w:hint="eastAsia"/>
                      <w:b/>
                      <w:bCs/>
                      <w:color w:val="000000"/>
                    </w:rPr>
                  </w:rPrChange>
                </w:rPr>
                <w:delText>名称</w:delText>
              </w:r>
            </w:del>
          </w:p>
        </w:tc>
        <w:tc>
          <w:tcPr>
            <w:tcW w:w="429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bottom w:w="0" w:type="dxa"/>
            </w:tcMar>
            <w:vAlign w:val="center"/>
          </w:tcPr>
          <w:p w14:paraId="7483F060" w14:textId="77777777" w:rsidR="001A0B28" w:rsidRPr="00DF1A7B" w:rsidRDefault="001A0B28">
            <w:pPr>
              <w:jc w:val="center"/>
              <w:rPr>
                <w:rFonts w:ascii="Times New Roman" w:hAnsi="Times New Roman" w:hint="eastAsia"/>
                <w:b/>
                <w:bCs/>
                <w:rPrChange w:id="1270" w:author="昱 张" w:date="2026-06-02T16:17:00Z" w16du:dateUtc="2026-06-02T08:17:00Z">
                  <w:rPr>
                    <w:rFonts w:ascii="宋体" w:hAnsi="宋体" w:cs="宋体" w:hint="eastAsia"/>
                    <w:b/>
                    <w:bCs/>
                  </w:rPr>
                </w:rPrChange>
              </w:rPr>
            </w:pPr>
            <w:r w:rsidRPr="00DF1A7B">
              <w:rPr>
                <w:rFonts w:ascii="Times New Roman" w:hAnsi="Times New Roman" w:hint="eastAsia"/>
                <w:b/>
                <w:bCs/>
                <w:color w:val="000000"/>
                <w:rPrChange w:id="1271" w:author="昱 张" w:date="2026-06-02T16:17:00Z" w16du:dateUtc="2026-06-02T08:17:00Z">
                  <w:rPr>
                    <w:rFonts w:ascii="宋体" w:hAnsi="宋体" w:cs="宋体" w:hint="eastAsia"/>
                    <w:b/>
                    <w:bCs/>
                    <w:color w:val="000000"/>
                  </w:rPr>
                </w:rPrChange>
              </w:rPr>
              <w:t>描述说明</w:t>
            </w:r>
          </w:p>
        </w:tc>
      </w:tr>
      <w:tr w:rsidR="001A0B28" w14:paraId="44481083" w14:textId="77777777" w:rsidTr="00A50EBC">
        <w:tblPrEx>
          <w:tblW w:w="9598" w:type="dxa"/>
          <w:tblInd w:w="5" w:type="dxa"/>
          <w:tblLayout w:type="fixed"/>
          <w:tblPrExChange w:id="1272" w:author="昱 张" w:date="2026-07-03T10:59:00Z" w16du:dateUtc="2026-07-03T02:59:00Z">
            <w:tblPrEx>
              <w:tblW w:w="7208" w:type="dxa"/>
              <w:tblInd w:w="5" w:type="dxa"/>
              <w:tblLayout w:type="fixed"/>
            </w:tblPrEx>
          </w:tblPrExChange>
        </w:tblPrEx>
        <w:trPr>
          <w:trHeight w:val="1615"/>
          <w:ins w:id="1273" w:author="昱 张" w:date="2026-06-02T16:19:00Z"/>
          <w:trPrChange w:id="1274" w:author="昱 张" w:date="2026-07-03T10:59:00Z" w16du:dateUtc="2026-07-03T02:59:00Z">
            <w:trPr>
              <w:gridBefore w:val="1"/>
              <w:gridAfter w:val="0"/>
              <w:trHeight w:val="551"/>
            </w:trPr>
          </w:trPrChange>
        </w:trPr>
        <w:tc>
          <w:tcPr>
            <w:tcW w:w="1964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275" w:author="昱 张" w:date="2026-07-03T10:59:00Z" w16du:dateUtc="2026-07-03T02:59:00Z">
              <w:tcPr>
                <w:tcW w:w="1573" w:type="dxa"/>
                <w:tcBorders>
                  <w:top w:val="single" w:sz="0" w:space="0" w:color="000000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223D0151" w14:textId="05D091AB" w:rsidR="001A0B28" w:rsidRPr="00A50EBC" w:rsidRDefault="001A0B28">
            <w:pPr>
              <w:pStyle w:val="af2"/>
              <w:rPr>
                <w:ins w:id="1276" w:author="昱 张" w:date="2026-07-02T22:14:00Z" w16du:dateUtc="2026-07-02T14:14:00Z"/>
                <w:rFonts w:ascii="Times New Roman" w:hAnsi="Times New Roman" w:cs="Times New Roman"/>
              </w:rPr>
            </w:pPr>
            <w:ins w:id="1277" w:author="昱 张" w:date="2026-07-02T22:14:00Z" w16du:dateUtc="2026-07-02T14:14:00Z">
              <w:r w:rsidRPr="00A50EBC">
                <w:rPr>
                  <w:rFonts w:ascii="Times New Roman" w:hAnsi="Times New Roman" w:cs="Times New Roman" w:hint="eastAsia"/>
                </w:rPr>
                <w:t>虚拟机</w:t>
              </w:r>
            </w:ins>
            <w:ins w:id="1278" w:author="昱 张" w:date="2026-07-02T22:15:00Z" w16du:dateUtc="2026-07-02T14:15:00Z">
              <w:r w:rsidRPr="00A50EBC">
                <w:rPr>
                  <w:rFonts w:ascii="Times New Roman" w:hAnsi="Times New Roman" w:cs="Times New Roman" w:hint="eastAsia"/>
                </w:rPr>
                <w:t>管理</w:t>
              </w:r>
            </w:ins>
          </w:p>
        </w:tc>
        <w:tc>
          <w:tcPr>
            <w:tcW w:w="1473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279" w:author="昱 张" w:date="2026-07-03T10:59:00Z" w16du:dateUtc="2026-07-03T02:59:00Z">
              <w:tcPr>
                <w:tcW w:w="1573" w:type="dxa"/>
                <w:gridSpan w:val="4"/>
                <w:tcBorders>
                  <w:top w:val="single" w:sz="0" w:space="0" w:color="000000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2B151C78" w14:textId="11D9A6A5" w:rsidR="001A0B28" w:rsidRPr="00A50EBC" w:rsidRDefault="001A0B28">
            <w:pPr>
              <w:pStyle w:val="af2"/>
              <w:rPr>
                <w:ins w:id="1280" w:author="昱 张" w:date="2026-07-02T22:12:00Z" w16du:dateUtc="2026-07-02T14:12:00Z"/>
                <w:rFonts w:ascii="Times New Roman" w:hAnsi="Times New Roman" w:cs="Times New Roman"/>
              </w:rPr>
            </w:pPr>
            <w:ins w:id="1281" w:author="昱 张" w:date="2026-07-02T22:13:00Z" w16du:dateUtc="2026-07-02T14:13:00Z">
              <w:r w:rsidRPr="00A50EBC">
                <w:rPr>
                  <w:rFonts w:ascii="Times New Roman" w:hAnsi="Times New Roman" w:cs="Times New Roman" w:hint="eastAsia"/>
                </w:rPr>
                <w:t>虚拟机</w:t>
              </w:r>
            </w:ins>
            <w:ins w:id="1282" w:author="昱 张" w:date="2026-07-03T11:00:00Z" w16du:dateUtc="2026-07-03T03:00:00Z">
              <w:r w:rsidR="009D1D1B">
                <w:rPr>
                  <w:rFonts w:ascii="Times New Roman" w:hAnsi="Times New Roman" w:cs="Times New Roman" w:hint="eastAsia"/>
                </w:rPr>
                <w:t>创建</w:t>
              </w:r>
            </w:ins>
          </w:p>
        </w:tc>
        <w:tc>
          <w:tcPr>
            <w:tcW w:w="186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283" w:author="昱 张" w:date="2026-07-03T10:59:00Z" w16du:dateUtc="2026-07-03T02:59:00Z">
              <w:tcPr>
                <w:tcW w:w="1703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4BBA536E" w14:textId="64E11CA7" w:rsidR="001A0B28" w:rsidRPr="00A50EBC" w:rsidRDefault="001A0B28">
            <w:pPr>
              <w:pStyle w:val="af2"/>
              <w:rPr>
                <w:ins w:id="1284" w:author="昱 张" w:date="2026-06-02T16:19:00Z" w16du:dateUtc="2026-06-02T08:19:00Z"/>
                <w:rFonts w:ascii="Times New Roman" w:hAnsi="Times New Roman" w:cs="Times New Roman"/>
              </w:rPr>
            </w:pPr>
            <w:ins w:id="1285" w:author="昱 张" w:date="2026-06-02T16:20:00Z" w16du:dateUtc="2026-06-02T08:20:00Z">
              <w:r w:rsidRPr="00A50EBC">
                <w:rPr>
                  <w:rFonts w:ascii="Times New Roman" w:hAnsi="Times New Roman" w:cs="Times New Roman"/>
                </w:rPr>
                <w:t>/api/v2/vms</w:t>
              </w:r>
            </w:ins>
          </w:p>
        </w:tc>
        <w:tc>
          <w:tcPr>
            <w:tcW w:w="429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286" w:author="昱 张" w:date="2026-07-03T10:59:00Z" w16du:dateUtc="2026-07-03T02:59:00Z">
              <w:tcPr>
                <w:tcW w:w="3932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461F929B" w14:textId="4BB0DCC5" w:rsidR="001A0B28" w:rsidRPr="00A50EBC" w:rsidRDefault="001A0B28">
            <w:pPr>
              <w:pStyle w:val="p1"/>
              <w:widowControl/>
              <w:rPr>
                <w:ins w:id="1287" w:author="昱 张" w:date="2026-06-02T16:19:00Z" w16du:dateUtc="2026-06-02T08:19:00Z"/>
                <w:rFonts w:ascii="Times New Roman" w:eastAsia="宋体" w:hAnsi="Times New Roman"/>
                <w:color w:val="auto"/>
                <w:sz w:val="24"/>
                <w:szCs w:val="24"/>
              </w:rPr>
            </w:pPr>
            <w:ins w:id="1288" w:author="昱 张" w:date="2026-06-11T09:47:00Z" w16du:dateUtc="2026-06-11T01:47:00Z"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</w:rPr>
                <w:t>选择虚拟机</w:t>
              </w:r>
              <w:r w:rsidRPr="00A50EBC">
                <w:rPr>
                  <w:rFonts w:ascii="Times New Roman" w:eastAsia="宋体" w:hAnsi="Times New Roman"/>
                  <w:color w:val="auto"/>
                  <w:sz w:val="24"/>
                  <w:szCs w:val="24"/>
                </w:rPr>
                <w:t>vcpu</w:t>
              </w:r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</w:rPr>
                <w:t>数量和所需内存大小，一般会指定对应内核，</w:t>
              </w:r>
            </w:ins>
            <w:ins w:id="1289" w:author="昱 张" w:date="2026-06-11T09:49:00Z" w16du:dateUtc="2026-06-11T01:49:00Z">
              <w:r w:rsidRPr="00A50EBC">
                <w:rPr>
                  <w:rFonts w:ascii="Times New Roman" w:eastAsia="宋体" w:hAnsi="Times New Roman"/>
                  <w:color w:val="auto"/>
                  <w:sz w:val="24"/>
                  <w:szCs w:val="24"/>
                </w:rPr>
                <w:t>vmId</w:t>
              </w:r>
            </w:ins>
            <w:ins w:id="1290" w:author="昱 张" w:date="2026-06-11T09:47:00Z" w16du:dateUtc="2026-06-11T01:47:00Z"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</w:rPr>
                <w:t>由管理方</w:t>
              </w:r>
            </w:ins>
            <w:ins w:id="1291" w:author="昱 张" w:date="2026-06-11T09:48:00Z" w16du:dateUtc="2026-06-11T01:48:00Z"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</w:rPr>
                <w:t>统一</w:t>
              </w:r>
            </w:ins>
            <w:ins w:id="1292" w:author="昱 张" w:date="2026-06-11T09:49:00Z" w16du:dateUtc="2026-06-11T01:49:00Z"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</w:rPr>
                <w:t>以某种方式</w:t>
              </w:r>
            </w:ins>
            <w:ins w:id="1293" w:author="昱 张" w:date="2026-06-11T09:48:00Z" w16du:dateUtc="2026-06-11T01:48:00Z"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</w:rPr>
                <w:t>分配</w:t>
              </w:r>
            </w:ins>
            <w:ins w:id="1294" w:author="昱 张" w:date="2026-06-11T09:49:00Z" w16du:dateUtc="2026-06-11T01:49:00Z"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</w:rPr>
                <w:t>，作为虚拟机的唯一标识</w:t>
              </w:r>
            </w:ins>
          </w:p>
        </w:tc>
      </w:tr>
      <w:tr w:rsidR="001A0B28" w14:paraId="49B4032D" w14:textId="77777777" w:rsidTr="00A50EBC">
        <w:tblPrEx>
          <w:tblW w:w="9598" w:type="dxa"/>
          <w:tblInd w:w="5" w:type="dxa"/>
          <w:tblLayout w:type="fixed"/>
          <w:tblPrExChange w:id="1295" w:author="昱 张" w:date="2026-07-03T10:59:00Z" w16du:dateUtc="2026-07-03T02:59:00Z">
            <w:tblPrEx>
              <w:tblW w:w="7208" w:type="dxa"/>
              <w:tblInd w:w="5" w:type="dxa"/>
              <w:tblLayout w:type="fixed"/>
            </w:tblPrEx>
          </w:tblPrExChange>
        </w:tblPrEx>
        <w:trPr>
          <w:trHeight w:val="998"/>
          <w:ins w:id="1296" w:author="昱 张" w:date="2026-06-02T16:19:00Z"/>
          <w:trPrChange w:id="1297" w:author="昱 张" w:date="2026-07-03T10:59:00Z" w16du:dateUtc="2026-07-03T02:59:00Z">
            <w:trPr>
              <w:gridBefore w:val="1"/>
              <w:gridAfter w:val="0"/>
              <w:trHeight w:val="551"/>
            </w:trPr>
          </w:trPrChange>
        </w:trPr>
        <w:tc>
          <w:tcPr>
            <w:tcW w:w="1964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298" w:author="昱 张" w:date="2026-07-03T10:59:00Z" w16du:dateUtc="2026-07-03T02:59:00Z">
              <w:tcPr>
                <w:tcW w:w="1573" w:type="dxa"/>
                <w:tcBorders>
                  <w:top w:val="single" w:sz="0" w:space="0" w:color="000000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4DA1B655" w14:textId="2E071DB3" w:rsidR="001A0B28" w:rsidRPr="00A50EBC" w:rsidRDefault="001A0B28">
            <w:pPr>
              <w:pStyle w:val="af2"/>
              <w:rPr>
                <w:ins w:id="1299" w:author="昱 张" w:date="2026-07-02T22:14:00Z" w16du:dateUtc="2026-07-02T14:14:00Z"/>
                <w:rFonts w:ascii="Times New Roman" w:hAnsi="Times New Roman" w:cs="Times New Roman"/>
              </w:rPr>
            </w:pPr>
            <w:ins w:id="1300" w:author="昱 张" w:date="2026-07-02T22:15:00Z" w16du:dateUtc="2026-07-02T14:15:00Z">
              <w:r w:rsidRPr="00A50EBC">
                <w:rPr>
                  <w:rFonts w:ascii="Times New Roman" w:hAnsi="Times New Roman" w:cs="Times New Roman" w:hint="eastAsia"/>
                </w:rPr>
                <w:t>虚拟机管理</w:t>
              </w:r>
            </w:ins>
          </w:p>
        </w:tc>
        <w:tc>
          <w:tcPr>
            <w:tcW w:w="1473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301" w:author="昱 张" w:date="2026-07-03T10:59:00Z" w16du:dateUtc="2026-07-03T02:59:00Z">
              <w:tcPr>
                <w:tcW w:w="1573" w:type="dxa"/>
                <w:gridSpan w:val="4"/>
                <w:tcBorders>
                  <w:top w:val="single" w:sz="0" w:space="0" w:color="000000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532B73A8" w14:textId="7499A6BD" w:rsidR="001A0B28" w:rsidRPr="00A50EBC" w:rsidRDefault="001A0B28">
            <w:pPr>
              <w:pStyle w:val="af2"/>
              <w:rPr>
                <w:ins w:id="1302" w:author="昱 张" w:date="2026-07-02T22:12:00Z" w16du:dateUtc="2026-07-02T14:12:00Z"/>
                <w:rFonts w:ascii="Times New Roman" w:hAnsi="Times New Roman" w:cs="Times New Roman"/>
              </w:rPr>
            </w:pPr>
            <w:ins w:id="1303" w:author="昱 张" w:date="2026-07-02T22:16:00Z" w16du:dateUtc="2026-07-02T14:16:00Z">
              <w:r w:rsidRPr="00A50EBC">
                <w:rPr>
                  <w:rFonts w:ascii="Times New Roman" w:hAnsi="Times New Roman" w:cs="Times New Roman" w:hint="eastAsia"/>
                </w:rPr>
                <w:t>虚拟机</w:t>
              </w:r>
            </w:ins>
            <w:ins w:id="1304" w:author="昱 张" w:date="2026-07-03T11:00:00Z" w16du:dateUtc="2026-07-03T03:00:00Z">
              <w:r w:rsidR="009D1D1B">
                <w:rPr>
                  <w:rFonts w:ascii="Times New Roman" w:hAnsi="Times New Roman" w:cs="Times New Roman" w:hint="eastAsia"/>
                </w:rPr>
                <w:t>启动</w:t>
              </w:r>
            </w:ins>
          </w:p>
        </w:tc>
        <w:tc>
          <w:tcPr>
            <w:tcW w:w="186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305" w:author="昱 张" w:date="2026-07-03T10:59:00Z" w16du:dateUtc="2026-07-03T02:59:00Z">
              <w:tcPr>
                <w:tcW w:w="1703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620DE57E" w14:textId="63F1ED5A" w:rsidR="001A0B28" w:rsidRPr="00A50EBC" w:rsidRDefault="001A0B28">
            <w:pPr>
              <w:pStyle w:val="af2"/>
              <w:rPr>
                <w:ins w:id="1306" w:author="昱 张" w:date="2026-06-02T16:19:00Z" w16du:dateUtc="2026-06-02T08:19:00Z"/>
                <w:rFonts w:ascii="Times New Roman" w:hAnsi="Times New Roman" w:cs="Times New Roman"/>
              </w:rPr>
            </w:pPr>
            <w:ins w:id="1307" w:author="昱 张" w:date="2026-06-02T16:22:00Z" w16du:dateUtc="2026-06-02T08:22:00Z">
              <w:r w:rsidRPr="00A50EBC">
                <w:rPr>
                  <w:rFonts w:ascii="Times New Roman" w:hAnsi="Times New Roman" w:cs="Times New Roman"/>
                </w:rPr>
                <w:t>/api/v2/vms/{vmId}/start</w:t>
              </w:r>
            </w:ins>
          </w:p>
        </w:tc>
        <w:tc>
          <w:tcPr>
            <w:tcW w:w="429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308" w:author="昱 张" w:date="2026-07-03T10:59:00Z" w16du:dateUtc="2026-07-03T02:59:00Z">
              <w:tcPr>
                <w:tcW w:w="3932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4A2A094F" w14:textId="41E4FB0E" w:rsidR="001A0B28" w:rsidRPr="00A50EBC" w:rsidRDefault="001A0B28">
            <w:pPr>
              <w:pStyle w:val="p1"/>
              <w:widowControl/>
              <w:rPr>
                <w:ins w:id="1309" w:author="昱 张" w:date="2026-06-02T16:19:00Z" w16du:dateUtc="2026-06-02T08:19:00Z"/>
                <w:rFonts w:ascii="Times New Roman" w:eastAsia="宋体" w:hAnsi="Times New Roman"/>
                <w:color w:val="auto"/>
                <w:sz w:val="24"/>
                <w:szCs w:val="24"/>
              </w:rPr>
            </w:pPr>
            <w:ins w:id="1310" w:author="昱 张" w:date="2026-06-02T16:25:00Z" w16du:dateUtc="2026-06-02T08:25:00Z"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</w:rPr>
                <w:t>根据</w:t>
              </w:r>
              <w:r w:rsidRPr="00A50EBC">
                <w:rPr>
                  <w:rFonts w:ascii="Times New Roman" w:eastAsia="宋体" w:hAnsi="Times New Roman"/>
                  <w:color w:val="auto"/>
                  <w:sz w:val="24"/>
                  <w:szCs w:val="24"/>
                </w:rPr>
                <w:t xml:space="preserve"> vm</w:t>
              </w:r>
            </w:ins>
            <w:ins w:id="1311" w:author="昱 张" w:date="2026-06-11T14:57:00Z" w16du:dateUtc="2026-06-11T06:57:00Z">
              <w:r w:rsidRPr="00A50EBC">
                <w:rPr>
                  <w:rFonts w:ascii="Times New Roman" w:eastAsia="宋体" w:hAnsi="Times New Roman"/>
                  <w:color w:val="auto"/>
                  <w:sz w:val="24"/>
                  <w:szCs w:val="24"/>
                </w:rPr>
                <w:t>I</w:t>
              </w:r>
            </w:ins>
            <w:ins w:id="1312" w:author="昱 张" w:date="2026-06-02T16:25:00Z" w16du:dateUtc="2026-06-02T08:25:00Z">
              <w:r w:rsidRPr="00A50EBC">
                <w:rPr>
                  <w:rFonts w:ascii="Times New Roman" w:eastAsia="宋体" w:hAnsi="Times New Roman"/>
                  <w:color w:val="auto"/>
                  <w:sz w:val="24"/>
                  <w:szCs w:val="24"/>
                </w:rPr>
                <w:t xml:space="preserve">d </w:t>
              </w:r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</w:rPr>
                <w:t>生成启动材料并启动虚拟机，返回运行状态和进程</w:t>
              </w:r>
              <w:r w:rsidRPr="00A50EBC">
                <w:rPr>
                  <w:rFonts w:ascii="Times New Roman" w:eastAsia="宋体" w:hAnsi="Times New Roman"/>
                  <w:color w:val="auto"/>
                  <w:sz w:val="24"/>
                  <w:szCs w:val="24"/>
                </w:rPr>
                <w:t xml:space="preserve"> ID</w:t>
              </w:r>
            </w:ins>
          </w:p>
        </w:tc>
      </w:tr>
      <w:tr w:rsidR="001A0B28" w14:paraId="099F534C" w14:textId="77777777" w:rsidTr="00A50EBC">
        <w:tblPrEx>
          <w:tblW w:w="9598" w:type="dxa"/>
          <w:tblInd w:w="5" w:type="dxa"/>
          <w:tblLayout w:type="fixed"/>
          <w:tblPrExChange w:id="1313" w:author="昱 张" w:date="2026-07-03T10:59:00Z" w16du:dateUtc="2026-07-03T02:59:00Z">
            <w:tblPrEx>
              <w:tblW w:w="7208" w:type="dxa"/>
              <w:tblInd w:w="5" w:type="dxa"/>
              <w:tblLayout w:type="fixed"/>
            </w:tblPrEx>
          </w:tblPrExChange>
        </w:tblPrEx>
        <w:trPr>
          <w:trHeight w:val="840"/>
          <w:trPrChange w:id="1314" w:author="昱 张" w:date="2026-07-03T10:59:00Z" w16du:dateUtc="2026-07-03T02:59:00Z">
            <w:trPr>
              <w:gridBefore w:val="1"/>
              <w:gridAfter w:val="0"/>
              <w:trHeight w:val="551"/>
            </w:trPr>
          </w:trPrChange>
        </w:trPr>
        <w:tc>
          <w:tcPr>
            <w:tcW w:w="1964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315" w:author="昱 张" w:date="2026-07-03T10:59:00Z" w16du:dateUtc="2026-07-03T02:59:00Z">
              <w:tcPr>
                <w:tcW w:w="1573" w:type="dxa"/>
                <w:tcBorders>
                  <w:top w:val="single" w:sz="0" w:space="0" w:color="000000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5FC05784" w14:textId="260130C2" w:rsidR="001A0B28" w:rsidRPr="00A50EBC" w:rsidRDefault="000B0613">
            <w:pPr>
              <w:pStyle w:val="af2"/>
              <w:jc w:val="center"/>
              <w:rPr>
                <w:rFonts w:ascii="Times New Roman" w:hAnsi="Times New Roman" w:cs="Times New Roman"/>
              </w:rPr>
              <w:pPrChange w:id="1316" w:author="昱 张" w:date="2026-07-02T23:11:00Z" w16du:dateUtc="2026-07-02T15:11:00Z">
                <w:pPr>
                  <w:pStyle w:val="af2"/>
                </w:pPr>
              </w:pPrChange>
            </w:pPr>
            <w:ins w:id="1317" w:author="昱 张" w:date="2026-07-02T23:12:00Z" w16du:dateUtc="2026-07-02T15:12:00Z">
              <w:r w:rsidRPr="00A50EBC">
                <w:rPr>
                  <w:rFonts w:ascii="Times New Roman" w:hAnsi="Times New Roman" w:cs="Times New Roman"/>
                </w:rPr>
                <w:t xml:space="preserve"> </w:t>
              </w:r>
            </w:ins>
            <w:ins w:id="1318" w:author="昱 张" w:date="2026-07-03T10:56:00Z" w16du:dateUtc="2026-07-03T02:56:00Z">
              <w:r w:rsidR="00A50EBC" w:rsidRPr="00A50EBC">
                <w:rPr>
                  <w:rFonts w:ascii="Times New Roman" w:hAnsi="Times New Roman" w:cs="Times New Roman"/>
                  <w:szCs w:val="21"/>
                </w:rPr>
                <w:t>CSV Engine</w:t>
              </w:r>
            </w:ins>
          </w:p>
        </w:tc>
        <w:tc>
          <w:tcPr>
            <w:tcW w:w="1473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319" w:author="昱 张" w:date="2026-07-03T10:59:00Z" w16du:dateUtc="2026-07-03T02:59:00Z">
              <w:tcPr>
                <w:tcW w:w="1573" w:type="dxa"/>
                <w:gridSpan w:val="4"/>
                <w:tcBorders>
                  <w:top w:val="single" w:sz="0" w:space="0" w:color="000000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499F046D" w14:textId="209E29E9" w:rsidR="001A0B28" w:rsidRPr="00A50EBC" w:rsidRDefault="00F46658">
            <w:pPr>
              <w:pStyle w:val="af2"/>
              <w:rPr>
                <w:rFonts w:ascii="Times New Roman" w:hAnsi="Times New Roman" w:cs="Times New Roman"/>
              </w:rPr>
            </w:pPr>
            <w:ins w:id="1320" w:author="昱 张" w:date="2026-07-03T10:06:00Z" w16du:dateUtc="2026-07-03T02:06:00Z">
              <w:r w:rsidRPr="00A50EBC">
                <w:rPr>
                  <w:rFonts w:ascii="Times New Roman" w:hAnsi="Times New Roman" w:cs="Times New Roman" w:hint="eastAsia"/>
                </w:rPr>
                <w:t>密钥获取</w:t>
              </w:r>
            </w:ins>
          </w:p>
        </w:tc>
        <w:tc>
          <w:tcPr>
            <w:tcW w:w="186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321" w:author="昱 张" w:date="2026-07-03T10:59:00Z" w16du:dateUtc="2026-07-03T02:59:00Z">
              <w:tcPr>
                <w:tcW w:w="1703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0E038C8C" w14:textId="1CE838A3" w:rsidR="001A0B28" w:rsidRPr="00A50EBC" w:rsidRDefault="00776821">
            <w:pPr>
              <w:pStyle w:val="af2"/>
              <w:rPr>
                <w:rFonts w:ascii="Times New Roman" w:hAnsi="Times New Roman" w:hint="eastAsia"/>
                <w:rPrChange w:id="1322" w:author="昱 张" w:date="2026-07-03T10:58:00Z" w16du:dateUtc="2026-07-03T02:58:00Z">
                  <w:rPr>
                    <w:rFonts w:hint="eastAsia"/>
                  </w:rPr>
                </w:rPrChange>
              </w:rPr>
              <w:pPrChange w:id="1323" w:author="Lucien" w:date="2026-05-06T13:07:00Z">
                <w:pPr>
                  <w:spacing w:line="360" w:lineRule="auto"/>
                </w:pPr>
              </w:pPrChange>
            </w:pPr>
            <w:ins w:id="1324" w:author="昱 张" w:date="2026-07-02T23:14:00Z" w16du:dateUtc="2026-07-02T15:14:00Z">
              <w:r w:rsidRPr="00A50EBC">
                <w:rPr>
                  <w:rFonts w:ascii="Times New Roman" w:hAnsi="Times New Roman" w:cs="Times New Roman"/>
                </w:rPr>
                <w:t>/api/receive-key</w:t>
              </w:r>
            </w:ins>
            <w:ins w:id="1325" w:author="Lucien" w:date="2026-05-06T13:07:00Z">
              <w:del w:id="1326" w:author="昱 张" w:date="2026-07-02T23:14:00Z" w16du:dateUtc="2026-07-02T15:14:00Z">
                <w:r w:rsidR="001A0B28" w:rsidRPr="00A50EBC" w:rsidDel="00776821">
                  <w:rPr>
                    <w:rFonts w:ascii="Times New Roman" w:hAnsi="Times New Roman" w:cs="Times New Roman"/>
                  </w:rPr>
                  <w:delText>/key/EncryptSM4Key</w:delText>
                </w:r>
              </w:del>
            </w:ins>
            <w:del w:id="1327" w:author="昱 张" w:date="2026-07-02T23:14:00Z" w16du:dateUtc="2026-07-02T15:14:00Z">
              <w:r w:rsidR="001A0B28" w:rsidRPr="00A50EBC" w:rsidDel="00776821">
                <w:rPr>
                  <w:rFonts w:ascii="Times New Roman" w:hAnsi="Times New Roman" w:cs="Times New Roman"/>
                  <w:szCs w:val="21"/>
                </w:rPr>
                <w:delText>终止任务</w:delText>
              </w:r>
            </w:del>
          </w:p>
        </w:tc>
        <w:tc>
          <w:tcPr>
            <w:tcW w:w="429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328" w:author="昱 张" w:date="2026-07-03T10:59:00Z" w16du:dateUtc="2026-07-03T02:59:00Z">
              <w:tcPr>
                <w:tcW w:w="3932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39338C6F" w14:textId="77777777" w:rsidR="001A0B28" w:rsidRPr="00A50EBC" w:rsidRDefault="001A0B28">
            <w:pPr>
              <w:pStyle w:val="p1"/>
              <w:widowControl/>
              <w:rPr>
                <w:rFonts w:ascii="Times New Roman" w:hAnsi="Times New Roman" w:hint="eastAsia"/>
                <w:rPrChange w:id="1329" w:author="昱 张" w:date="2026-07-03T10:58:00Z" w16du:dateUtc="2026-07-03T02:58:00Z">
                  <w:rPr>
                    <w:rFonts w:ascii="宋体" w:hAnsi="宋体" w:cs="宋体" w:hint="eastAsia"/>
                  </w:rPr>
                </w:rPrChange>
              </w:rPr>
              <w:pPrChange w:id="1330" w:author="Lucien" w:date="2026-05-06T13:08:00Z">
                <w:pPr>
                  <w:spacing w:line="360" w:lineRule="auto"/>
                </w:pPr>
              </w:pPrChange>
            </w:pPr>
            <w:ins w:id="1331" w:author="Lucien" w:date="2026-05-06T13:08:00Z"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  <w:rPrChange w:id="1332" w:author="昱 张" w:date="2026-07-03T10:58:00Z" w16du:dateUtc="2026-07-03T02:58:00Z">
                    <w:rPr>
                      <w:rFonts w:ascii="Times New Roman" w:eastAsia="宋体" w:hAnsi="Times New Roman" w:hint="eastAsia"/>
                    </w:rPr>
                  </w:rPrChange>
                </w:rPr>
                <w:t>服务端生成</w:t>
              </w:r>
              <w:r w:rsidRPr="00A50EBC">
                <w:rPr>
                  <w:rFonts w:ascii="Times New Roman" w:eastAsia="宋体" w:hAnsi="Times New Roman"/>
                  <w:color w:val="auto"/>
                  <w:sz w:val="24"/>
                  <w:szCs w:val="24"/>
                  <w:rPrChange w:id="1333" w:author="昱 张" w:date="2026-07-03T10:58:00Z" w16du:dateUtc="2026-07-03T02:58:00Z">
                    <w:rPr>
                      <w:rFonts w:ascii="Times New Roman" w:eastAsia="宋体" w:hAnsi="Times New Roman"/>
                    </w:rPr>
                  </w:rPrChange>
                </w:rPr>
                <w:t xml:space="preserve"> SM4 </w:t>
              </w:r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  <w:rPrChange w:id="1334" w:author="昱 张" w:date="2026-07-03T10:58:00Z" w16du:dateUtc="2026-07-03T02:58:00Z">
                    <w:rPr>
                      <w:rFonts w:ascii="Times New Roman" w:eastAsia="宋体" w:hAnsi="Times New Roman" w:hint="eastAsia"/>
                    </w:rPr>
                  </w:rPrChange>
                </w:rPr>
                <w:t>密钥，并使用调用方</w:t>
              </w:r>
              <w:r w:rsidRPr="00A50EBC">
                <w:rPr>
                  <w:rFonts w:ascii="Times New Roman" w:eastAsia="宋体" w:hAnsi="Times New Roman"/>
                  <w:color w:val="auto"/>
                  <w:sz w:val="24"/>
                  <w:szCs w:val="24"/>
                  <w:rPrChange w:id="1335" w:author="昱 张" w:date="2026-07-03T10:58:00Z" w16du:dateUtc="2026-07-03T02:58:00Z">
                    <w:rPr>
                      <w:rFonts w:ascii="Times New Roman" w:eastAsia="宋体" w:hAnsi="Times New Roman"/>
                    </w:rPr>
                  </w:rPrChange>
                </w:rPr>
                <w:t xml:space="preserve"> EC </w:t>
              </w:r>
              <w:r w:rsidRPr="00A50EBC">
                <w:rPr>
                  <w:rFonts w:ascii="Times New Roman" w:eastAsia="宋体" w:hAnsi="Times New Roman" w:hint="eastAsia"/>
                  <w:color w:val="auto"/>
                  <w:sz w:val="24"/>
                  <w:szCs w:val="24"/>
                  <w:rPrChange w:id="1336" w:author="昱 张" w:date="2026-07-03T10:58:00Z" w16du:dateUtc="2026-07-03T02:58:00Z">
                    <w:rPr>
                      <w:rFonts w:ascii="Times New Roman" w:eastAsia="宋体" w:hAnsi="Times New Roman" w:hint="eastAsia"/>
                    </w:rPr>
                  </w:rPrChange>
                </w:rPr>
                <w:t>公钥加密返回</w:t>
              </w:r>
            </w:ins>
            <w:del w:id="1337" w:author="Lucien" w:date="2026-05-06T13:08:00Z">
              <w:r w:rsidRPr="00A50EBC">
                <w:rPr>
                  <w:rFonts w:ascii="Times New Roman" w:eastAsia="等线" w:hAnsi="Times New Roman" w:hint="eastAsia"/>
                  <w:szCs w:val="21"/>
                  <w:rPrChange w:id="1338" w:author="昱 张" w:date="2026-07-03T10:58:00Z" w16du:dateUtc="2026-07-03T02:58:00Z">
                    <w:rPr>
                      <w:rFonts w:ascii="宋体" w:eastAsia="宋体" w:hAnsi="宋体" w:hint="eastAsia"/>
                      <w:szCs w:val="21"/>
                    </w:rPr>
                  </w:rPrChange>
                </w:rPr>
                <w:delText>根据输入的任务</w:delText>
              </w:r>
              <w:r w:rsidRPr="00A50EBC">
                <w:rPr>
                  <w:rFonts w:ascii="Times New Roman" w:eastAsia="等线" w:hAnsi="Times New Roman" w:hint="eastAsia"/>
                  <w:szCs w:val="21"/>
                  <w:rPrChange w:id="1339" w:author="昱 张" w:date="2026-07-03T10:58:00Z" w16du:dateUtc="2026-07-03T02:58:00Z">
                    <w:rPr>
                      <w:rFonts w:ascii="宋体" w:eastAsia="宋体" w:hAnsi="宋体" w:hint="eastAsia"/>
                      <w:szCs w:val="21"/>
                    </w:rPr>
                  </w:rPrChange>
                </w:rPr>
                <w:delText>ID</w:delText>
              </w:r>
              <w:r w:rsidRPr="00A50EBC">
                <w:rPr>
                  <w:rFonts w:ascii="Times New Roman" w:eastAsia="等线" w:hAnsi="Times New Roman" w:hint="eastAsia"/>
                  <w:szCs w:val="21"/>
                  <w:rPrChange w:id="1340" w:author="昱 张" w:date="2026-07-03T10:58:00Z" w16du:dateUtc="2026-07-03T02:58:00Z">
                    <w:rPr>
                      <w:rFonts w:ascii="宋体" w:eastAsia="宋体" w:hAnsi="宋体" w:hint="eastAsia"/>
                      <w:szCs w:val="21"/>
                    </w:rPr>
                  </w:rPrChange>
                </w:rPr>
                <w:delText>进行终止操作，流式任务会终止正在运行的服务，多次任务会终止后续任务的发起执行</w:delText>
              </w:r>
            </w:del>
          </w:p>
        </w:tc>
      </w:tr>
      <w:tr w:rsidR="001A0B28" w14:paraId="52584A1D" w14:textId="77777777" w:rsidTr="00A50EBC">
        <w:tblPrEx>
          <w:tblW w:w="9598" w:type="dxa"/>
          <w:tblInd w:w="5" w:type="dxa"/>
          <w:tblLayout w:type="fixed"/>
          <w:tblPrExChange w:id="1341" w:author="昱 张" w:date="2026-07-03T10:59:00Z" w16du:dateUtc="2026-07-03T02:59:00Z">
            <w:tblPrEx>
              <w:tblW w:w="7208" w:type="dxa"/>
              <w:tblInd w:w="5" w:type="dxa"/>
              <w:tblLayout w:type="fixed"/>
            </w:tblPrEx>
          </w:tblPrExChange>
        </w:tblPrEx>
        <w:trPr>
          <w:trHeight w:val="283"/>
          <w:del w:id="1342" w:author="Lucien" w:date="2026-05-06T13:07:00Z"/>
          <w:trPrChange w:id="1343" w:author="昱 张" w:date="2026-07-03T10:59:00Z" w16du:dateUtc="2026-07-03T02:59:00Z">
            <w:trPr>
              <w:gridBefore w:val="1"/>
              <w:gridAfter w:val="0"/>
              <w:trHeight w:val="283"/>
            </w:trPr>
          </w:trPrChange>
        </w:trPr>
        <w:tc>
          <w:tcPr>
            <w:tcW w:w="1964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344" w:author="昱 张" w:date="2026-07-03T10:59:00Z" w16du:dateUtc="2026-07-03T02:59:00Z">
              <w:tcPr>
                <w:tcW w:w="1573" w:type="dxa"/>
                <w:tcBorders>
                  <w:top w:val="single" w:sz="4" w:space="0" w:color="auto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67C02BAC" w14:textId="77777777" w:rsidR="001A0B28" w:rsidRPr="00A50EBC" w:rsidRDefault="001A0B28">
            <w:pPr>
              <w:spacing w:line="360" w:lineRule="auto"/>
              <w:rPr>
                <w:rFonts w:ascii="Times New Roman" w:hAnsi="Times New Roman" w:hint="eastAsia"/>
                <w:szCs w:val="21"/>
                <w:rPrChange w:id="1345" w:author="昱 张" w:date="2026-07-03T10:58:00Z" w16du:dateUtc="2026-07-03T02:58:00Z">
                  <w:rPr>
                    <w:rFonts w:hint="eastAsia"/>
                    <w:szCs w:val="21"/>
                  </w:rPr>
                </w:rPrChange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346" w:author="昱 张" w:date="2026-07-03T10:59:00Z" w16du:dateUtc="2026-07-03T02:59:00Z">
              <w:tcPr>
                <w:tcW w:w="1573" w:type="dxa"/>
                <w:gridSpan w:val="4"/>
                <w:tcBorders>
                  <w:top w:val="single" w:sz="4" w:space="0" w:color="auto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7AD8C1D6" w14:textId="70EA4E06" w:rsidR="001A0B28" w:rsidRPr="00A50EBC" w:rsidRDefault="001A0B28">
            <w:pPr>
              <w:spacing w:line="360" w:lineRule="auto"/>
              <w:rPr>
                <w:rFonts w:ascii="Times New Roman" w:hAnsi="Times New Roman" w:hint="eastAsia"/>
                <w:szCs w:val="21"/>
                <w:rPrChange w:id="1347" w:author="昱 张" w:date="2026-07-03T10:58:00Z" w16du:dateUtc="2026-07-03T02:58:00Z">
                  <w:rPr>
                    <w:rFonts w:hint="eastAsia"/>
                    <w:szCs w:val="21"/>
                  </w:rPr>
                </w:rPrChange>
              </w:rPr>
            </w:pPr>
          </w:p>
        </w:tc>
        <w:tc>
          <w:tcPr>
            <w:tcW w:w="186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348" w:author="昱 张" w:date="2026-07-03T10:59:00Z" w16du:dateUtc="2026-07-03T02:59:00Z">
              <w:tcPr>
                <w:tcW w:w="1703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217CE4F6" w14:textId="7479AC6D" w:rsidR="001A0B28" w:rsidRPr="00A50EBC" w:rsidRDefault="001A0B28">
            <w:pPr>
              <w:spacing w:line="360" w:lineRule="auto"/>
              <w:rPr>
                <w:del w:id="1349" w:author="Lucien" w:date="2026-05-06T13:07:00Z"/>
                <w:rFonts w:ascii="Times New Roman" w:hAnsi="Times New Roman" w:hint="eastAsia"/>
                <w:szCs w:val="21"/>
                <w:rPrChange w:id="1350" w:author="昱 张" w:date="2026-07-03T10:58:00Z" w16du:dateUtc="2026-07-03T02:58:00Z">
                  <w:rPr>
                    <w:del w:id="1351" w:author="Lucien" w:date="2026-05-06T13:07:00Z"/>
                    <w:rFonts w:ascii="宋体" w:hAnsi="宋体" w:hint="eastAsia"/>
                    <w:szCs w:val="21"/>
                  </w:rPr>
                </w:rPrChange>
              </w:rPr>
            </w:pPr>
            <w:del w:id="1352" w:author="Lucien" w:date="2026-05-06T13:07:00Z">
              <w:r w:rsidRPr="00A50EBC">
                <w:rPr>
                  <w:rFonts w:ascii="Times New Roman" w:hAnsi="Times New Roman" w:hint="eastAsia"/>
                  <w:szCs w:val="21"/>
                  <w:rPrChange w:id="1353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启动任务</w:delText>
              </w:r>
            </w:del>
          </w:p>
        </w:tc>
        <w:tc>
          <w:tcPr>
            <w:tcW w:w="429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354" w:author="昱 张" w:date="2026-07-03T10:59:00Z" w16du:dateUtc="2026-07-03T02:59:00Z">
              <w:tcPr>
                <w:tcW w:w="3932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4F68673D" w14:textId="77777777" w:rsidR="001A0B28" w:rsidRPr="00A50EBC" w:rsidRDefault="001A0B28">
            <w:pPr>
              <w:spacing w:line="360" w:lineRule="auto"/>
              <w:rPr>
                <w:del w:id="1355" w:author="Lucien" w:date="2026-05-06T13:07:00Z"/>
                <w:rFonts w:ascii="Times New Roman" w:hAnsi="Times New Roman" w:hint="eastAsia"/>
                <w:szCs w:val="21"/>
                <w:rPrChange w:id="1356" w:author="昱 张" w:date="2026-07-03T10:58:00Z" w16du:dateUtc="2026-07-03T02:58:00Z">
                  <w:rPr>
                    <w:del w:id="1357" w:author="Lucien" w:date="2026-05-06T13:07:00Z"/>
                    <w:rFonts w:ascii="宋体" w:hAnsi="宋体" w:hint="eastAsia"/>
                    <w:szCs w:val="21"/>
                  </w:rPr>
                </w:rPrChange>
              </w:rPr>
            </w:pPr>
            <w:del w:id="1358" w:author="Lucien" w:date="2026-05-06T13:07:00Z">
              <w:r w:rsidRPr="00A50EBC">
                <w:rPr>
                  <w:rFonts w:ascii="Times New Roman" w:hAnsi="Times New Roman" w:hint="eastAsia"/>
                  <w:szCs w:val="21"/>
                  <w:rPrChange w:id="1359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根据任务</w:delText>
              </w:r>
              <w:r w:rsidRPr="00A50EBC">
                <w:rPr>
                  <w:rFonts w:ascii="Times New Roman" w:hAnsi="Times New Roman" w:hint="eastAsia"/>
                  <w:szCs w:val="21"/>
                  <w:rPrChange w:id="1360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ID</w:delText>
              </w:r>
              <w:r w:rsidRPr="00A50EBC">
                <w:rPr>
                  <w:rFonts w:ascii="Times New Roman" w:hAnsi="Times New Roman" w:hint="eastAsia"/>
                  <w:szCs w:val="21"/>
                  <w:rPrChange w:id="1361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启动任务，获取任务实例</w:delText>
              </w:r>
              <w:r w:rsidRPr="00A50EBC">
                <w:rPr>
                  <w:rFonts w:ascii="Times New Roman" w:hAnsi="Times New Roman" w:hint="eastAsia"/>
                  <w:szCs w:val="21"/>
                  <w:rPrChange w:id="1362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ID</w:delText>
              </w:r>
              <w:r w:rsidRPr="00A50EBC">
                <w:rPr>
                  <w:rFonts w:ascii="Times New Roman" w:hAnsi="Times New Roman" w:hint="eastAsia"/>
                  <w:szCs w:val="21"/>
                  <w:rPrChange w:id="1363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等</w:delText>
              </w:r>
            </w:del>
          </w:p>
        </w:tc>
      </w:tr>
      <w:tr w:rsidR="001A0B28" w14:paraId="68F197BD" w14:textId="77777777" w:rsidTr="00A50EBC">
        <w:tblPrEx>
          <w:tblW w:w="9598" w:type="dxa"/>
          <w:tblInd w:w="5" w:type="dxa"/>
          <w:tblLayout w:type="fixed"/>
          <w:tblPrExChange w:id="1364" w:author="昱 张" w:date="2026-07-03T10:59:00Z" w16du:dateUtc="2026-07-03T02:59:00Z">
            <w:tblPrEx>
              <w:tblW w:w="7208" w:type="dxa"/>
              <w:tblInd w:w="5" w:type="dxa"/>
              <w:tblLayout w:type="fixed"/>
            </w:tblPrEx>
          </w:tblPrExChange>
        </w:tblPrEx>
        <w:trPr>
          <w:trHeight w:val="283"/>
          <w:trPrChange w:id="1365" w:author="昱 张" w:date="2026-07-03T10:59:00Z" w16du:dateUtc="2026-07-03T02:59:00Z">
            <w:trPr>
              <w:gridBefore w:val="1"/>
              <w:gridAfter w:val="0"/>
              <w:trHeight w:val="283"/>
            </w:trPr>
          </w:trPrChange>
        </w:trPr>
        <w:tc>
          <w:tcPr>
            <w:tcW w:w="1964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366" w:author="昱 张" w:date="2026-07-03T10:59:00Z" w16du:dateUtc="2026-07-03T02:59:00Z">
              <w:tcPr>
                <w:tcW w:w="1573" w:type="dxa"/>
                <w:tcBorders>
                  <w:top w:val="single" w:sz="0" w:space="0" w:color="000000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09671C4D" w14:textId="1E6C98A1" w:rsidR="001A0B28" w:rsidRPr="00A50EBC" w:rsidRDefault="00A50EBC">
            <w:pPr>
              <w:pStyle w:val="af2"/>
              <w:ind w:firstLineChars="100" w:firstLine="240"/>
              <w:rPr>
                <w:rFonts w:ascii="Times New Roman" w:hAnsi="Times New Roman" w:cs="Times New Roman"/>
              </w:rPr>
              <w:pPrChange w:id="1367" w:author="昱 张" w:date="2026-07-02T23:12:00Z" w16du:dateUtc="2026-07-02T15:12:00Z">
                <w:pPr>
                  <w:pStyle w:val="af2"/>
                </w:pPr>
              </w:pPrChange>
            </w:pPr>
            <w:ins w:id="1368" w:author="昱 张" w:date="2026-07-03T10:56:00Z" w16du:dateUtc="2026-07-03T02:56:00Z">
              <w:r w:rsidRPr="00A50EBC">
                <w:rPr>
                  <w:rFonts w:ascii="Times New Roman" w:hAnsi="Times New Roman" w:cs="Times New Roman"/>
                  <w:szCs w:val="21"/>
                </w:rPr>
                <w:t>CSV Engine</w:t>
              </w:r>
            </w:ins>
          </w:p>
        </w:tc>
        <w:tc>
          <w:tcPr>
            <w:tcW w:w="1473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369" w:author="昱 张" w:date="2026-07-03T10:59:00Z" w16du:dateUtc="2026-07-03T02:59:00Z">
              <w:tcPr>
                <w:tcW w:w="1573" w:type="dxa"/>
                <w:gridSpan w:val="4"/>
                <w:tcBorders>
                  <w:top w:val="single" w:sz="0" w:space="0" w:color="000000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46597511" w14:textId="483B9485" w:rsidR="001A0B28" w:rsidRPr="00A50EBC" w:rsidRDefault="001A0B28">
            <w:pPr>
              <w:pStyle w:val="af2"/>
              <w:rPr>
                <w:rFonts w:ascii="Times New Roman" w:hAnsi="Times New Roman" w:cs="Times New Roman"/>
              </w:rPr>
            </w:pPr>
            <w:ins w:id="1370" w:author="昱 张" w:date="2026-07-02T22:17:00Z" w16du:dateUtc="2026-07-02T14:17:00Z">
              <w:r w:rsidRPr="00A50EBC">
                <w:rPr>
                  <w:rFonts w:ascii="Times New Roman" w:hAnsi="Times New Roman" w:cs="Times New Roman" w:hint="eastAsia"/>
                </w:rPr>
                <w:t>接收并解密文件</w:t>
              </w:r>
            </w:ins>
          </w:p>
        </w:tc>
        <w:tc>
          <w:tcPr>
            <w:tcW w:w="186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371" w:author="昱 张" w:date="2026-07-03T10:59:00Z" w16du:dateUtc="2026-07-03T02:59:00Z">
              <w:tcPr>
                <w:tcW w:w="1703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1991FA63" w14:textId="60B53ECE" w:rsidR="001A0B28" w:rsidRPr="00A50EBC" w:rsidRDefault="00776821">
            <w:pPr>
              <w:pStyle w:val="af2"/>
              <w:rPr>
                <w:rFonts w:ascii="Times New Roman" w:hAnsi="Times New Roman" w:hint="eastAsia"/>
                <w:szCs w:val="21"/>
                <w:rPrChange w:id="1372" w:author="昱 张" w:date="2026-07-03T10:58:00Z" w16du:dateUtc="2026-07-03T02:58:00Z">
                  <w:rPr>
                    <w:rFonts w:hint="eastAsia"/>
                    <w:szCs w:val="21"/>
                  </w:rPr>
                </w:rPrChange>
              </w:rPr>
              <w:pPrChange w:id="1373" w:author="Lucien" w:date="2026-05-06T13:07:00Z">
                <w:pPr>
                  <w:spacing w:line="360" w:lineRule="auto"/>
                </w:pPr>
              </w:pPrChange>
            </w:pPr>
            <w:ins w:id="1374" w:author="昱 张" w:date="2026-07-02T23:15:00Z" w16du:dateUtc="2026-07-02T15:15:00Z">
              <w:r w:rsidRPr="00A50EBC">
                <w:rPr>
                  <w:rFonts w:ascii="Times New Roman" w:hAnsi="Times New Roman" w:cs="Times New Roman"/>
                </w:rPr>
                <w:t>/api/receive-file</w:t>
              </w:r>
            </w:ins>
            <w:ins w:id="1375" w:author="Lucien" w:date="2026-05-06T13:07:00Z">
              <w:del w:id="1376" w:author="昱 张" w:date="2026-07-02T23:15:00Z" w16du:dateUtc="2026-07-02T15:15:00Z">
                <w:r w:rsidR="001A0B28" w:rsidRPr="00A50EBC" w:rsidDel="00776821">
                  <w:rPr>
                    <w:rFonts w:ascii="Times New Roman" w:hAnsi="Times New Roman" w:cs="Times New Roman"/>
                  </w:rPr>
                  <w:delText>/file/ReceiveEncryptedFile</w:delText>
                </w:r>
              </w:del>
            </w:ins>
            <w:del w:id="1377" w:author="Lucien" w:date="2026-05-06T13:07:00Z">
              <w:r w:rsidR="001A0B28" w:rsidRPr="00A50EBC">
                <w:rPr>
                  <w:rFonts w:ascii="Times New Roman" w:hAnsi="Times New Roman" w:cs="Times New Roman"/>
                  <w:szCs w:val="21"/>
                </w:rPr>
                <w:delText>获取访问令牌</w:delText>
              </w:r>
            </w:del>
          </w:p>
        </w:tc>
        <w:tc>
          <w:tcPr>
            <w:tcW w:w="429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378" w:author="昱 张" w:date="2026-07-03T10:59:00Z" w16du:dateUtc="2026-07-03T02:59:00Z">
              <w:tcPr>
                <w:tcW w:w="3932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103F56CC" w14:textId="77777777" w:rsidR="001A0B28" w:rsidRPr="00A50EBC" w:rsidRDefault="001A0B28">
            <w:pPr>
              <w:pStyle w:val="af2"/>
              <w:rPr>
                <w:rFonts w:ascii="Times New Roman" w:hAnsi="Times New Roman" w:hint="eastAsia"/>
                <w:szCs w:val="21"/>
                <w:rPrChange w:id="1379" w:author="昱 张" w:date="2026-07-03T10:58:00Z" w16du:dateUtc="2026-07-03T02:58:00Z">
                  <w:rPr>
                    <w:rFonts w:hint="eastAsia"/>
                    <w:szCs w:val="21"/>
                  </w:rPr>
                </w:rPrChange>
              </w:rPr>
              <w:pPrChange w:id="1380" w:author="Lucien" w:date="2026-05-06T13:07:00Z">
                <w:pPr>
                  <w:spacing w:line="360" w:lineRule="auto"/>
                </w:pPr>
              </w:pPrChange>
            </w:pPr>
            <w:ins w:id="1381" w:author="Lucien" w:date="2026-05-06T13:07:00Z">
              <w:r w:rsidRPr="00A50EBC">
                <w:rPr>
                  <w:rFonts w:ascii="Times New Roman" w:hAnsi="Times New Roman" w:cs="Times New Roman"/>
                </w:rPr>
                <w:t>接收</w:t>
              </w:r>
              <w:r w:rsidRPr="00A50EBC">
                <w:rPr>
                  <w:rFonts w:ascii="Times New Roman" w:hAnsi="Times New Roman" w:cs="Times New Roman"/>
                </w:rPr>
                <w:t xml:space="preserve"> SM4-CBC </w:t>
              </w:r>
              <w:r w:rsidRPr="00A50EBC">
                <w:rPr>
                  <w:rFonts w:ascii="Times New Roman" w:hAnsi="Times New Roman" w:cs="Times New Roman"/>
                </w:rPr>
                <w:t>加密文件，解密后保存到服务端</w:t>
              </w:r>
            </w:ins>
            <w:del w:id="1382" w:author="Lucien" w:date="2026-05-06T13:07:00Z">
              <w:r w:rsidRPr="00A50EBC">
                <w:rPr>
                  <w:rFonts w:ascii="Times New Roman" w:hAnsi="Times New Roman" w:cs="Times New Roman"/>
                  <w:szCs w:val="21"/>
                </w:rPr>
                <w:delText>获取应用调用</w:delText>
              </w:r>
              <w:r w:rsidRPr="00A50EBC">
                <w:rPr>
                  <w:rFonts w:ascii="Times New Roman" w:hAnsi="Times New Roman" w:cs="Times New Roman"/>
                  <w:szCs w:val="21"/>
                </w:rPr>
                <w:delText>XXX</w:delText>
              </w:r>
              <w:r w:rsidRPr="00A50EBC">
                <w:rPr>
                  <w:rFonts w:ascii="Times New Roman" w:hAnsi="Times New Roman" w:cs="Times New Roman"/>
                  <w:szCs w:val="21"/>
                </w:rPr>
                <w:delText>平台接口的访问令牌</w:delText>
              </w:r>
            </w:del>
          </w:p>
        </w:tc>
      </w:tr>
      <w:tr w:rsidR="001A0B28" w14:paraId="3E7F2B5F" w14:textId="77777777" w:rsidTr="00A50EBC">
        <w:tblPrEx>
          <w:tblW w:w="9598" w:type="dxa"/>
          <w:tblInd w:w="5" w:type="dxa"/>
          <w:tblLayout w:type="fixed"/>
          <w:tblPrExChange w:id="1383" w:author="昱 张" w:date="2026-07-03T10:59:00Z" w16du:dateUtc="2026-07-03T02:59:00Z">
            <w:tblPrEx>
              <w:tblW w:w="7208" w:type="dxa"/>
              <w:tblInd w:w="5" w:type="dxa"/>
              <w:tblLayout w:type="fixed"/>
            </w:tblPrEx>
          </w:tblPrExChange>
        </w:tblPrEx>
        <w:trPr>
          <w:trHeight w:val="283"/>
          <w:del w:id="1384" w:author="Lucien" w:date="2026-05-06T13:07:00Z"/>
          <w:trPrChange w:id="1385" w:author="昱 张" w:date="2026-07-03T10:59:00Z" w16du:dateUtc="2026-07-03T02:59:00Z">
            <w:trPr>
              <w:gridBefore w:val="1"/>
              <w:gridAfter w:val="0"/>
              <w:trHeight w:val="283"/>
            </w:trPr>
          </w:trPrChange>
        </w:trPr>
        <w:tc>
          <w:tcPr>
            <w:tcW w:w="1964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386" w:author="昱 张" w:date="2026-07-03T10:59:00Z" w16du:dateUtc="2026-07-03T02:59:00Z">
              <w:tcPr>
                <w:tcW w:w="1573" w:type="dxa"/>
                <w:tcBorders>
                  <w:top w:val="single" w:sz="4" w:space="0" w:color="auto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72338B98" w14:textId="77777777" w:rsidR="001A0B28" w:rsidRPr="00A50EBC" w:rsidRDefault="001A0B28">
            <w:pPr>
              <w:spacing w:line="360" w:lineRule="auto"/>
              <w:rPr>
                <w:rFonts w:ascii="Times New Roman" w:hAnsi="Times New Roman" w:hint="eastAsia"/>
                <w:szCs w:val="21"/>
                <w:rPrChange w:id="1387" w:author="昱 张" w:date="2026-07-03T10:58:00Z" w16du:dateUtc="2026-07-03T02:58:00Z">
                  <w:rPr>
                    <w:rFonts w:hint="eastAsia"/>
                    <w:szCs w:val="21"/>
                  </w:rPr>
                </w:rPrChange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388" w:author="昱 张" w:date="2026-07-03T10:59:00Z" w16du:dateUtc="2026-07-03T02:59:00Z">
              <w:tcPr>
                <w:tcW w:w="1573" w:type="dxa"/>
                <w:gridSpan w:val="4"/>
                <w:tcBorders>
                  <w:top w:val="single" w:sz="4" w:space="0" w:color="auto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4BF70FA9" w14:textId="53B56D6B" w:rsidR="001A0B28" w:rsidRPr="00A50EBC" w:rsidRDefault="001A0B28">
            <w:pPr>
              <w:spacing w:line="360" w:lineRule="auto"/>
              <w:rPr>
                <w:rFonts w:ascii="Times New Roman" w:hAnsi="Times New Roman" w:hint="eastAsia"/>
                <w:szCs w:val="21"/>
                <w:rPrChange w:id="1389" w:author="昱 张" w:date="2026-07-03T10:58:00Z" w16du:dateUtc="2026-07-03T02:58:00Z">
                  <w:rPr>
                    <w:rFonts w:hint="eastAsia"/>
                    <w:szCs w:val="21"/>
                  </w:rPr>
                </w:rPrChange>
              </w:rPr>
            </w:pPr>
          </w:p>
        </w:tc>
        <w:tc>
          <w:tcPr>
            <w:tcW w:w="186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390" w:author="昱 张" w:date="2026-07-03T10:59:00Z" w16du:dateUtc="2026-07-03T02:59:00Z">
              <w:tcPr>
                <w:tcW w:w="1703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0481E03D" w14:textId="70ECEAC2" w:rsidR="001A0B28" w:rsidRPr="00A50EBC" w:rsidRDefault="001A0B28">
            <w:pPr>
              <w:spacing w:line="360" w:lineRule="auto"/>
              <w:rPr>
                <w:del w:id="1391" w:author="Lucien" w:date="2026-05-06T13:07:00Z"/>
                <w:rFonts w:ascii="Times New Roman" w:hAnsi="Times New Roman" w:hint="eastAsia"/>
                <w:szCs w:val="21"/>
                <w:rPrChange w:id="1392" w:author="昱 张" w:date="2026-07-03T10:58:00Z" w16du:dateUtc="2026-07-03T02:58:00Z">
                  <w:rPr>
                    <w:del w:id="1393" w:author="Lucien" w:date="2026-05-06T13:07:00Z"/>
                    <w:rFonts w:ascii="宋体" w:hAnsi="宋体" w:hint="eastAsia"/>
                    <w:szCs w:val="21"/>
                  </w:rPr>
                </w:rPrChange>
              </w:rPr>
            </w:pPr>
            <w:del w:id="1394" w:author="Lucien" w:date="2026-05-06T13:07:00Z">
              <w:r w:rsidRPr="00A50EBC">
                <w:rPr>
                  <w:rFonts w:ascii="Times New Roman" w:hAnsi="Times New Roman" w:hint="eastAsia"/>
                  <w:szCs w:val="21"/>
                  <w:rPrChange w:id="1395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刷新访问令牌</w:delText>
              </w:r>
            </w:del>
          </w:p>
        </w:tc>
        <w:tc>
          <w:tcPr>
            <w:tcW w:w="429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396" w:author="昱 张" w:date="2026-07-03T10:59:00Z" w16du:dateUtc="2026-07-03T02:59:00Z">
              <w:tcPr>
                <w:tcW w:w="3932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05844414" w14:textId="77777777" w:rsidR="001A0B28" w:rsidRPr="00A50EBC" w:rsidRDefault="001A0B28">
            <w:pPr>
              <w:spacing w:line="360" w:lineRule="auto"/>
              <w:rPr>
                <w:del w:id="1397" w:author="Lucien" w:date="2026-05-06T13:07:00Z"/>
                <w:rFonts w:ascii="Times New Roman" w:hAnsi="Times New Roman" w:hint="eastAsia"/>
                <w:szCs w:val="21"/>
                <w:rPrChange w:id="1398" w:author="昱 张" w:date="2026-07-03T10:58:00Z" w16du:dateUtc="2026-07-03T02:58:00Z">
                  <w:rPr>
                    <w:del w:id="1399" w:author="Lucien" w:date="2026-05-06T13:07:00Z"/>
                    <w:rFonts w:ascii="宋体" w:hAnsi="宋体" w:hint="eastAsia"/>
                    <w:szCs w:val="21"/>
                  </w:rPr>
                </w:rPrChange>
              </w:rPr>
            </w:pPr>
            <w:del w:id="1400" w:author="Lucien" w:date="2026-05-06T13:07:00Z">
              <w:r w:rsidRPr="00A50EBC">
                <w:rPr>
                  <w:rFonts w:ascii="Times New Roman" w:hAnsi="Times New Roman" w:hint="eastAsia"/>
                  <w:szCs w:val="21"/>
                  <w:rPrChange w:id="1401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刷新访问令牌，访问令牌快过期时可调用获取新令牌</w:delText>
              </w:r>
            </w:del>
          </w:p>
        </w:tc>
      </w:tr>
      <w:tr w:rsidR="001A0B28" w14:paraId="4EA1B64B" w14:textId="77777777" w:rsidTr="00A50EBC">
        <w:tblPrEx>
          <w:tblW w:w="9598" w:type="dxa"/>
          <w:tblInd w:w="5" w:type="dxa"/>
          <w:tblLayout w:type="fixed"/>
          <w:tblPrExChange w:id="1402" w:author="昱 张" w:date="2026-07-03T10:59:00Z" w16du:dateUtc="2026-07-03T02:59:00Z">
            <w:tblPrEx>
              <w:tblW w:w="7208" w:type="dxa"/>
              <w:tblInd w:w="5" w:type="dxa"/>
              <w:tblLayout w:type="fixed"/>
            </w:tblPrEx>
          </w:tblPrExChange>
        </w:tblPrEx>
        <w:trPr>
          <w:trHeight w:val="283"/>
          <w:del w:id="1403" w:author="Lucien" w:date="2026-05-06T13:07:00Z"/>
          <w:trPrChange w:id="1404" w:author="昱 张" w:date="2026-07-03T10:59:00Z" w16du:dateUtc="2026-07-03T02:59:00Z">
            <w:trPr>
              <w:gridBefore w:val="1"/>
              <w:gridAfter w:val="0"/>
              <w:trHeight w:val="283"/>
            </w:trPr>
          </w:trPrChange>
        </w:trPr>
        <w:tc>
          <w:tcPr>
            <w:tcW w:w="1964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405" w:author="昱 张" w:date="2026-07-03T10:59:00Z" w16du:dateUtc="2026-07-03T02:59:00Z">
              <w:tcPr>
                <w:tcW w:w="1573" w:type="dxa"/>
                <w:tcBorders>
                  <w:top w:val="single" w:sz="4" w:space="0" w:color="auto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040F00E3" w14:textId="77777777" w:rsidR="001A0B28" w:rsidRPr="00A50EBC" w:rsidRDefault="001A0B28">
            <w:pPr>
              <w:spacing w:line="360" w:lineRule="auto"/>
              <w:rPr>
                <w:rFonts w:ascii="Times New Roman" w:hAnsi="Times New Roman" w:hint="eastAsia"/>
                <w:szCs w:val="21"/>
                <w:rPrChange w:id="1406" w:author="昱 张" w:date="2026-07-03T10:58:00Z" w16du:dateUtc="2026-07-03T02:58:00Z">
                  <w:rPr>
                    <w:rFonts w:hint="eastAsia"/>
                    <w:szCs w:val="21"/>
                  </w:rPr>
                </w:rPrChange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tcPrChange w:id="1407" w:author="昱 张" w:date="2026-07-03T10:59:00Z" w16du:dateUtc="2026-07-03T02:59:00Z">
              <w:tcPr>
                <w:tcW w:w="1573" w:type="dxa"/>
                <w:gridSpan w:val="4"/>
                <w:tcBorders>
                  <w:top w:val="single" w:sz="4" w:space="0" w:color="auto"/>
                  <w:left w:val="single" w:sz="0" w:space="0" w:color="000000"/>
                  <w:bottom w:val="single" w:sz="4" w:space="0" w:color="auto"/>
                  <w:right w:val="single" w:sz="0" w:space="0" w:color="000000"/>
                </w:tcBorders>
              </w:tcPr>
            </w:tcPrChange>
          </w:tcPr>
          <w:p w14:paraId="3099956A" w14:textId="2FAFBDBE" w:rsidR="001A0B28" w:rsidRPr="00A50EBC" w:rsidRDefault="001A0B28">
            <w:pPr>
              <w:spacing w:line="360" w:lineRule="auto"/>
              <w:rPr>
                <w:rFonts w:ascii="Times New Roman" w:hAnsi="Times New Roman" w:hint="eastAsia"/>
                <w:szCs w:val="21"/>
                <w:rPrChange w:id="1408" w:author="昱 张" w:date="2026-07-03T10:58:00Z" w16du:dateUtc="2026-07-03T02:58:00Z">
                  <w:rPr>
                    <w:rFonts w:hint="eastAsia"/>
                    <w:szCs w:val="21"/>
                  </w:rPr>
                </w:rPrChange>
              </w:rPr>
            </w:pPr>
          </w:p>
        </w:tc>
        <w:tc>
          <w:tcPr>
            <w:tcW w:w="18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409" w:author="昱 张" w:date="2026-07-03T10:59:00Z" w16du:dateUtc="2026-07-03T02:59:00Z">
              <w:tcPr>
                <w:tcW w:w="1703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0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600EAB71" w14:textId="5C7C88D1" w:rsidR="001A0B28" w:rsidRPr="00A50EBC" w:rsidRDefault="001A0B28">
            <w:pPr>
              <w:spacing w:line="360" w:lineRule="auto"/>
              <w:rPr>
                <w:del w:id="1410" w:author="Lucien" w:date="2026-05-06T13:07:00Z"/>
                <w:rFonts w:ascii="Times New Roman" w:hAnsi="Times New Roman" w:hint="eastAsia"/>
                <w:szCs w:val="21"/>
                <w:rPrChange w:id="1411" w:author="昱 张" w:date="2026-07-03T10:58:00Z" w16du:dateUtc="2026-07-03T02:58:00Z">
                  <w:rPr>
                    <w:del w:id="1412" w:author="Lucien" w:date="2026-05-06T13:07:00Z"/>
                    <w:rFonts w:ascii="宋体" w:hAnsi="宋体" w:hint="eastAsia"/>
                    <w:szCs w:val="21"/>
                  </w:rPr>
                </w:rPrChange>
              </w:rPr>
            </w:pPr>
            <w:del w:id="1413" w:author="Lucien" w:date="2026-05-06T13:07:00Z">
              <w:r w:rsidRPr="00A50EBC">
                <w:rPr>
                  <w:rFonts w:ascii="Times New Roman" w:hAnsi="Times New Roman" w:hint="eastAsia"/>
                  <w:szCs w:val="21"/>
                  <w:rPrChange w:id="1414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注销访问令牌</w:delText>
              </w:r>
            </w:del>
          </w:p>
        </w:tc>
        <w:tc>
          <w:tcPr>
            <w:tcW w:w="42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415" w:author="昱 张" w:date="2026-07-03T10:59:00Z" w16du:dateUtc="2026-07-03T02:59:00Z">
              <w:tcPr>
                <w:tcW w:w="3932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0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2DD3F72D" w14:textId="77777777" w:rsidR="001A0B28" w:rsidRPr="00A50EBC" w:rsidRDefault="001A0B28">
            <w:pPr>
              <w:spacing w:line="360" w:lineRule="auto"/>
              <w:rPr>
                <w:del w:id="1416" w:author="Lucien" w:date="2026-05-06T13:07:00Z"/>
                <w:rFonts w:ascii="Times New Roman" w:hAnsi="Times New Roman" w:hint="eastAsia"/>
                <w:szCs w:val="21"/>
                <w:rPrChange w:id="1417" w:author="昱 张" w:date="2026-07-03T10:58:00Z" w16du:dateUtc="2026-07-03T02:58:00Z">
                  <w:rPr>
                    <w:del w:id="1418" w:author="Lucien" w:date="2026-05-06T13:07:00Z"/>
                    <w:rFonts w:ascii="宋体" w:hAnsi="宋体" w:hint="eastAsia"/>
                    <w:szCs w:val="21"/>
                  </w:rPr>
                </w:rPrChange>
              </w:rPr>
            </w:pPr>
            <w:del w:id="1419" w:author="Lucien" w:date="2026-05-06T13:07:00Z">
              <w:r w:rsidRPr="00A50EBC">
                <w:rPr>
                  <w:rFonts w:ascii="Times New Roman" w:hAnsi="Times New Roman" w:hint="eastAsia"/>
                  <w:szCs w:val="21"/>
                  <w:rPrChange w:id="1420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注销应用调用</w:delText>
              </w:r>
              <w:r w:rsidRPr="00A50EBC">
                <w:rPr>
                  <w:rFonts w:ascii="Times New Roman" w:hAnsi="Times New Roman" w:hint="eastAsia"/>
                  <w:szCs w:val="21"/>
                  <w:rPrChange w:id="1421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XXX</w:delText>
              </w:r>
              <w:r w:rsidRPr="00A50EBC">
                <w:rPr>
                  <w:rFonts w:ascii="Times New Roman" w:hAnsi="Times New Roman" w:hint="eastAsia"/>
                  <w:szCs w:val="21"/>
                  <w:rPrChange w:id="1422" w:author="昱 张" w:date="2026-07-03T10:58:00Z" w16du:dateUtc="2026-07-03T02:58:00Z">
                    <w:rPr>
                      <w:rFonts w:ascii="宋体" w:hAnsi="宋体" w:hint="eastAsia"/>
                      <w:szCs w:val="21"/>
                    </w:rPr>
                  </w:rPrChange>
                </w:rPr>
                <w:delText>平台接口的访问令牌</w:delText>
              </w:r>
            </w:del>
          </w:p>
        </w:tc>
      </w:tr>
      <w:tr w:rsidR="00A50EBC" w14:paraId="1B4A6400" w14:textId="77777777" w:rsidTr="00A50EBC">
        <w:trPr>
          <w:trHeight w:val="832"/>
          <w:ins w:id="1423" w:author="Lucien" w:date="2026-05-06T13:06:00Z"/>
        </w:trPr>
        <w:tc>
          <w:tcPr>
            <w:tcW w:w="1964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</w:tcPr>
          <w:p w14:paraId="6F5CCC80" w14:textId="0CA1F764" w:rsidR="001A0B28" w:rsidRPr="00A50EBC" w:rsidRDefault="00A50EBC">
            <w:pPr>
              <w:pStyle w:val="af2"/>
              <w:ind w:firstLineChars="100" w:firstLine="240"/>
              <w:rPr>
                <w:ins w:id="1424" w:author="昱 张" w:date="2026-07-02T22:14:00Z" w16du:dateUtc="2026-07-02T14:14:00Z"/>
                <w:rFonts w:ascii="Times New Roman" w:hAnsi="Times New Roman" w:cs="Times New Roman"/>
              </w:rPr>
              <w:pPrChange w:id="1425" w:author="昱 张" w:date="2026-07-02T23:12:00Z" w16du:dateUtc="2026-07-02T15:12:00Z">
                <w:pPr>
                  <w:pStyle w:val="af2"/>
                </w:pPr>
              </w:pPrChange>
            </w:pPr>
            <w:ins w:id="1426" w:author="昱 张" w:date="2026-07-03T10:56:00Z" w16du:dateUtc="2026-07-03T02:56:00Z">
              <w:r w:rsidRPr="00A50EBC">
                <w:rPr>
                  <w:rFonts w:ascii="Times New Roman" w:hAnsi="Times New Roman" w:cs="Times New Roman"/>
                  <w:szCs w:val="21"/>
                </w:rPr>
                <w:t>CSV Engine</w:t>
              </w:r>
            </w:ins>
          </w:p>
        </w:tc>
        <w:tc>
          <w:tcPr>
            <w:tcW w:w="1473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</w:tcPr>
          <w:p w14:paraId="07B922E5" w14:textId="556F4409" w:rsidR="001A0B28" w:rsidRPr="00A50EBC" w:rsidRDefault="001A0B28">
            <w:pPr>
              <w:pStyle w:val="af2"/>
              <w:rPr>
                <w:ins w:id="1427" w:author="昱 张" w:date="2026-07-02T22:12:00Z" w16du:dateUtc="2026-07-02T14:12:00Z"/>
                <w:rFonts w:ascii="Times New Roman" w:hAnsi="Times New Roman" w:cs="Times New Roman"/>
              </w:rPr>
            </w:pPr>
            <w:ins w:id="1428" w:author="昱 张" w:date="2026-07-02T22:17:00Z" w16du:dateUtc="2026-07-02T14:17:00Z">
              <w:r w:rsidRPr="00A50EBC">
                <w:rPr>
                  <w:rFonts w:ascii="Times New Roman" w:hAnsi="Times New Roman" w:cs="Times New Roman" w:hint="eastAsia"/>
                </w:rPr>
                <w:t>合约校验</w:t>
              </w:r>
            </w:ins>
          </w:p>
        </w:tc>
        <w:tc>
          <w:tcPr>
            <w:tcW w:w="18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4" w:space="0" w:color="000000"/>
            </w:tcBorders>
            <w:tcMar>
              <w:bottom w:w="0" w:type="dxa"/>
            </w:tcMar>
            <w:vAlign w:val="center"/>
          </w:tcPr>
          <w:p w14:paraId="3A36CC6B" w14:textId="14A4FBBA" w:rsidR="001A0B28" w:rsidRPr="00A50EBC" w:rsidRDefault="00776821">
            <w:pPr>
              <w:pStyle w:val="af2"/>
              <w:rPr>
                <w:ins w:id="1429" w:author="Lucien" w:date="2026-05-06T13:06:00Z"/>
                <w:rFonts w:ascii="Times New Roman" w:hAnsi="Times New Roman" w:hint="eastAsia"/>
                <w:szCs w:val="21"/>
                <w:rPrChange w:id="1430" w:author="昱 张" w:date="2026-07-03T10:58:00Z" w16du:dateUtc="2026-07-03T02:58:00Z">
                  <w:rPr>
                    <w:ins w:id="1431" w:author="Lucien" w:date="2026-05-06T13:06:00Z"/>
                    <w:rFonts w:hint="eastAsia"/>
                    <w:szCs w:val="21"/>
                  </w:rPr>
                </w:rPrChange>
              </w:rPr>
              <w:pPrChange w:id="1432" w:author="Lucien" w:date="2026-05-06T13:06:00Z">
                <w:pPr>
                  <w:spacing w:line="360" w:lineRule="auto"/>
                </w:pPr>
              </w:pPrChange>
            </w:pPr>
            <w:ins w:id="1433" w:author="昱 张" w:date="2026-07-02T23:15:00Z" w16du:dateUtc="2026-07-02T15:15:00Z">
              <w:r w:rsidRPr="00A50EBC">
                <w:rPr>
                  <w:rFonts w:ascii="Times New Roman" w:hAnsi="Times New Roman" w:cs="Times New Roman"/>
                </w:rPr>
                <w:t>/api/receive-json</w:t>
              </w:r>
            </w:ins>
            <w:ins w:id="1434" w:author="Lucien" w:date="2026-05-06T13:06:00Z">
              <w:del w:id="1435" w:author="昱 张" w:date="2026-07-02T23:15:00Z" w16du:dateUtc="2026-07-02T15:15:00Z">
                <w:r w:rsidR="001A0B28" w:rsidRPr="00A50EBC" w:rsidDel="00776821">
                  <w:rPr>
                    <w:rFonts w:ascii="Times New Roman" w:hAnsi="Times New Roman" w:cs="Times New Roman"/>
                  </w:rPr>
                  <w:delText>/JSON/VerifyEncryptedJSON</w:delText>
                </w:r>
              </w:del>
            </w:ins>
          </w:p>
        </w:tc>
        <w:tc>
          <w:tcPr>
            <w:tcW w:w="42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4" w:space="0" w:color="000000"/>
            </w:tcBorders>
            <w:tcMar>
              <w:bottom w:w="0" w:type="dxa"/>
            </w:tcMar>
            <w:vAlign w:val="center"/>
          </w:tcPr>
          <w:p w14:paraId="634CFB1D" w14:textId="77777777" w:rsidR="001A0B28" w:rsidRPr="00A50EBC" w:rsidRDefault="001A0B28">
            <w:pPr>
              <w:pStyle w:val="af2"/>
              <w:rPr>
                <w:ins w:id="1436" w:author="Lucien" w:date="2026-05-06T13:06:00Z"/>
                <w:rFonts w:ascii="Times New Roman" w:hAnsi="Times New Roman" w:hint="eastAsia"/>
                <w:szCs w:val="21"/>
                <w:rPrChange w:id="1437" w:author="昱 张" w:date="2026-07-03T10:58:00Z" w16du:dateUtc="2026-07-03T02:58:00Z">
                  <w:rPr>
                    <w:ins w:id="1438" w:author="Lucien" w:date="2026-05-06T13:06:00Z"/>
                    <w:rFonts w:hint="eastAsia"/>
                    <w:szCs w:val="21"/>
                  </w:rPr>
                </w:rPrChange>
              </w:rPr>
              <w:pPrChange w:id="1439" w:author="Lucien" w:date="2026-05-06T13:07:00Z">
                <w:pPr>
                  <w:spacing w:line="360" w:lineRule="auto"/>
                </w:pPr>
              </w:pPrChange>
            </w:pPr>
            <w:ins w:id="1440" w:author="Lucien" w:date="2026-05-06T13:07:00Z">
              <w:r w:rsidRPr="00A50EBC">
                <w:rPr>
                  <w:rFonts w:ascii="Times New Roman" w:hAnsi="Times New Roman" w:cs="Times New Roman"/>
                </w:rPr>
                <w:t>解密</w:t>
              </w:r>
              <w:r w:rsidRPr="00A50EBC">
                <w:rPr>
                  <w:rFonts w:ascii="Times New Roman" w:hAnsi="Times New Roman" w:cs="Times New Roman"/>
                </w:rPr>
                <w:t xml:space="preserve"> SM4 </w:t>
              </w:r>
              <w:r w:rsidRPr="00A50EBC">
                <w:rPr>
                  <w:rFonts w:ascii="Times New Roman" w:hAnsi="Times New Roman" w:cs="Times New Roman"/>
                </w:rPr>
                <w:t>加密合约，校验文件哈希和过期时间</w:t>
              </w:r>
            </w:ins>
          </w:p>
        </w:tc>
      </w:tr>
      <w:tr w:rsidR="00A50EBC" w14:paraId="58A41693" w14:textId="77777777" w:rsidTr="00A50EBC">
        <w:tblPrEx>
          <w:tblW w:w="9598" w:type="dxa"/>
          <w:tblInd w:w="5" w:type="dxa"/>
          <w:tblLayout w:type="fixed"/>
          <w:tblPrExChange w:id="1441" w:author="昱 张" w:date="2026-07-03T10:59:00Z" w16du:dateUtc="2026-07-03T02:59:00Z">
            <w:tblPrEx>
              <w:tblW w:w="8285" w:type="dxa"/>
              <w:tblInd w:w="5" w:type="dxa"/>
              <w:tblLayout w:type="fixed"/>
            </w:tblPrEx>
          </w:tblPrExChange>
        </w:tblPrEx>
        <w:trPr>
          <w:trHeight w:val="832"/>
          <w:ins w:id="1442" w:author="昱 张" w:date="2026-07-03T10:57:00Z"/>
          <w:trPrChange w:id="1443" w:author="昱 张" w:date="2026-07-03T10:59:00Z" w16du:dateUtc="2026-07-03T02:59:00Z">
            <w:trPr>
              <w:gridBefore w:val="1"/>
              <w:gridAfter w:val="0"/>
              <w:trHeight w:val="848"/>
            </w:trPr>
          </w:trPrChange>
        </w:trPr>
        <w:tc>
          <w:tcPr>
            <w:tcW w:w="1964" w:type="dxa"/>
            <w:tcBorders>
              <w:top w:val="single" w:sz="4" w:space="0" w:color="auto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tcPrChange w:id="1444" w:author="昱 张" w:date="2026-07-03T10:59:00Z" w16du:dateUtc="2026-07-03T02:59:00Z">
              <w:tcPr>
                <w:tcW w:w="1696" w:type="dxa"/>
                <w:gridSpan w:val="2"/>
                <w:tcBorders>
                  <w:top w:val="single" w:sz="4" w:space="0" w:color="auto"/>
                  <w:left w:val="single" w:sz="0" w:space="0" w:color="000000"/>
                  <w:bottom w:val="single" w:sz="4" w:space="0" w:color="000000"/>
                  <w:right w:val="single" w:sz="0" w:space="0" w:color="000000"/>
                </w:tcBorders>
              </w:tcPr>
            </w:tcPrChange>
          </w:tcPr>
          <w:p w14:paraId="2A58D1AF" w14:textId="3E31AC69" w:rsidR="00A50EBC" w:rsidRPr="00A50EBC" w:rsidRDefault="00A50EBC" w:rsidP="000B0613">
            <w:pPr>
              <w:pStyle w:val="af2"/>
              <w:ind w:firstLineChars="100" w:firstLine="240"/>
              <w:rPr>
                <w:ins w:id="1445" w:author="昱 张" w:date="2026-07-03T10:57:00Z" w16du:dateUtc="2026-07-03T02:57:00Z"/>
                <w:rFonts w:ascii="Times New Roman" w:hAnsi="Times New Roman" w:cs="Times New Roman"/>
                <w:szCs w:val="21"/>
              </w:rPr>
            </w:pPr>
            <w:ins w:id="1446" w:author="昱 张" w:date="2026-07-03T10:57:00Z" w16du:dateUtc="2026-07-03T02:57:00Z">
              <w:r w:rsidRPr="00A50EBC">
                <w:rPr>
                  <w:rFonts w:ascii="Times New Roman" w:hAnsi="Times New Roman" w:cs="Times New Roman"/>
                  <w:szCs w:val="21"/>
                </w:rPr>
                <w:t>CSV Engine</w:t>
              </w:r>
            </w:ins>
          </w:p>
        </w:tc>
        <w:tc>
          <w:tcPr>
            <w:tcW w:w="1473" w:type="dxa"/>
            <w:tcBorders>
              <w:top w:val="single" w:sz="4" w:space="0" w:color="auto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tcPrChange w:id="1447" w:author="昱 张" w:date="2026-07-03T10:59:00Z" w16du:dateUtc="2026-07-03T02:59:00Z">
              <w:tcPr>
                <w:tcW w:w="1272" w:type="dxa"/>
                <w:gridSpan w:val="2"/>
                <w:tcBorders>
                  <w:top w:val="single" w:sz="4" w:space="0" w:color="auto"/>
                  <w:left w:val="single" w:sz="0" w:space="0" w:color="000000"/>
                  <w:bottom w:val="single" w:sz="4" w:space="0" w:color="000000"/>
                  <w:right w:val="single" w:sz="0" w:space="0" w:color="000000"/>
                </w:tcBorders>
              </w:tcPr>
            </w:tcPrChange>
          </w:tcPr>
          <w:p w14:paraId="2C70FDCB" w14:textId="02193167" w:rsidR="00A50EBC" w:rsidRPr="00A50EBC" w:rsidRDefault="003F6C30">
            <w:pPr>
              <w:pStyle w:val="af2"/>
              <w:rPr>
                <w:ins w:id="1448" w:author="昱 张" w:date="2026-07-03T10:57:00Z" w16du:dateUtc="2026-07-03T02:57:00Z"/>
                <w:rFonts w:ascii="Times New Roman" w:hAnsi="Times New Roman" w:cs="Times New Roman"/>
              </w:rPr>
            </w:pPr>
            <w:ins w:id="1449" w:author="昱 张" w:date="2026-07-03T14:38:00Z" w16du:dateUtc="2026-07-03T06:38:00Z">
              <w:r>
                <w:rPr>
                  <w:rFonts w:ascii="Times New Roman" w:hAnsi="Times New Roman" w:cs="Times New Roman" w:hint="eastAsia"/>
                </w:rPr>
                <w:t>获取</w:t>
              </w:r>
            </w:ins>
            <w:ins w:id="1450" w:author="昱 张" w:date="2026-07-03T10:57:00Z" w16du:dateUtc="2026-07-03T02:57:00Z">
              <w:r w:rsidR="00A50EBC" w:rsidRPr="00A50EBC">
                <w:rPr>
                  <w:rFonts w:ascii="Times New Roman" w:hAnsi="Times New Roman" w:cs="Times New Roman" w:hint="eastAsia"/>
                </w:rPr>
                <w:t>结果</w:t>
              </w:r>
            </w:ins>
          </w:p>
        </w:tc>
        <w:tc>
          <w:tcPr>
            <w:tcW w:w="186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451" w:author="昱 张" w:date="2026-07-03T10:59:00Z" w16du:dateUtc="2026-07-03T02:59:00Z">
              <w:tcPr>
                <w:tcW w:w="1607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05C518B6" w14:textId="1E09D59E" w:rsidR="00A50EBC" w:rsidRPr="00A50EBC" w:rsidRDefault="00A50EBC">
            <w:pPr>
              <w:pStyle w:val="af2"/>
              <w:rPr>
                <w:ins w:id="1452" w:author="昱 张" w:date="2026-07-03T10:57:00Z" w16du:dateUtc="2026-07-03T02:57:00Z"/>
                <w:rFonts w:ascii="Times New Roman" w:hAnsi="Times New Roman" w:cs="Times New Roman"/>
              </w:rPr>
            </w:pPr>
            <w:ins w:id="1453" w:author="昱 张" w:date="2026-07-03T10:57:00Z" w16du:dateUtc="2026-07-03T02:57:00Z">
              <w:r w:rsidRPr="00A50EBC">
                <w:rPr>
                  <w:rFonts w:ascii="Times New Roman" w:hAnsi="Times New Roman" w:cs="Times New Roman"/>
                </w:rPr>
                <w:t>/api/get-</w:t>
              </w:r>
            </w:ins>
            <w:ins w:id="1454" w:author="昱 张" w:date="2026-07-03T10:58:00Z" w16du:dateUtc="2026-07-03T02:58:00Z">
              <w:r w:rsidRPr="00A50EBC">
                <w:rPr>
                  <w:rFonts w:ascii="Times New Roman" w:hAnsi="Times New Roman" w:cs="Times New Roman"/>
                </w:rPr>
                <w:t>result</w:t>
              </w:r>
            </w:ins>
          </w:p>
        </w:tc>
        <w:tc>
          <w:tcPr>
            <w:tcW w:w="429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  <w:tcPrChange w:id="1455" w:author="昱 张" w:date="2026-07-03T10:59:00Z" w16du:dateUtc="2026-07-03T02:59:00Z">
              <w:tcPr>
                <w:tcW w:w="3710" w:type="dxa"/>
                <w:gridSpan w:val="3"/>
                <w:tcBorders>
                  <w:top w:val="single" w:sz="0" w:space="0" w:color="000000"/>
                  <w:left w:val="single" w:sz="0" w:space="0" w:color="000000"/>
                  <w:bottom w:val="single" w:sz="4" w:space="0" w:color="000000"/>
                  <w:right w:val="single" w:sz="4" w:space="0" w:color="000000"/>
                </w:tcBorders>
                <w:tcMar>
                  <w:bottom w:w="0" w:type="dxa"/>
                </w:tcMar>
                <w:vAlign w:val="center"/>
              </w:tcPr>
            </w:tcPrChange>
          </w:tcPr>
          <w:p w14:paraId="7551A7ED" w14:textId="6D333B15" w:rsidR="00A50EBC" w:rsidRPr="00A50EBC" w:rsidRDefault="00A50EBC">
            <w:pPr>
              <w:pStyle w:val="af2"/>
              <w:rPr>
                <w:ins w:id="1456" w:author="昱 张" w:date="2026-07-03T10:57:00Z" w16du:dateUtc="2026-07-03T02:57:00Z"/>
                <w:rFonts w:ascii="Times New Roman" w:hAnsi="Times New Roman" w:cs="Times New Roman"/>
              </w:rPr>
            </w:pPr>
            <w:ins w:id="1457" w:author="昱 张" w:date="2026-07-03T10:58:00Z" w16du:dateUtc="2026-07-03T02:58:00Z">
              <w:r>
                <w:rPr>
                  <w:rFonts w:ascii="Times New Roman" w:hAnsi="Times New Roman" w:cs="Times New Roman" w:hint="eastAsia"/>
                </w:rPr>
                <w:t>获取加密的运算结果，由客户端进行解密</w:t>
              </w:r>
            </w:ins>
          </w:p>
        </w:tc>
      </w:tr>
    </w:tbl>
    <w:p w14:paraId="0FEB0D06" w14:textId="77777777" w:rsidR="00F46436" w:rsidRDefault="00000000">
      <w:pPr>
        <w:pStyle w:val="1"/>
        <w:numPr>
          <w:ilvl w:val="0"/>
          <w:numId w:val="3"/>
        </w:numPr>
        <w:spacing w:line="360" w:lineRule="auto"/>
        <w:rPr>
          <w:rFonts w:ascii="宋体" w:hAnsi="宋体" w:hint="eastAsia"/>
        </w:rPr>
      </w:pPr>
      <w:bookmarkStart w:id="1458" w:name="_Tocnk0e17"/>
      <w:bookmarkStart w:id="1459" w:name="_Toc233968677"/>
      <w:r>
        <w:rPr>
          <w:rFonts w:ascii="宋体" w:hAnsi="宋体" w:hint="eastAsia"/>
        </w:rPr>
        <w:lastRenderedPageBreak/>
        <w:t>接口详细说明</w:t>
      </w:r>
      <w:bookmarkEnd w:id="1458"/>
      <w:bookmarkEnd w:id="1459"/>
    </w:p>
    <w:p w14:paraId="475F5B6C" w14:textId="27B99E36" w:rsidR="00F46436" w:rsidDel="001663D5" w:rsidRDefault="00000000">
      <w:pPr>
        <w:spacing w:line="360" w:lineRule="auto"/>
        <w:ind w:firstLineChars="200" w:firstLine="480"/>
        <w:rPr>
          <w:del w:id="1460" w:author="昱 张" w:date="2026-07-02T22:19:00Z" w16du:dateUtc="2026-07-02T14:19:00Z"/>
          <w:rFonts w:ascii="宋体" w:hAnsi="宋体" w:hint="eastAsia"/>
          <w:szCs w:val="21"/>
        </w:rPr>
      </w:pPr>
      <w:del w:id="1461" w:author="昱 张" w:date="2026-07-02T22:19:00Z" w16du:dateUtc="2026-07-02T14:19:00Z">
        <w:r w:rsidDel="001663D5">
          <w:rPr>
            <w:rFonts w:ascii="宋体" w:hAnsi="宋体" w:hint="eastAsia"/>
            <w:szCs w:val="21"/>
          </w:rPr>
          <w:delText>XXXX平台对外提供的接口包括任务管理类、数据资源管理类和访问令牌管理类等不同类型，具体接口详细说明如下：</w:delText>
        </w:r>
        <w:bookmarkStart w:id="1462" w:name="_Toc233968678"/>
        <w:bookmarkEnd w:id="1462"/>
      </w:del>
    </w:p>
    <w:p w14:paraId="6E54109F" w14:textId="1EF5D50F" w:rsidR="00076280" w:rsidRDefault="00421CAA" w:rsidP="00076280">
      <w:pPr>
        <w:pStyle w:val="2"/>
        <w:keepNext w:val="0"/>
        <w:keepLines w:val="0"/>
        <w:widowControl/>
        <w:rPr>
          <w:ins w:id="1463" w:author="昱 张" w:date="2026-06-02T16:40:00Z" w16du:dateUtc="2026-06-02T08:40:00Z"/>
          <w:rFonts w:hint="eastAsia"/>
        </w:rPr>
      </w:pPr>
      <w:bookmarkStart w:id="1464" w:name="_Toc233968679"/>
      <w:bookmarkStart w:id="1465" w:name="_Tocpzzmmz"/>
      <w:ins w:id="1466" w:author="昱 张" w:date="2026-06-02T16:26:00Z" w16du:dateUtc="2026-06-02T08:26:00Z">
        <w:r>
          <w:rPr>
            <w:rFonts w:hint="eastAsia"/>
          </w:rPr>
          <w:t>虚拟机创建</w:t>
        </w:r>
      </w:ins>
      <w:bookmarkEnd w:id="1464"/>
    </w:p>
    <w:p w14:paraId="166269B5" w14:textId="77777777" w:rsidR="00FF7F50" w:rsidRPr="00FF7F50" w:rsidRDefault="00FF7F50">
      <w:pPr>
        <w:keepNext/>
        <w:keepLines/>
        <w:numPr>
          <w:ilvl w:val="3"/>
          <w:numId w:val="8"/>
        </w:numPr>
        <w:spacing w:before="280" w:after="290" w:line="376" w:lineRule="auto"/>
        <w:outlineLvl w:val="3"/>
        <w:rPr>
          <w:ins w:id="1467" w:author="昱 张" w:date="2026-06-02T16:41:00Z" w16du:dateUtc="2026-06-02T08:41:00Z"/>
          <w:rFonts w:ascii="宋体" w:hAnsi="宋体" w:cs="宋体" w:hint="eastAsia"/>
          <w:b/>
          <w:bCs/>
          <w:sz w:val="28"/>
          <w:szCs w:val="28"/>
        </w:rPr>
        <w:pPrChange w:id="1468" w:author="昱 张" w:date="2026-07-02T22:19:00Z" w16du:dateUtc="2026-07-02T14:19:00Z">
          <w:pPr>
            <w:keepNext/>
            <w:keepLines/>
            <w:numPr>
              <w:ilvl w:val="3"/>
              <w:numId w:val="3"/>
            </w:numPr>
            <w:spacing w:before="280" w:after="290" w:line="376" w:lineRule="auto"/>
            <w:ind w:left="440" w:hanging="440"/>
            <w:outlineLvl w:val="3"/>
          </w:pPr>
        </w:pPrChange>
      </w:pPr>
      <w:ins w:id="1469" w:author="昱 张" w:date="2026-06-02T16:41:00Z" w16du:dateUtc="2026-06-02T08:41:00Z">
        <w:r w:rsidRPr="00FF7F50">
          <w:rPr>
            <w:rFonts w:ascii="宋体" w:hAnsi="宋体" w:cs="宋体"/>
            <w:b/>
            <w:bCs/>
            <w:sz w:val="28"/>
            <w:szCs w:val="28"/>
          </w:rPr>
          <w:t>接口说明</w:t>
        </w:r>
      </w:ins>
    </w:p>
    <w:p w14:paraId="587DF947" w14:textId="634AEEDD" w:rsidR="00FF7F50" w:rsidRPr="00FF7F50" w:rsidRDefault="00FF7F50" w:rsidP="00FF7F50">
      <w:pPr>
        <w:widowControl/>
        <w:numPr>
          <w:ilvl w:val="0"/>
          <w:numId w:val="6"/>
        </w:numPr>
        <w:spacing w:line="360" w:lineRule="auto"/>
        <w:ind w:leftChars="200" w:left="960" w:hangingChars="200" w:hanging="480"/>
        <w:jc w:val="left"/>
        <w:rPr>
          <w:ins w:id="1470" w:author="昱 张" w:date="2026-06-02T16:41:00Z" w16du:dateUtc="2026-06-02T08:41:00Z"/>
          <w:rFonts w:ascii="Cambria" w:eastAsia="Cambria" w:hAnsi="Cambria" w:cs="Cambria"/>
          <w:color w:val="000000"/>
          <w:kern w:val="0"/>
          <w:szCs w:val="24"/>
          <w:lang w:val="zh" w:eastAsia="zh" w:bidi="zh"/>
        </w:rPr>
      </w:pPr>
      <w:ins w:id="1471" w:author="昱 张" w:date="2026-06-02T16:41:00Z" w16du:dateUtc="2026-06-02T08:41:00Z">
        <w:r w:rsidRPr="00FF7F50">
          <w:rPr>
            <w:rFonts w:ascii="宋体" w:hAnsi="宋体" w:cs="宋体" w:hint="eastAsia"/>
            <w:color w:val="000000"/>
            <w:kern w:val="0"/>
            <w:szCs w:val="24"/>
            <w:lang w:val="zh" w:eastAsia="zh" w:bidi="zh"/>
          </w:rPr>
          <w:t>接口地址：</w:t>
        </w:r>
      </w:ins>
      <w:ins w:id="1472" w:author="昱 张" w:date="2026-06-02T16:42:00Z" w16du:dateUtc="2026-06-02T08:42:00Z">
        <w:r>
          <w:t>/api/v2/vms</w:t>
        </w:r>
      </w:ins>
    </w:p>
    <w:p w14:paraId="73D0FF4B" w14:textId="5FB09226" w:rsidR="00FF7F50" w:rsidRPr="00FF7F50" w:rsidRDefault="00FF7F50" w:rsidP="00FF7F50">
      <w:pPr>
        <w:widowControl/>
        <w:numPr>
          <w:ilvl w:val="0"/>
          <w:numId w:val="6"/>
        </w:numPr>
        <w:spacing w:line="360" w:lineRule="auto"/>
        <w:ind w:leftChars="200" w:left="960" w:hangingChars="200" w:hanging="480"/>
        <w:jc w:val="left"/>
        <w:rPr>
          <w:ins w:id="1473" w:author="昱 张" w:date="2026-06-02T16:41:00Z" w16du:dateUtc="2026-06-02T08:41:00Z"/>
          <w:rFonts w:ascii="Cambria" w:eastAsia="Cambria" w:hAnsi="Cambria" w:cs="Cambria"/>
          <w:color w:val="000000"/>
          <w:kern w:val="0"/>
          <w:szCs w:val="24"/>
          <w:lang w:val="zh" w:eastAsia="zh" w:bidi="zh"/>
        </w:rPr>
      </w:pPr>
      <w:ins w:id="1474" w:author="昱 张" w:date="2026-06-02T16:41:00Z" w16du:dateUtc="2026-06-02T08:41:00Z">
        <w:r w:rsidRPr="00FF7F50">
          <w:rPr>
            <w:rFonts w:ascii="宋体" w:hAnsi="宋体" w:cs="宋体" w:hint="eastAsia"/>
            <w:color w:val="000000"/>
            <w:kern w:val="0"/>
            <w:szCs w:val="24"/>
            <w:lang w:val="zh" w:eastAsia="zh" w:bidi="zh"/>
          </w:rPr>
          <w:t>接口名称：</w:t>
        </w:r>
      </w:ins>
      <w:ins w:id="1475" w:author="昱 张" w:date="2026-06-02T16:42:00Z" w16du:dateUtc="2026-06-02T08:42:00Z">
        <w:r>
          <w:t>创建虚拟机</w:t>
        </w:r>
      </w:ins>
    </w:p>
    <w:p w14:paraId="33DECCAB" w14:textId="5544B66A" w:rsidR="00FF7F50" w:rsidRPr="00FF7F50" w:rsidRDefault="00FF7F50" w:rsidP="00FF7F50">
      <w:pPr>
        <w:widowControl/>
        <w:numPr>
          <w:ilvl w:val="0"/>
          <w:numId w:val="6"/>
        </w:numPr>
        <w:spacing w:line="360" w:lineRule="auto"/>
        <w:ind w:leftChars="200" w:left="960" w:hangingChars="200" w:hanging="480"/>
        <w:jc w:val="left"/>
        <w:rPr>
          <w:ins w:id="1476" w:author="昱 张" w:date="2026-06-02T16:41:00Z" w16du:dateUtc="2026-06-02T08:41:00Z"/>
          <w:rFonts w:ascii="宋体" w:hAnsi="宋体" w:cs="宋体" w:hint="eastAsia"/>
          <w:color w:val="000000"/>
          <w:kern w:val="0"/>
          <w:szCs w:val="24"/>
          <w:lang w:val="zh" w:eastAsia="zh" w:bidi="zh"/>
        </w:rPr>
      </w:pPr>
      <w:ins w:id="1477" w:author="昱 张" w:date="2026-06-02T16:41:00Z" w16du:dateUtc="2026-06-02T08:41:00Z">
        <w:r w:rsidRPr="00FF7F50">
          <w:rPr>
            <w:rFonts w:ascii="宋体" w:hAnsi="宋体" w:cs="宋体" w:hint="eastAsia"/>
            <w:color w:val="000000"/>
            <w:kern w:val="0"/>
            <w:szCs w:val="24"/>
            <w:lang w:val="zh" w:eastAsia="zh" w:bidi="zh"/>
          </w:rPr>
          <w:t>接口描述：</w:t>
        </w:r>
      </w:ins>
      <w:ins w:id="1478" w:author="昱 张" w:date="2026-06-02T16:42:00Z" w16du:dateUtc="2026-06-02T08:42:00Z">
        <w:r>
          <w:t>调用方</w:t>
        </w:r>
      </w:ins>
      <w:ins w:id="1479" w:author="昱 张" w:date="2026-06-11T09:50:00Z" w16du:dateUtc="2026-06-11T01:50:00Z">
        <w:r w:rsidR="00306F65">
          <w:rPr>
            <w:rFonts w:hint="eastAsia"/>
          </w:rPr>
          <w:t>选择需要创建虚拟机</w:t>
        </w:r>
        <w:r w:rsidR="00306F65">
          <w:rPr>
            <w:rFonts w:hint="eastAsia"/>
          </w:rPr>
          <w:t>vcpu</w:t>
        </w:r>
        <w:r w:rsidR="00306F65">
          <w:rPr>
            <w:rFonts w:hint="eastAsia"/>
          </w:rPr>
          <w:t>数量和内存大小</w:t>
        </w:r>
      </w:ins>
      <w:ins w:id="1480" w:author="昱 张" w:date="2026-07-02T22:27:00Z" w16du:dateUtc="2026-07-02T14:27:00Z">
        <w:r w:rsidR="0084311D">
          <w:rPr>
            <w:rFonts w:hint="eastAsia"/>
          </w:rPr>
          <w:t>来创建新</w:t>
        </w:r>
      </w:ins>
      <w:ins w:id="1481" w:author="昱 张" w:date="2026-07-02T22:28:00Z" w16du:dateUtc="2026-07-02T14:28:00Z">
        <w:r w:rsidR="0084311D">
          <w:rPr>
            <w:rFonts w:hint="eastAsia"/>
          </w:rPr>
          <w:t>虚拟机。该接口会</w:t>
        </w:r>
        <w:r w:rsidR="0084311D">
          <w:t>从基础镜像复制生成独立</w:t>
        </w:r>
        <w:r w:rsidR="0084311D">
          <w:t>VM</w:t>
        </w:r>
      </w:ins>
      <w:ins w:id="1482" w:author="昱 张" w:date="2026-07-02T22:29:00Z" w16du:dateUtc="2026-07-02T14:29:00Z">
        <w:r w:rsidR="0084311D">
          <w:rPr>
            <w:rFonts w:hint="eastAsia"/>
          </w:rPr>
          <w:t>新</w:t>
        </w:r>
      </w:ins>
      <w:ins w:id="1483" w:author="昱 张" w:date="2026-07-02T22:28:00Z" w16du:dateUtc="2026-07-02T14:28:00Z">
        <w:r w:rsidR="0084311D">
          <w:t>镜像</w:t>
        </w:r>
      </w:ins>
      <w:ins w:id="1484" w:author="昱 张" w:date="2026-07-02T22:29:00Z" w16du:dateUtc="2026-07-02T14:29:00Z">
        <w:r w:rsidR="0084311D">
          <w:rPr>
            <w:rFonts w:hint="eastAsia"/>
          </w:rPr>
          <w:t>，并</w:t>
        </w:r>
      </w:ins>
      <w:ins w:id="1485" w:author="昱 张" w:date="2026-07-02T22:28:00Z" w16du:dateUtc="2026-07-02T14:28:00Z">
        <w:r w:rsidR="0084311D">
          <w:rPr>
            <w:rFonts w:hint="eastAsia"/>
          </w:rPr>
          <w:t>根据</w:t>
        </w:r>
      </w:ins>
      <w:ins w:id="1486" w:author="昱 张" w:date="2026-06-02T16:42:00Z" w16du:dateUtc="2026-06-02T08:42:00Z">
        <w:r>
          <w:t>组装</w:t>
        </w:r>
      </w:ins>
      <w:ins w:id="1487" w:author="昱 张" w:date="2026-07-02T22:28:00Z" w16du:dateUtc="2026-07-02T14:28:00Z">
        <w:r w:rsidR="0084311D">
          <w:rPr>
            <w:rFonts w:hint="eastAsia"/>
          </w:rPr>
          <w:t>的</w:t>
        </w:r>
      </w:ins>
      <w:ins w:id="1488" w:author="昱 张" w:date="2026-06-02T16:42:00Z" w16du:dateUtc="2026-06-02T08:42:00Z">
        <w:r>
          <w:t xml:space="preserve"> measure-files </w:t>
        </w:r>
        <w:r>
          <w:t>目录</w:t>
        </w:r>
      </w:ins>
      <w:ins w:id="1489" w:author="昱 张" w:date="2026-07-02T22:22:00Z" w16du:dateUtc="2026-07-02T14:22:00Z">
        <w:r w:rsidR="001663D5">
          <w:rPr>
            <w:rFonts w:hint="eastAsia"/>
          </w:rPr>
          <w:t>（包括接口服务组装、</w:t>
        </w:r>
      </w:ins>
      <w:ins w:id="1490" w:author="昱 张" w:date="2026-07-02T22:23:00Z" w16du:dateUtc="2026-07-02T14:23:00Z">
        <w:r w:rsidR="001663D5">
          <w:rPr>
            <w:rFonts w:hint="eastAsia"/>
          </w:rPr>
          <w:t>获取</w:t>
        </w:r>
      </w:ins>
      <w:ins w:id="1491" w:author="昱 张" w:date="2026-07-02T22:22:00Z" w16du:dateUtc="2026-07-02T14:22:00Z">
        <w:r w:rsidR="001663D5">
          <w:rPr>
            <w:rFonts w:hint="eastAsia"/>
          </w:rPr>
          <w:t>硬件度量工具脚本）</w:t>
        </w:r>
      </w:ins>
      <w:ins w:id="1492" w:author="昱 张" w:date="2026-07-02T22:24:00Z" w16du:dateUtc="2026-07-02T14:24:00Z">
        <w:r w:rsidR="006B5838">
          <w:rPr>
            <w:rFonts w:hint="eastAsia"/>
          </w:rPr>
          <w:t>进行度量并输出一个</w:t>
        </w:r>
      </w:ins>
      <w:ins w:id="1493" w:author="昱 张" w:date="2026-07-02T22:25:00Z" w16du:dateUtc="2026-07-02T14:25:00Z">
        <w:r w:rsidR="006B5838">
          <w:rPr>
            <w:rFonts w:hint="eastAsia"/>
          </w:rPr>
          <w:t>bundle-hash</w:t>
        </w:r>
      </w:ins>
      <w:ins w:id="1494" w:author="昱 张" w:date="2026-07-02T22:26:00Z" w16du:dateUtc="2026-07-02T14:26:00Z">
        <w:r w:rsidR="006B5838">
          <w:rPr>
            <w:rFonts w:hint="eastAsia"/>
          </w:rPr>
          <w:t>作为度量依据，度量成功后将可信文件夹注入</w:t>
        </w:r>
      </w:ins>
      <w:ins w:id="1495" w:author="昱 张" w:date="2026-07-02T22:27:00Z" w16du:dateUtc="2026-07-02T14:27:00Z">
        <w:r w:rsidR="006B5838">
          <w:rPr>
            <w:rFonts w:hint="eastAsia"/>
          </w:rPr>
          <w:t>新镜像</w:t>
        </w:r>
      </w:ins>
      <w:ins w:id="1496" w:author="昱 张" w:date="2026-06-02T16:42:00Z" w16du:dateUtc="2026-06-02T08:42:00Z">
        <w:r>
          <w:t>。</w:t>
        </w:r>
      </w:ins>
      <w:ins w:id="1497" w:author="昱 张" w:date="2026-07-02T22:29:00Z" w16du:dateUtc="2026-07-02T14:29:00Z">
        <w:r w:rsidR="0084311D">
          <w:br/>
        </w:r>
        <w:r w:rsidR="0084311D">
          <w:rPr>
            <w:rFonts w:hint="eastAsia"/>
          </w:rPr>
          <w:t>注：</w:t>
        </w:r>
      </w:ins>
      <w:ins w:id="1498" w:author="昱 张" w:date="2026-06-02T16:42:00Z" w16du:dateUtc="2026-06-02T08:42:00Z">
        <w:r>
          <w:t>该接口只创建虚拟机，不启动</w:t>
        </w:r>
        <w:r>
          <w:t xml:space="preserve"> QEMU</w:t>
        </w:r>
      </w:ins>
      <w:ins w:id="1499" w:author="昱 张" w:date="2026-07-02T22:32:00Z" w16du:dateUtc="2026-07-02T14:32:00Z">
        <w:r w:rsidR="00E01340">
          <w:rPr>
            <w:rFonts w:hint="eastAsia"/>
          </w:rPr>
          <w:t>；</w:t>
        </w:r>
      </w:ins>
      <w:ins w:id="1500" w:author="昱 张" w:date="2026-07-02T22:31:00Z" w16du:dateUtc="2026-07-02T14:31:00Z">
        <w:r w:rsidR="00825637">
          <w:rPr>
            <w:rFonts w:hint="eastAsia"/>
          </w:rPr>
          <w:t>如果用户没有选择</w:t>
        </w:r>
        <w:r w:rsidR="00825637">
          <w:rPr>
            <w:rFonts w:hint="eastAsia"/>
          </w:rPr>
          <w:t>vcpu</w:t>
        </w:r>
        <w:r w:rsidR="00825637">
          <w:rPr>
            <w:rFonts w:hint="eastAsia"/>
          </w:rPr>
          <w:t>数量和内存大小，则默认创建</w:t>
        </w:r>
        <w:r w:rsidR="00825637">
          <w:rPr>
            <w:rFonts w:hint="eastAsia"/>
          </w:rPr>
          <w:t>8</w:t>
        </w:r>
        <w:r w:rsidR="00825637">
          <w:rPr>
            <w:rFonts w:hint="eastAsia"/>
          </w:rPr>
          <w:t>核</w:t>
        </w:r>
        <w:r w:rsidR="00825637">
          <w:rPr>
            <w:rFonts w:hint="eastAsia"/>
          </w:rPr>
          <w:t>4G</w:t>
        </w:r>
        <w:r w:rsidR="00825637">
          <w:rPr>
            <w:rFonts w:hint="eastAsia"/>
          </w:rPr>
          <w:t>虚拟机</w:t>
        </w:r>
      </w:ins>
      <w:ins w:id="1501" w:author="昱 张" w:date="2026-07-02T22:32:00Z" w16du:dateUtc="2026-07-02T14:32:00Z">
        <w:r w:rsidR="00825637">
          <w:rPr>
            <w:rFonts w:hint="eastAsia"/>
          </w:rPr>
          <w:t>。</w:t>
        </w:r>
      </w:ins>
    </w:p>
    <w:p w14:paraId="215839D3" w14:textId="755F5006" w:rsidR="00F255B5" w:rsidRPr="00F255B5" w:rsidRDefault="00FF7F50">
      <w:pPr>
        <w:widowControl/>
        <w:numPr>
          <w:ilvl w:val="0"/>
          <w:numId w:val="6"/>
        </w:numPr>
        <w:spacing w:line="360" w:lineRule="auto"/>
        <w:ind w:leftChars="200" w:left="960" w:hangingChars="200" w:hanging="480"/>
        <w:jc w:val="left"/>
        <w:rPr>
          <w:ins w:id="1502" w:author="昱 张" w:date="2026-06-02T16:43:00Z" w16du:dateUtc="2026-06-02T08:43:00Z"/>
          <w:rFonts w:ascii="Cambria" w:eastAsia="Cambria" w:hAnsi="Cambria" w:cs="Cambria"/>
          <w:color w:val="000000"/>
          <w:kern w:val="0"/>
          <w:szCs w:val="24"/>
          <w:lang w:val="zh" w:eastAsia="zh" w:bidi="zh"/>
          <w:rPrChange w:id="1503" w:author="昱 张" w:date="2026-06-02T16:43:00Z" w16du:dateUtc="2026-06-02T08:43:00Z">
            <w:rPr>
              <w:ins w:id="1504" w:author="昱 张" w:date="2026-06-02T16:43:00Z" w16du:dateUtc="2026-06-02T08:43:00Z"/>
              <w:lang w:val="zh" w:eastAsia="zh" w:bidi="zh"/>
            </w:rPr>
          </w:rPrChange>
        </w:rPr>
        <w:pPrChange w:id="1505" w:author="昱 张" w:date="2026-06-02T16:43:00Z" w16du:dateUtc="2026-06-02T08:43:00Z">
          <w:pPr>
            <w:pStyle w:val="aff0"/>
            <w:numPr>
              <w:numId w:val="6"/>
            </w:numPr>
            <w:ind w:left="4008" w:firstLineChars="0" w:hanging="336"/>
          </w:pPr>
        </w:pPrChange>
      </w:pPr>
      <w:ins w:id="1506" w:author="昱 张" w:date="2026-06-02T16:41:00Z" w16du:dateUtc="2026-06-02T08:41:00Z">
        <w:r w:rsidRPr="00FF7F50">
          <w:rPr>
            <w:rFonts w:ascii="宋体" w:hAnsi="宋体" w:cs="宋体" w:hint="eastAsia"/>
            <w:color w:val="000000"/>
            <w:kern w:val="0"/>
            <w:szCs w:val="24"/>
            <w:lang w:val="zh" w:eastAsia="zh" w:bidi="zh"/>
          </w:rPr>
          <w:t>请求方式：</w:t>
        </w:r>
        <w:r w:rsidRPr="00FF7F50">
          <w:rPr>
            <w:rFonts w:eastAsia="Cambria"/>
            <w:color w:val="000000"/>
            <w:kern w:val="0"/>
            <w:szCs w:val="24"/>
            <w:lang w:val="zh" w:eastAsia="zh" w:bidi="zh"/>
          </w:rPr>
          <w:t>POST</w:t>
        </w:r>
      </w:ins>
      <w:ins w:id="1507" w:author="昱 张" w:date="2026-06-02T16:43:00Z" w16du:dateUtc="2026-06-02T08:43:00Z">
        <w:r w:rsidR="00F255B5" w:rsidRPr="00F255B5">
          <w:rPr>
            <w:rFonts w:ascii="Cambria" w:eastAsia="Cambria" w:hAnsi="Cambria" w:cs="Cambria" w:hint="eastAsia"/>
            <w:color w:val="000000"/>
            <w:kern w:val="0"/>
            <w:szCs w:val="24"/>
            <w:lang w:val="zh" w:eastAsia="zh" w:bidi="zh"/>
          </w:rPr>
          <w:t xml:space="preserve"> </w:t>
        </w:r>
      </w:ins>
    </w:p>
    <w:p w14:paraId="4F6EF39B" w14:textId="2938F0A9" w:rsidR="00F255B5" w:rsidRPr="00F255B5" w:rsidRDefault="00F255B5" w:rsidP="00F255B5">
      <w:pPr>
        <w:widowControl/>
        <w:numPr>
          <w:ilvl w:val="0"/>
          <w:numId w:val="6"/>
        </w:numPr>
        <w:spacing w:line="360" w:lineRule="auto"/>
        <w:ind w:leftChars="200" w:left="960" w:hangingChars="200" w:hanging="480"/>
        <w:jc w:val="left"/>
        <w:rPr>
          <w:ins w:id="1508" w:author="昱 张" w:date="2026-06-02T16:41:00Z" w16du:dateUtc="2026-06-02T08:41:00Z"/>
          <w:rFonts w:ascii="Cambria" w:eastAsia="Cambria" w:hAnsi="Cambria" w:cs="Cambria"/>
          <w:color w:val="000000"/>
          <w:kern w:val="0"/>
          <w:szCs w:val="24"/>
          <w:lang w:val="zh" w:eastAsia="zh" w:bidi="zh"/>
        </w:rPr>
      </w:pPr>
      <w:ins w:id="1509" w:author="昱 张" w:date="2026-06-02T16:43:00Z" w16du:dateUtc="2026-06-02T08:43:00Z">
        <w:r w:rsidRPr="00C37442">
          <w:rPr>
            <w:rFonts w:ascii="Cambria" w:eastAsia="Cambria" w:hAnsi="Cambria" w:cs="Cambria" w:hint="eastAsia"/>
            <w:color w:val="000000"/>
            <w:kern w:val="0"/>
            <w:szCs w:val="24"/>
            <w:lang w:val="zh" w:eastAsia="zh" w:bidi="zh"/>
          </w:rPr>
          <w:t>Content-Type</w:t>
        </w:r>
        <w:r w:rsidRPr="00C37442">
          <w:rPr>
            <w:rFonts w:ascii="宋体" w:hAnsi="宋体" w:cs="宋体" w:hint="eastAsia"/>
            <w:color w:val="000000"/>
            <w:kern w:val="0"/>
            <w:szCs w:val="24"/>
            <w:lang w:val="zh" w:eastAsia="zh" w:bidi="zh"/>
          </w:rPr>
          <w:t>：</w:t>
        </w:r>
        <w:r w:rsidRPr="00C37442">
          <w:rPr>
            <w:rFonts w:ascii="Cambria" w:eastAsia="Cambria" w:hAnsi="Cambria" w:cs="Cambria" w:hint="eastAsia"/>
            <w:color w:val="000000"/>
            <w:kern w:val="0"/>
            <w:szCs w:val="24"/>
            <w:lang w:val="zh" w:eastAsia="zh" w:bidi="zh"/>
          </w:rPr>
          <w:t>multipart/form-data</w:t>
        </w:r>
      </w:ins>
    </w:p>
    <w:p w14:paraId="17BA5AE8" w14:textId="77777777" w:rsidR="00FF7F50" w:rsidRPr="00FF7F50" w:rsidRDefault="00FF7F50">
      <w:pPr>
        <w:keepNext/>
        <w:keepLines/>
        <w:numPr>
          <w:ilvl w:val="3"/>
          <w:numId w:val="8"/>
        </w:numPr>
        <w:spacing w:before="280" w:after="290" w:line="376" w:lineRule="auto"/>
        <w:outlineLvl w:val="3"/>
        <w:rPr>
          <w:ins w:id="1510" w:author="昱 张" w:date="2026-06-02T16:41:00Z" w16du:dateUtc="2026-06-02T08:41:00Z"/>
          <w:rFonts w:ascii="宋体" w:hAnsi="宋体" w:cs="宋体" w:hint="eastAsia"/>
          <w:b/>
          <w:bCs/>
          <w:sz w:val="28"/>
          <w:szCs w:val="28"/>
        </w:rPr>
        <w:pPrChange w:id="1511" w:author="昱 张" w:date="2026-07-02T22:19:00Z" w16du:dateUtc="2026-07-02T14:19:00Z">
          <w:pPr>
            <w:keepNext/>
            <w:keepLines/>
            <w:numPr>
              <w:ilvl w:val="3"/>
              <w:numId w:val="3"/>
            </w:numPr>
            <w:spacing w:before="280" w:after="290" w:line="376" w:lineRule="auto"/>
            <w:ind w:left="440" w:hanging="440"/>
            <w:outlineLvl w:val="3"/>
          </w:pPr>
        </w:pPrChange>
      </w:pPr>
      <w:ins w:id="1512" w:author="昱 张" w:date="2026-06-02T16:41:00Z" w16du:dateUtc="2026-06-02T08:41:00Z">
        <w:r w:rsidRPr="00FF7F50">
          <w:rPr>
            <w:rFonts w:ascii="宋体" w:hAnsi="宋体" w:cs="宋体"/>
            <w:b/>
            <w:bCs/>
            <w:sz w:val="28"/>
            <w:szCs w:val="28"/>
          </w:rPr>
          <w:t>输入参数</w:t>
        </w:r>
      </w:ins>
    </w:p>
    <w:tbl>
      <w:tblPr>
        <w:tblW w:w="8284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1759"/>
        <w:gridCol w:w="1892"/>
        <w:gridCol w:w="1928"/>
      </w:tblGrid>
      <w:tr w:rsidR="00FF7F50" w:rsidRPr="00FF7F50" w14:paraId="19E6804C" w14:textId="77777777" w:rsidTr="00671A8A">
        <w:trPr>
          <w:ins w:id="1513" w:author="昱 张" w:date="2026-06-02T16:41:00Z"/>
        </w:trPr>
        <w:tc>
          <w:tcPr>
            <w:tcW w:w="2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33E2A34" w14:textId="77777777" w:rsidR="00FF7F50" w:rsidRPr="00FF7F50" w:rsidRDefault="00FF7F50" w:rsidP="00FF7F50">
            <w:pPr>
              <w:rPr>
                <w:ins w:id="1514" w:author="昱 张" w:date="2026-06-02T16:41:00Z" w16du:dateUtc="2026-06-02T08:41:00Z"/>
                <w:b/>
                <w:bCs/>
              </w:rPr>
            </w:pPr>
            <w:ins w:id="1515" w:author="昱 张" w:date="2026-06-02T16:41:00Z" w16du:dateUtc="2026-06-02T08:41:00Z">
              <w:r w:rsidRPr="00FF7F50">
                <w:rPr>
                  <w:rFonts w:hint="eastAsia"/>
                  <w:b/>
                  <w:bCs/>
                </w:rPr>
                <w:t>参数名称</w:t>
              </w:r>
            </w:ins>
          </w:p>
        </w:tc>
        <w:tc>
          <w:tcPr>
            <w:tcW w:w="17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2E6085F" w14:textId="77777777" w:rsidR="00FF7F50" w:rsidRPr="00FF7F50" w:rsidRDefault="00FF7F50" w:rsidP="00FF7F50">
            <w:pPr>
              <w:keepLines/>
              <w:rPr>
                <w:ins w:id="1516" w:author="昱 张" w:date="2026-06-02T16:41:00Z" w16du:dateUtc="2026-06-02T08:41:00Z"/>
                <w:b/>
                <w:bCs/>
              </w:rPr>
            </w:pPr>
            <w:ins w:id="1517" w:author="昱 张" w:date="2026-06-02T16:41:00Z" w16du:dateUtc="2026-06-02T08:41:00Z">
              <w:r w:rsidRPr="00FF7F50">
                <w:rPr>
                  <w:rFonts w:hint="eastAsia"/>
                  <w:b/>
                  <w:bCs/>
                </w:rPr>
                <w:t>必选</w:t>
              </w:r>
            </w:ins>
          </w:p>
        </w:tc>
        <w:tc>
          <w:tcPr>
            <w:tcW w:w="18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DDC0B8A" w14:textId="77777777" w:rsidR="00FF7F50" w:rsidRPr="00FF7F50" w:rsidRDefault="00FF7F50" w:rsidP="00FF7F50">
            <w:pPr>
              <w:keepLines/>
              <w:rPr>
                <w:ins w:id="1518" w:author="昱 张" w:date="2026-06-02T16:41:00Z" w16du:dateUtc="2026-06-02T08:41:00Z"/>
                <w:b/>
                <w:bCs/>
              </w:rPr>
            </w:pPr>
            <w:ins w:id="1519" w:author="昱 张" w:date="2026-06-02T16:41:00Z" w16du:dateUtc="2026-06-02T08:41:00Z">
              <w:r w:rsidRPr="00FF7F50">
                <w:rPr>
                  <w:rFonts w:hint="eastAsia"/>
                  <w:b/>
                  <w:bCs/>
                </w:rPr>
                <w:t>类型</w:t>
              </w:r>
            </w:ins>
          </w:p>
        </w:tc>
        <w:tc>
          <w:tcPr>
            <w:tcW w:w="1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DB37D9A" w14:textId="77777777" w:rsidR="00FF7F50" w:rsidRPr="00FF7F50" w:rsidRDefault="00FF7F50" w:rsidP="00FF7F50">
            <w:pPr>
              <w:keepLines/>
              <w:rPr>
                <w:ins w:id="1520" w:author="昱 张" w:date="2026-06-02T16:41:00Z" w16du:dateUtc="2026-06-02T08:41:00Z"/>
                <w:b/>
                <w:bCs/>
              </w:rPr>
            </w:pPr>
            <w:ins w:id="1521" w:author="昱 张" w:date="2026-06-02T16:41:00Z" w16du:dateUtc="2026-06-02T08:41:00Z">
              <w:r w:rsidRPr="00FF7F50">
                <w:rPr>
                  <w:rFonts w:hint="eastAsia"/>
                  <w:b/>
                  <w:bCs/>
                </w:rPr>
                <w:t>描述</w:t>
              </w:r>
            </w:ins>
          </w:p>
        </w:tc>
      </w:tr>
      <w:tr w:rsidR="00671A8A" w:rsidRPr="00FF7F50" w14:paraId="38E18AA0" w14:textId="77777777" w:rsidTr="00671A8A">
        <w:trPr>
          <w:ins w:id="1522" w:author="昱 张" w:date="2026-06-02T16:41:00Z"/>
        </w:trPr>
        <w:tc>
          <w:tcPr>
            <w:tcW w:w="2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AD4A71F" w14:textId="5FECB1A7" w:rsidR="00671A8A" w:rsidRPr="00FF7F50" w:rsidRDefault="00671A8A" w:rsidP="00671A8A">
            <w:pPr>
              <w:rPr>
                <w:ins w:id="1523" w:author="昱 张" w:date="2026-06-02T16:41:00Z" w16du:dateUtc="2026-06-02T08:41:00Z"/>
              </w:rPr>
            </w:pPr>
            <w:ins w:id="1524" w:author="昱 张" w:date="2026-06-11T14:58:00Z" w16du:dateUtc="2026-06-11T06:58:00Z">
              <w:r>
                <w:rPr>
                  <w:rFonts w:hint="eastAsia"/>
                </w:rPr>
                <w:t>cpu</w:t>
              </w:r>
            </w:ins>
          </w:p>
        </w:tc>
        <w:tc>
          <w:tcPr>
            <w:tcW w:w="17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B1C1CFE" w14:textId="397DB9AB" w:rsidR="00671A8A" w:rsidRPr="00FF7F50" w:rsidRDefault="00671A8A" w:rsidP="00671A8A">
            <w:pPr>
              <w:keepLines/>
              <w:rPr>
                <w:ins w:id="1525" w:author="昱 张" w:date="2026-06-02T16:41:00Z" w16du:dateUtc="2026-06-02T08:41:00Z"/>
              </w:rPr>
            </w:pPr>
            <w:ins w:id="1526" w:author="昱 张" w:date="2026-06-11T14:58:00Z" w16du:dateUtc="2026-06-11T06:58:00Z">
              <w:r>
                <w:t>S</w:t>
              </w:r>
              <w:r>
                <w:rPr>
                  <w:rFonts w:hint="eastAsia"/>
                </w:rPr>
                <w:t>tring</w:t>
              </w:r>
            </w:ins>
          </w:p>
        </w:tc>
        <w:tc>
          <w:tcPr>
            <w:tcW w:w="18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090EFC0" w14:textId="5918F669" w:rsidR="00671A8A" w:rsidRPr="00FF7F50" w:rsidRDefault="00671A8A" w:rsidP="00671A8A">
            <w:pPr>
              <w:keepLines/>
              <w:rPr>
                <w:ins w:id="1527" w:author="昱 张" w:date="2026-06-02T16:41:00Z" w16du:dateUtc="2026-06-02T08:41:00Z"/>
              </w:rPr>
            </w:pPr>
            <w:ins w:id="1528" w:author="昱 张" w:date="2026-06-11T14:59:00Z" w16du:dateUtc="2026-06-11T06:59:00Z">
              <w:r>
                <w:rPr>
                  <w:rFonts w:hint="eastAsia"/>
                </w:rPr>
                <w:t>是</w:t>
              </w:r>
            </w:ins>
          </w:p>
        </w:tc>
        <w:tc>
          <w:tcPr>
            <w:tcW w:w="1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34A6A6C" w14:textId="3B087051" w:rsidR="00671A8A" w:rsidRPr="00FF7F50" w:rsidRDefault="00671A8A" w:rsidP="00671A8A">
            <w:pPr>
              <w:keepLines/>
              <w:rPr>
                <w:ins w:id="1529" w:author="昱 张" w:date="2026-06-02T16:41:00Z" w16du:dateUtc="2026-06-02T08:41:00Z"/>
              </w:rPr>
            </w:pPr>
            <w:ins w:id="1530" w:author="昱 张" w:date="2026-06-11T14:58:00Z" w16du:dateUtc="2026-06-11T06:58:00Z">
              <w:r>
                <w:rPr>
                  <w:rFonts w:hint="eastAsia"/>
                </w:rPr>
                <w:t>QEMU vcpu</w:t>
              </w:r>
              <w:r>
                <w:rPr>
                  <w:rFonts w:hint="eastAsia"/>
                </w:rPr>
                <w:t>数量</w:t>
              </w:r>
            </w:ins>
            <w:ins w:id="1531" w:author="昱 张" w:date="2026-06-11T14:59:00Z" w16du:dateUtc="2026-06-11T06:59:00Z">
              <w:r>
                <w:rPr>
                  <w:rFonts w:hint="eastAsia"/>
                </w:rPr>
                <w:t>，示例：</w:t>
              </w:r>
              <w:r>
                <w:rPr>
                  <w:rFonts w:hint="eastAsia"/>
                </w:rPr>
                <w:t>8</w:t>
              </w:r>
              <w:r>
                <w:rPr>
                  <w:rFonts w:hint="eastAsia"/>
                </w:rPr>
                <w:t>或</w:t>
              </w:r>
              <w:r>
                <w:rPr>
                  <w:rFonts w:hint="eastAsia"/>
                </w:rPr>
                <w:t>4</w:t>
              </w:r>
            </w:ins>
          </w:p>
        </w:tc>
      </w:tr>
      <w:tr w:rsidR="00671A8A" w:rsidRPr="00FF7F50" w14:paraId="4FD01828" w14:textId="77777777" w:rsidTr="00671A8A">
        <w:trPr>
          <w:ins w:id="1532" w:author="昱 张" w:date="2026-06-02T16:41:00Z"/>
        </w:trPr>
        <w:tc>
          <w:tcPr>
            <w:tcW w:w="2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F8FEA5A" w14:textId="7F38F0FB" w:rsidR="00671A8A" w:rsidRPr="00CF4A5A" w:rsidRDefault="00671A8A">
            <w:pPr>
              <w:pStyle w:val="af2"/>
              <w:rPr>
                <w:ins w:id="1533" w:author="昱 张" w:date="2026-06-02T16:41:00Z" w16du:dateUtc="2026-06-02T08:41:00Z"/>
              </w:rPr>
              <w:pPrChange w:id="1534" w:author="昱 张" w:date="2026-06-11T14:59:00Z" w16du:dateUtc="2026-06-11T06:59:00Z">
                <w:pPr/>
              </w:pPrChange>
            </w:pPr>
            <w:ins w:id="1535" w:author="昱 张" w:date="2026-06-11T14:58:00Z" w16du:dateUtc="2026-06-11T06:58:00Z">
              <w:r>
                <w:rPr>
                  <w:rFonts w:ascii="Times New Roman" w:hAnsi="Times New Roman" w:cs="Times New Roman" w:hint="eastAsia"/>
                </w:rPr>
                <w:t>memory</w:t>
              </w:r>
            </w:ins>
            <w:ins w:id="1536" w:author="昱 张" w:date="2026-06-11T15:04:00Z" w16du:dateUtc="2026-06-11T07:04:00Z">
              <w:r w:rsidR="00CC6204">
                <w:rPr>
                  <w:rFonts w:ascii="Times New Roman" w:hAnsi="Times New Roman" w:cs="Times New Roman" w:hint="eastAsia"/>
                </w:rPr>
                <w:t>M</w:t>
              </w:r>
            </w:ins>
            <w:ins w:id="1537" w:author="昱 张" w:date="2026-06-11T14:58:00Z" w16du:dateUtc="2026-06-11T06:58:00Z">
              <w:r>
                <w:rPr>
                  <w:rFonts w:ascii="Times New Roman" w:hAnsi="Times New Roman" w:cs="Times New Roman" w:hint="eastAsia"/>
                </w:rPr>
                <w:t>b</w:t>
              </w:r>
            </w:ins>
          </w:p>
        </w:tc>
        <w:tc>
          <w:tcPr>
            <w:tcW w:w="17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F1E4A73" w14:textId="75760FA5" w:rsidR="00671A8A" w:rsidRPr="00FF7F50" w:rsidRDefault="00671A8A" w:rsidP="00671A8A">
            <w:pPr>
              <w:keepLines/>
              <w:rPr>
                <w:ins w:id="1538" w:author="昱 张" w:date="2026-06-02T16:41:00Z" w16du:dateUtc="2026-06-02T08:41:00Z"/>
              </w:rPr>
            </w:pPr>
            <w:ins w:id="1539" w:author="昱 张" w:date="2026-06-11T14:58:00Z" w16du:dateUtc="2026-06-11T06:58:00Z">
              <w:r>
                <w:t>S</w:t>
              </w:r>
              <w:r>
                <w:rPr>
                  <w:rFonts w:hint="eastAsia"/>
                </w:rPr>
                <w:t>tring</w:t>
              </w:r>
            </w:ins>
          </w:p>
        </w:tc>
        <w:tc>
          <w:tcPr>
            <w:tcW w:w="18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81AE9C2" w14:textId="5B10E401" w:rsidR="00671A8A" w:rsidRPr="00FF7F50" w:rsidRDefault="00671A8A" w:rsidP="00671A8A">
            <w:pPr>
              <w:keepLines/>
              <w:rPr>
                <w:ins w:id="1540" w:author="昱 张" w:date="2026-06-02T16:41:00Z" w16du:dateUtc="2026-06-02T08:41:00Z"/>
              </w:rPr>
            </w:pPr>
            <w:ins w:id="1541" w:author="昱 张" w:date="2026-06-11T14:59:00Z" w16du:dateUtc="2026-06-11T06:59:00Z">
              <w:r>
                <w:rPr>
                  <w:rFonts w:hint="eastAsia"/>
                </w:rPr>
                <w:t>是</w:t>
              </w:r>
            </w:ins>
          </w:p>
        </w:tc>
        <w:tc>
          <w:tcPr>
            <w:tcW w:w="1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B8671FF" w14:textId="4B17F5D8" w:rsidR="00671A8A" w:rsidRPr="00FF7F50" w:rsidRDefault="00671A8A" w:rsidP="00671A8A">
            <w:pPr>
              <w:keepLines/>
              <w:rPr>
                <w:ins w:id="1542" w:author="昱 张" w:date="2026-06-02T16:41:00Z" w16du:dateUtc="2026-06-02T08:41:00Z"/>
              </w:rPr>
            </w:pPr>
            <w:ins w:id="1543" w:author="昱 张" w:date="2026-06-11T14:58:00Z" w16du:dateUtc="2026-06-11T06:58:00Z">
              <w:r>
                <w:rPr>
                  <w:rFonts w:hint="eastAsia"/>
                </w:rPr>
                <w:t>QEMU</w:t>
              </w:r>
              <w:r>
                <w:rPr>
                  <w:rFonts w:hint="eastAsia"/>
                </w:rPr>
                <w:t>内存大小</w:t>
              </w:r>
            </w:ins>
            <w:ins w:id="1544" w:author="昱 张" w:date="2026-06-11T14:59:00Z" w16du:dateUtc="2026-06-11T06:59:00Z">
              <w:r>
                <w:rPr>
                  <w:rFonts w:hint="eastAsia"/>
                </w:rPr>
                <w:t>，示例：</w:t>
              </w:r>
              <w:r>
                <w:rPr>
                  <w:rFonts w:hint="eastAsia"/>
                </w:rPr>
                <w:t>4096</w:t>
              </w:r>
              <w:r>
                <w:rPr>
                  <w:rFonts w:hint="eastAsia"/>
                </w:rPr>
                <w:t>，约</w:t>
              </w:r>
              <w:r>
                <w:rPr>
                  <w:rFonts w:hint="eastAsia"/>
                </w:rPr>
                <w:t>4G</w:t>
              </w:r>
            </w:ins>
            <w:ins w:id="1545" w:author="昱 张" w:date="2026-06-11T15:00:00Z" w16du:dateUtc="2026-06-11T07:00:00Z">
              <w:r>
                <w:rPr>
                  <w:rFonts w:hint="eastAsia"/>
                </w:rPr>
                <w:t>左右</w:t>
              </w:r>
            </w:ins>
          </w:p>
        </w:tc>
      </w:tr>
    </w:tbl>
    <w:p w14:paraId="5D765D12" w14:textId="4BED9E9C" w:rsidR="00FB62FD" w:rsidRPr="00FB62FD" w:rsidRDefault="00FF7F50">
      <w:pPr>
        <w:keepNext/>
        <w:keepLines/>
        <w:numPr>
          <w:ilvl w:val="3"/>
          <w:numId w:val="8"/>
        </w:numPr>
        <w:spacing w:before="280" w:after="290" w:line="376" w:lineRule="auto"/>
        <w:outlineLvl w:val="3"/>
        <w:rPr>
          <w:ins w:id="1546" w:author="昱 张" w:date="2026-06-02T16:41:00Z" w16du:dateUtc="2026-06-02T08:41:00Z"/>
          <w:rFonts w:ascii="宋体" w:hAnsi="宋体" w:cs="宋体" w:hint="eastAsia"/>
          <w:b/>
          <w:bCs/>
          <w:sz w:val="28"/>
          <w:szCs w:val="28"/>
        </w:rPr>
        <w:pPrChange w:id="1547" w:author="昱 张" w:date="2026-07-02T22:33:00Z" w16du:dateUtc="2026-07-02T14:33:00Z">
          <w:pPr>
            <w:keepNext/>
            <w:keepLines/>
            <w:numPr>
              <w:ilvl w:val="3"/>
              <w:numId w:val="3"/>
            </w:numPr>
            <w:spacing w:before="280" w:after="290" w:line="376" w:lineRule="auto"/>
            <w:ind w:left="440" w:hanging="440"/>
            <w:outlineLvl w:val="3"/>
          </w:pPr>
        </w:pPrChange>
      </w:pPr>
      <w:ins w:id="1548" w:author="昱 张" w:date="2026-06-02T16:41:00Z" w16du:dateUtc="2026-06-02T08:41:00Z">
        <w:r w:rsidRPr="00FF7F50">
          <w:rPr>
            <w:rFonts w:ascii="宋体" w:hAnsi="宋体" w:cs="宋体"/>
            <w:b/>
            <w:bCs/>
            <w:sz w:val="28"/>
            <w:szCs w:val="28"/>
          </w:rPr>
          <w:lastRenderedPageBreak/>
          <w:t>输出参数</w:t>
        </w:r>
      </w:ins>
      <w:ins w:id="1549" w:author="昱 张" w:date="2026-07-02T22:33:00Z" w16du:dateUtc="2026-07-02T14:33:00Z">
        <w:r w:rsidR="00FB62FD">
          <w:rPr>
            <w:rFonts w:ascii="宋体" w:hAnsi="宋体" w:cs="宋体"/>
            <w:b/>
            <w:bCs/>
            <w:sz w:val="28"/>
            <w:szCs w:val="28"/>
          </w:rPr>
          <w:br/>
        </w:r>
        <w:r w:rsidR="005E68C5" w:rsidRPr="005E68C5">
          <w:rPr>
            <w:rFonts w:ascii="宋体" w:hAnsi="宋体" w:cs="宋体" w:hint="eastAsia"/>
            <w:szCs w:val="24"/>
            <w:rPrChange w:id="1550" w:author="昱 张" w:date="2026-07-02T22:34:00Z" w16du:dateUtc="2026-07-02T14:34:00Z">
              <w:rPr>
                <w:rFonts w:ascii="宋体" w:hAnsi="宋体" w:cs="宋体" w:hint="eastAsia"/>
                <w:b/>
                <w:bCs/>
                <w:sz w:val="28"/>
                <w:szCs w:val="28"/>
              </w:rPr>
            </w:rPrChange>
          </w:rPr>
          <w:t>输出</w:t>
        </w:r>
      </w:ins>
      <w:ins w:id="1551" w:author="昱 张" w:date="2026-07-02T22:34:00Z" w16du:dateUtc="2026-07-02T14:34:00Z">
        <w:r w:rsidR="005E68C5" w:rsidRPr="005E68C5">
          <w:rPr>
            <w:rFonts w:ascii="宋体" w:hAnsi="宋体" w:cs="宋体" w:hint="eastAsia"/>
            <w:szCs w:val="24"/>
            <w:rPrChange w:id="1552" w:author="昱 张" w:date="2026-07-02T22:34:00Z" w16du:dateUtc="2026-07-02T14:34:00Z">
              <w:rPr>
                <w:rFonts w:ascii="宋体" w:hAnsi="宋体" w:cs="宋体" w:hint="eastAsia"/>
                <w:b/>
                <w:bCs/>
                <w:sz w:val="28"/>
                <w:szCs w:val="28"/>
              </w:rPr>
            </w:rPrChange>
          </w:rPr>
          <w:t>参数，可在前端显示</w:t>
        </w:r>
      </w:ins>
    </w:p>
    <w:tbl>
      <w:tblPr>
        <w:tblW w:w="8283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1942"/>
        <w:gridCol w:w="4645"/>
        <w:tblGridChange w:id="1553">
          <w:tblGrid>
            <w:gridCol w:w="5"/>
            <w:gridCol w:w="1691"/>
            <w:gridCol w:w="5"/>
            <w:gridCol w:w="1937"/>
            <w:gridCol w:w="5"/>
            <w:gridCol w:w="4640"/>
            <w:gridCol w:w="5"/>
          </w:tblGrid>
        </w:tblGridChange>
      </w:tblGrid>
      <w:tr w:rsidR="00FF7F50" w:rsidRPr="00FF7F50" w14:paraId="61CBFC3E" w14:textId="77777777" w:rsidTr="00D66A54">
        <w:trPr>
          <w:ins w:id="1554" w:author="昱 张" w:date="2026-06-02T16:41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07D656C" w14:textId="77777777" w:rsidR="00FF7F50" w:rsidRPr="00FF7F50" w:rsidRDefault="00FF7F50" w:rsidP="00FF7F50">
            <w:pPr>
              <w:rPr>
                <w:ins w:id="1555" w:author="昱 张" w:date="2026-06-02T16:41:00Z" w16du:dateUtc="2026-06-02T08:41:00Z"/>
                <w:b/>
                <w:bCs/>
              </w:rPr>
            </w:pPr>
            <w:ins w:id="1556" w:author="昱 张" w:date="2026-06-02T16:41:00Z" w16du:dateUtc="2026-06-02T08:41:00Z">
              <w:r w:rsidRPr="00FF7F50">
                <w:rPr>
                  <w:rFonts w:hint="eastAsia"/>
                  <w:b/>
                  <w:bCs/>
                </w:rPr>
                <w:t>参数名称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5A8E0BD" w14:textId="77777777" w:rsidR="00FF7F50" w:rsidRPr="00FF7F50" w:rsidRDefault="00FF7F50" w:rsidP="00FF7F50">
            <w:pPr>
              <w:keepLines/>
              <w:rPr>
                <w:ins w:id="1557" w:author="昱 张" w:date="2026-06-02T16:41:00Z" w16du:dateUtc="2026-06-02T08:41:00Z"/>
                <w:b/>
                <w:bCs/>
              </w:rPr>
            </w:pPr>
            <w:ins w:id="1558" w:author="昱 张" w:date="2026-06-02T16:41:00Z" w16du:dateUtc="2026-06-02T08:41:00Z">
              <w:r w:rsidRPr="00FF7F50">
                <w:rPr>
                  <w:rFonts w:hint="eastAsia"/>
                  <w:b/>
                  <w:bCs/>
                </w:rPr>
                <w:t>类型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AC279EC" w14:textId="77777777" w:rsidR="00FF7F50" w:rsidRPr="00FF7F50" w:rsidRDefault="00FF7F50" w:rsidP="00FF7F50">
            <w:pPr>
              <w:keepLines/>
              <w:rPr>
                <w:ins w:id="1559" w:author="昱 张" w:date="2026-06-02T16:41:00Z" w16du:dateUtc="2026-06-02T08:41:00Z"/>
                <w:b/>
                <w:bCs/>
              </w:rPr>
            </w:pPr>
            <w:ins w:id="1560" w:author="昱 张" w:date="2026-06-02T16:41:00Z" w16du:dateUtc="2026-06-02T08:41:00Z">
              <w:r w:rsidRPr="00FF7F50">
                <w:rPr>
                  <w:rFonts w:hint="eastAsia"/>
                  <w:b/>
                  <w:bCs/>
                </w:rPr>
                <w:t>描述</w:t>
              </w:r>
            </w:ins>
          </w:p>
        </w:tc>
      </w:tr>
      <w:tr w:rsidR="00D66A54" w:rsidRPr="00FF7F50" w14:paraId="0E9536B6" w14:textId="77777777" w:rsidTr="00D66A54">
        <w:trPr>
          <w:ins w:id="1561" w:author="昱 张" w:date="2026-06-02T16:41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98C87D" w14:textId="423853CD" w:rsidR="00D66A54" w:rsidRPr="00FF7F50" w:rsidRDefault="00D66A54" w:rsidP="00D66A54">
            <w:pPr>
              <w:rPr>
                <w:ins w:id="1562" w:author="昱 张" w:date="2026-06-02T16:41:00Z" w16du:dateUtc="2026-06-02T08:41:00Z"/>
              </w:rPr>
            </w:pPr>
            <w:ins w:id="1563" w:author="昱 张" w:date="2026-06-02T16:45:00Z" w16du:dateUtc="2026-06-02T08:45:00Z">
              <w:r w:rsidRPr="00A93FB8">
                <w:rPr>
                  <w:rFonts w:hint="eastAsia"/>
                </w:rPr>
                <w:t>success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5047D1" w14:textId="424DC432" w:rsidR="00D66A54" w:rsidRPr="00FF7F50" w:rsidRDefault="00D66A54">
            <w:pPr>
              <w:keepLines/>
              <w:ind w:firstLineChars="200" w:firstLine="480"/>
              <w:rPr>
                <w:ins w:id="1564" w:author="昱 张" w:date="2026-06-02T16:41:00Z" w16du:dateUtc="2026-06-02T08:41:00Z"/>
              </w:rPr>
              <w:pPrChange w:id="1565" w:author="昱 张" w:date="2026-06-02T16:45:00Z" w16du:dateUtc="2026-06-02T08:45:00Z">
                <w:pPr>
                  <w:keepLines/>
                </w:pPr>
              </w:pPrChange>
            </w:pPr>
            <w:ins w:id="1566" w:author="昱 张" w:date="2026-06-02T16:45:00Z" w16du:dateUtc="2026-06-02T08:45:00Z">
              <w:r w:rsidRPr="00A93FB8">
                <w:rPr>
                  <w:rFonts w:hint="eastAsia"/>
                </w:rPr>
                <w:t>Boolean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DFDFB1" w14:textId="3976371D" w:rsidR="00D66A54" w:rsidRPr="00FF7F50" w:rsidRDefault="00D66A54" w:rsidP="00D66A54">
            <w:pPr>
              <w:keepLines/>
              <w:rPr>
                <w:ins w:id="1567" w:author="昱 张" w:date="2026-06-02T16:41:00Z" w16du:dateUtc="2026-06-02T08:41:00Z"/>
              </w:rPr>
            </w:pPr>
            <w:ins w:id="1568" w:author="昱 张" w:date="2026-06-02T16:45:00Z" w16du:dateUtc="2026-06-02T08:45:00Z">
              <w:r w:rsidRPr="00A93FB8">
                <w:rPr>
                  <w:rFonts w:hint="eastAsia"/>
                </w:rPr>
                <w:t>接口是否执行成功</w:t>
              </w:r>
            </w:ins>
          </w:p>
        </w:tc>
      </w:tr>
      <w:tr w:rsidR="00D66A54" w:rsidRPr="00FF7F50" w14:paraId="1F1AD947" w14:textId="77777777" w:rsidTr="00D66A54">
        <w:trPr>
          <w:ins w:id="1569" w:author="昱 张" w:date="2026-06-02T16:41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609A72" w14:textId="348B5EAA" w:rsidR="00D66A54" w:rsidRPr="00FF7F50" w:rsidRDefault="00D66A54" w:rsidP="00D66A54">
            <w:pPr>
              <w:widowControl/>
              <w:spacing w:before="100" w:beforeAutospacing="1" w:after="100" w:afterAutospacing="1"/>
              <w:jc w:val="left"/>
              <w:rPr>
                <w:ins w:id="1570" w:author="昱 张" w:date="2026-06-02T16:41:00Z" w16du:dateUtc="2026-06-02T08:41:00Z"/>
                <w:rFonts w:ascii="宋体" w:hAnsi="宋体" w:cs="宋体" w:hint="eastAsia"/>
                <w:kern w:val="0"/>
                <w:szCs w:val="24"/>
              </w:rPr>
            </w:pPr>
            <w:ins w:id="1571" w:author="昱 张" w:date="2026-06-02T16:45:00Z" w16du:dateUtc="2026-06-02T08:45:00Z">
              <w:r w:rsidRPr="00A93FB8">
                <w:rPr>
                  <w:rFonts w:hint="eastAsia"/>
                </w:rPr>
                <w:t>vm</w:t>
              </w:r>
            </w:ins>
            <w:ins w:id="1572" w:author="昱 张" w:date="2026-06-11T15:01:00Z" w16du:dateUtc="2026-06-11T07:01:00Z">
              <w:r w:rsidR="00CC6204">
                <w:rPr>
                  <w:rFonts w:hint="eastAsia"/>
                </w:rPr>
                <w:t>I</w:t>
              </w:r>
            </w:ins>
            <w:ins w:id="1573" w:author="昱 张" w:date="2026-06-02T16:45:00Z" w16du:dateUtc="2026-06-02T08:45:00Z">
              <w:r w:rsidRPr="00A93FB8">
                <w:rPr>
                  <w:rFonts w:hint="eastAsia"/>
                </w:rPr>
                <w:t>d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11AEFA" w14:textId="092D9537" w:rsidR="00D66A54" w:rsidRPr="00FF7F50" w:rsidRDefault="00D66A54" w:rsidP="00D66A54">
            <w:pPr>
              <w:keepLines/>
              <w:jc w:val="center"/>
              <w:rPr>
                <w:ins w:id="1574" w:author="昱 张" w:date="2026-06-02T16:41:00Z" w16du:dateUtc="2026-06-02T08:41:00Z"/>
              </w:rPr>
            </w:pPr>
            <w:ins w:id="1575" w:author="昱 张" w:date="2026-06-02T16:45:00Z" w16du:dateUtc="2026-06-02T08:45:00Z">
              <w:r w:rsidRPr="00A93FB8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728311" w14:textId="376EE6DE" w:rsidR="00D66A54" w:rsidRPr="00FF7F50" w:rsidRDefault="00D66A54" w:rsidP="00D66A54">
            <w:pPr>
              <w:keepLines/>
              <w:widowControl/>
              <w:spacing w:before="100" w:beforeAutospacing="1" w:after="100" w:afterAutospacing="1"/>
              <w:jc w:val="left"/>
              <w:rPr>
                <w:ins w:id="1576" w:author="昱 张" w:date="2026-06-02T16:41:00Z" w16du:dateUtc="2026-06-02T08:41:00Z"/>
                <w:rFonts w:ascii="宋体" w:hAnsi="宋体" w:cs="宋体" w:hint="eastAsia"/>
                <w:kern w:val="0"/>
                <w:szCs w:val="24"/>
              </w:rPr>
            </w:pPr>
            <w:ins w:id="1577" w:author="昱 张" w:date="2026-06-02T16:45:00Z" w16du:dateUtc="2026-06-02T08:45:00Z">
              <w:r w:rsidRPr="00A93FB8">
                <w:rPr>
                  <w:rFonts w:hint="eastAsia"/>
                </w:rPr>
                <w:t>服务端分配的虚拟机</w:t>
              </w:r>
              <w:r w:rsidRPr="00A93FB8">
                <w:rPr>
                  <w:rFonts w:hint="eastAsia"/>
                </w:rPr>
                <w:t xml:space="preserve"> ID</w:t>
              </w:r>
              <w:r w:rsidRPr="00A93FB8">
                <w:rPr>
                  <w:rFonts w:hint="eastAsia"/>
                </w:rPr>
                <w:t>，格式为</w:t>
              </w:r>
            </w:ins>
            <w:ins w:id="1578" w:author="昱 张" w:date="2026-06-11T15:02:00Z" w16du:dateUtc="2026-06-11T07:02:00Z">
              <w:r w:rsidR="00CC6204">
                <w:rPr>
                  <w:rFonts w:hint="eastAsia"/>
                </w:rPr>
                <w:t>16</w:t>
              </w:r>
              <w:r w:rsidR="00CC6204">
                <w:rPr>
                  <w:rFonts w:hint="eastAsia"/>
                </w:rPr>
                <w:t>位加密算法字符串含字母和数字，例：</w:t>
              </w:r>
            </w:ins>
            <w:ins w:id="1579" w:author="昱 张" w:date="2026-06-11T15:03:00Z" w16du:dateUtc="2026-06-11T07:03:00Z">
              <w:r w:rsidR="00CC6204" w:rsidRPr="007E03E8">
                <w:t>bd64d88ac1b76288</w:t>
              </w:r>
            </w:ins>
          </w:p>
        </w:tc>
      </w:tr>
      <w:tr w:rsidR="00D66A54" w:rsidRPr="00FF7F50" w14:paraId="09F82FF5" w14:textId="77777777" w:rsidTr="00D66A54">
        <w:trPr>
          <w:ins w:id="1580" w:author="昱 张" w:date="2026-06-02T16:41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0E31D0" w14:textId="0F42822B" w:rsidR="00D66A54" w:rsidRPr="00FF7F50" w:rsidRDefault="00D66A54" w:rsidP="00D66A54">
            <w:pPr>
              <w:widowControl/>
              <w:spacing w:before="100" w:beforeAutospacing="1" w:after="100" w:afterAutospacing="1"/>
              <w:jc w:val="left"/>
              <w:rPr>
                <w:ins w:id="1581" w:author="昱 张" w:date="2026-06-02T16:41:00Z" w16du:dateUtc="2026-06-02T08:41:00Z"/>
                <w:rFonts w:ascii="宋体" w:hAnsi="宋体" w:cs="宋体" w:hint="eastAsia"/>
                <w:kern w:val="0"/>
                <w:szCs w:val="24"/>
              </w:rPr>
            </w:pPr>
            <w:ins w:id="1582" w:author="昱 张" w:date="2026-06-02T16:45:00Z" w16du:dateUtc="2026-06-02T08:45:00Z">
              <w:r w:rsidRPr="00A93FB8">
                <w:rPr>
                  <w:rFonts w:hint="eastAsia"/>
                </w:rPr>
                <w:t>status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99DB2C" w14:textId="5ACF1E19" w:rsidR="00D66A54" w:rsidRPr="00FF7F50" w:rsidRDefault="00D66A54" w:rsidP="00D66A54">
            <w:pPr>
              <w:keepLines/>
              <w:jc w:val="center"/>
              <w:rPr>
                <w:ins w:id="1583" w:author="昱 张" w:date="2026-06-02T16:41:00Z" w16du:dateUtc="2026-06-02T08:41:00Z"/>
              </w:rPr>
            </w:pPr>
            <w:ins w:id="1584" w:author="昱 张" w:date="2026-06-02T16:45:00Z" w16du:dateUtc="2026-06-02T08:45:00Z">
              <w:r w:rsidRPr="00A93FB8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79DBF6" w14:textId="60E9AC55" w:rsidR="00D66A54" w:rsidRPr="00FF7F50" w:rsidRDefault="00D66A54" w:rsidP="00D66A54">
            <w:pPr>
              <w:keepLines/>
              <w:widowControl/>
              <w:spacing w:before="100" w:beforeAutospacing="1" w:after="100" w:afterAutospacing="1"/>
              <w:jc w:val="left"/>
              <w:rPr>
                <w:ins w:id="1585" w:author="昱 张" w:date="2026-06-02T16:41:00Z" w16du:dateUtc="2026-06-02T08:41:00Z"/>
                <w:rFonts w:ascii="宋体" w:hAnsi="宋体" w:cs="宋体" w:hint="eastAsia"/>
                <w:kern w:val="0"/>
                <w:szCs w:val="24"/>
              </w:rPr>
            </w:pPr>
            <w:ins w:id="1586" w:author="昱 张" w:date="2026-06-02T16:45:00Z" w16du:dateUtc="2026-06-02T08:45:00Z">
              <w:r w:rsidRPr="00A93FB8">
                <w:rPr>
                  <w:rFonts w:hint="eastAsia"/>
                </w:rPr>
                <w:t>创建成功后为</w:t>
              </w:r>
              <w:r w:rsidRPr="00A93FB8">
                <w:rPr>
                  <w:rFonts w:hint="eastAsia"/>
                </w:rPr>
                <w:t xml:space="preserve"> created</w:t>
              </w:r>
            </w:ins>
          </w:p>
        </w:tc>
      </w:tr>
      <w:tr w:rsidR="00D66A54" w:rsidRPr="00FF7F50" w14:paraId="50CB1673" w14:textId="77777777" w:rsidTr="00D66A54">
        <w:trPr>
          <w:ins w:id="1587" w:author="昱 张" w:date="2026-06-02T16:41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547757" w14:textId="4F367882" w:rsidR="00D66A54" w:rsidRPr="00FF7F50" w:rsidRDefault="00CC6204" w:rsidP="00D66A54">
            <w:pPr>
              <w:widowControl/>
              <w:spacing w:before="100" w:beforeAutospacing="1" w:after="100" w:afterAutospacing="1"/>
              <w:jc w:val="left"/>
              <w:rPr>
                <w:ins w:id="1588" w:author="昱 张" w:date="2026-06-02T16:41:00Z" w16du:dateUtc="2026-06-02T08:41:00Z"/>
                <w:rFonts w:ascii="宋体" w:hAnsi="宋体" w:cs="宋体" w:hint="eastAsia"/>
                <w:kern w:val="0"/>
                <w:szCs w:val="24"/>
              </w:rPr>
            </w:pPr>
            <w:ins w:id="1589" w:author="昱 张" w:date="2026-06-11T15:03:00Z" w16du:dateUtc="2026-06-11T07:03:00Z">
              <w:r>
                <w:rPr>
                  <w:rFonts w:hint="eastAsia"/>
                </w:rPr>
                <w:t>cpu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72F3F5" w14:textId="1C8B3CA0" w:rsidR="00D66A54" w:rsidRPr="00FF7F50" w:rsidRDefault="00D66A54" w:rsidP="00D66A54">
            <w:pPr>
              <w:keepLines/>
              <w:jc w:val="center"/>
              <w:rPr>
                <w:ins w:id="1590" w:author="昱 张" w:date="2026-06-02T16:41:00Z" w16du:dateUtc="2026-06-02T08:41:00Z"/>
              </w:rPr>
            </w:pPr>
            <w:ins w:id="1591" w:author="昱 张" w:date="2026-06-02T16:45:00Z" w16du:dateUtc="2026-06-02T08:45:00Z">
              <w:r w:rsidRPr="00A93FB8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05F66B" w14:textId="0E7B0767" w:rsidR="00CC6204" w:rsidRPr="00FF7F50" w:rsidRDefault="00D66A54" w:rsidP="00D66A54">
            <w:pPr>
              <w:keepLines/>
              <w:rPr>
                <w:ins w:id="1592" w:author="昱 张" w:date="2026-06-02T16:41:00Z" w16du:dateUtc="2026-06-02T08:41:00Z"/>
              </w:rPr>
            </w:pPr>
            <w:ins w:id="1593" w:author="昱 张" w:date="2026-06-02T16:45:00Z" w16du:dateUtc="2026-06-02T08:45:00Z">
              <w:r w:rsidRPr="00A93FB8">
                <w:rPr>
                  <w:rFonts w:hint="eastAsia"/>
                </w:rPr>
                <w:t>虚拟机</w:t>
              </w:r>
            </w:ins>
            <w:ins w:id="1594" w:author="昱 张" w:date="2026-06-11T15:03:00Z" w16du:dateUtc="2026-06-11T07:03:00Z">
              <w:r w:rsidR="00CC6204">
                <w:rPr>
                  <w:rFonts w:hint="eastAsia"/>
                </w:rPr>
                <w:t>vcpu</w:t>
              </w:r>
              <w:r w:rsidR="00CC6204">
                <w:rPr>
                  <w:rFonts w:hint="eastAsia"/>
                </w:rPr>
                <w:t>数量</w:t>
              </w:r>
            </w:ins>
          </w:p>
        </w:tc>
      </w:tr>
      <w:tr w:rsidR="00D66A54" w:rsidRPr="00FF7F50" w14:paraId="44B2E12C" w14:textId="77777777" w:rsidTr="00D66A54">
        <w:trPr>
          <w:ins w:id="1595" w:author="昱 张" w:date="2026-06-02T16:41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2920BB" w14:textId="01A0C9D0" w:rsidR="00D66A54" w:rsidRPr="00FF7F50" w:rsidRDefault="00CC6204" w:rsidP="00D66A54">
            <w:pPr>
              <w:widowControl/>
              <w:spacing w:before="100" w:beforeAutospacing="1" w:after="100" w:afterAutospacing="1"/>
              <w:jc w:val="left"/>
              <w:rPr>
                <w:ins w:id="1596" w:author="昱 张" w:date="2026-06-02T16:41:00Z" w16du:dateUtc="2026-06-02T08:41:00Z"/>
                <w:rFonts w:ascii="宋体" w:hAnsi="宋体" w:cs="宋体" w:hint="eastAsia"/>
                <w:kern w:val="0"/>
                <w:szCs w:val="24"/>
              </w:rPr>
            </w:pPr>
            <w:ins w:id="1597" w:author="昱 张" w:date="2026-06-11T15:04:00Z" w16du:dateUtc="2026-06-11T07:04:00Z">
              <w:r>
                <w:rPr>
                  <w:rFonts w:hint="eastAsia"/>
                </w:rPr>
                <w:t>memoryMb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D96F70" w14:textId="70C7A4DF" w:rsidR="00D66A54" w:rsidRPr="00FF7F50" w:rsidRDefault="00D66A54" w:rsidP="00D66A54">
            <w:pPr>
              <w:keepLines/>
              <w:jc w:val="center"/>
              <w:rPr>
                <w:ins w:id="1598" w:author="昱 张" w:date="2026-06-02T16:41:00Z" w16du:dateUtc="2026-06-02T08:41:00Z"/>
              </w:rPr>
            </w:pPr>
            <w:ins w:id="1599" w:author="昱 张" w:date="2026-06-02T16:45:00Z" w16du:dateUtc="2026-06-02T08:45:00Z">
              <w:r w:rsidRPr="00A93FB8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94FCCB" w14:textId="22922A24" w:rsidR="00D66A54" w:rsidRPr="00FF7F50" w:rsidRDefault="00D66A54" w:rsidP="00D66A54">
            <w:pPr>
              <w:keepLines/>
              <w:widowControl/>
              <w:spacing w:before="100" w:beforeAutospacing="1" w:after="100" w:afterAutospacing="1"/>
              <w:jc w:val="left"/>
              <w:rPr>
                <w:ins w:id="1600" w:author="昱 张" w:date="2026-06-02T16:41:00Z" w16du:dateUtc="2026-06-02T08:41:00Z"/>
                <w:rFonts w:ascii="宋体" w:hAnsi="宋体" w:cs="宋体" w:hint="eastAsia"/>
                <w:kern w:val="0"/>
                <w:szCs w:val="24"/>
              </w:rPr>
            </w:pPr>
            <w:ins w:id="1601" w:author="昱 张" w:date="2026-06-02T16:45:00Z" w16du:dateUtc="2026-06-02T08:45:00Z">
              <w:r w:rsidRPr="00A93FB8">
                <w:rPr>
                  <w:rFonts w:hint="eastAsia"/>
                </w:rPr>
                <w:t>虚拟机</w:t>
              </w:r>
            </w:ins>
            <w:ins w:id="1602" w:author="昱 张" w:date="2026-06-11T15:04:00Z" w16du:dateUtc="2026-06-11T07:04:00Z">
              <w:r w:rsidR="00CC6204">
                <w:rPr>
                  <w:rFonts w:hint="eastAsia"/>
                </w:rPr>
                <w:t>内存大小</w:t>
              </w:r>
            </w:ins>
          </w:p>
        </w:tc>
      </w:tr>
      <w:tr w:rsidR="00D66A54" w:rsidRPr="00FF7F50" w14:paraId="1913C0EA" w14:textId="77777777" w:rsidTr="00D66A54">
        <w:trPr>
          <w:ins w:id="1603" w:author="昱 张" w:date="2026-06-02T16:41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751E44" w14:textId="5FF848E3" w:rsidR="00D66A54" w:rsidRPr="00FF7F50" w:rsidRDefault="00CC6204" w:rsidP="00D66A54">
            <w:pPr>
              <w:widowControl/>
              <w:spacing w:before="100" w:beforeAutospacing="1" w:after="100" w:afterAutospacing="1"/>
              <w:jc w:val="left"/>
              <w:rPr>
                <w:ins w:id="1604" w:author="昱 张" w:date="2026-06-02T16:41:00Z" w16du:dateUtc="2026-06-02T08:41:00Z"/>
                <w:rFonts w:ascii="宋体" w:hAnsi="宋体" w:cs="宋体" w:hint="eastAsia"/>
                <w:kern w:val="0"/>
                <w:szCs w:val="24"/>
              </w:rPr>
            </w:pPr>
            <w:ins w:id="1605" w:author="昱 张" w:date="2026-06-11T15:04:00Z" w16du:dateUtc="2026-06-11T07:04:00Z">
              <w:r>
                <w:rPr>
                  <w:rFonts w:hint="eastAsia"/>
                </w:rPr>
                <w:t>message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16E2E8" w14:textId="681DBFC2" w:rsidR="00D66A54" w:rsidRPr="00FF7F50" w:rsidRDefault="00CC6204" w:rsidP="00D66A54">
            <w:pPr>
              <w:keepLines/>
              <w:jc w:val="center"/>
              <w:rPr>
                <w:ins w:id="1606" w:author="昱 张" w:date="2026-06-02T16:41:00Z" w16du:dateUtc="2026-06-02T08:41:00Z"/>
              </w:rPr>
            </w:pPr>
            <w:ins w:id="1607" w:author="昱 张" w:date="2026-06-11T15:04:00Z" w16du:dateUtc="2026-06-11T07:04:00Z">
              <w:r>
                <w:t>S</w:t>
              </w:r>
              <w:r>
                <w:rPr>
                  <w:rFonts w:hint="eastAsia"/>
                </w:rPr>
                <w:t>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0BADB4" w14:textId="5030A4C6" w:rsidR="00D66A54" w:rsidRPr="00FF7F50" w:rsidRDefault="00CC6204" w:rsidP="00D66A54">
            <w:pPr>
              <w:keepLines/>
              <w:widowControl/>
              <w:spacing w:before="100" w:beforeAutospacing="1" w:after="100" w:afterAutospacing="1"/>
              <w:jc w:val="left"/>
              <w:rPr>
                <w:ins w:id="1608" w:author="昱 张" w:date="2026-06-02T16:41:00Z" w16du:dateUtc="2026-06-02T08:41:00Z"/>
                <w:rFonts w:ascii="宋体" w:hAnsi="宋体" w:cs="宋体" w:hint="eastAsia"/>
                <w:kern w:val="0"/>
                <w:szCs w:val="24"/>
              </w:rPr>
            </w:pPr>
            <w:ins w:id="1609" w:author="昱 张" w:date="2026-06-11T15:05:00Z" w16du:dateUtc="2026-06-11T07:05:00Z">
              <w:r>
                <w:rPr>
                  <w:rFonts w:hint="eastAsia"/>
                </w:rPr>
                <w:t>提示信息，提示用户创建已完成等待启动</w:t>
              </w:r>
            </w:ins>
          </w:p>
        </w:tc>
      </w:tr>
      <w:tr w:rsidR="006F4254" w:rsidRPr="00FF7F50" w14:paraId="4409C383" w14:textId="77777777" w:rsidTr="006F4254">
        <w:tblPrEx>
          <w:tblW w:w="8283" w:type="dxa"/>
          <w:tblInd w:w="180" w:type="dxa"/>
          <w:tblLayout w:type="fixed"/>
          <w:tblCellMar>
            <w:left w:w="10" w:type="dxa"/>
            <w:right w:w="10" w:type="dxa"/>
          </w:tblCellMar>
          <w:tblPrExChange w:id="1610" w:author="昱 张" w:date="2026-07-03T00:31:00Z" w16du:dateUtc="2026-07-02T16:31:00Z">
            <w:tblPrEx>
              <w:tblW w:w="8283" w:type="dxa"/>
              <w:tblInd w:w="180" w:type="dxa"/>
              <w:tblLayout w:type="fixed"/>
              <w:tblCellMar>
                <w:left w:w="10" w:type="dxa"/>
                <w:right w:w="10" w:type="dxa"/>
              </w:tblCellMar>
            </w:tblPrEx>
          </w:tblPrExChange>
        </w:tblPrEx>
        <w:trPr>
          <w:trHeight w:val="714"/>
          <w:ins w:id="1611" w:author="昱 张" w:date="2026-07-03T00:23:00Z"/>
          <w:trPrChange w:id="1612" w:author="昱 张" w:date="2026-07-03T00:31:00Z" w16du:dateUtc="2026-07-02T16:31:00Z">
            <w:trPr>
              <w:gridAfter w:val="0"/>
            </w:trPr>
          </w:trPrChange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1613" w:author="昱 张" w:date="2026-07-03T00:31:00Z" w16du:dateUtc="2026-07-02T16:31:00Z">
              <w:tcPr>
                <w:tcW w:w="1696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5225C562" w14:textId="27A48076" w:rsidR="006F4254" w:rsidRDefault="006F4254" w:rsidP="006F4254">
            <w:pPr>
              <w:widowControl/>
              <w:spacing w:before="100" w:beforeAutospacing="1" w:after="100" w:afterAutospacing="1"/>
              <w:jc w:val="left"/>
              <w:rPr>
                <w:ins w:id="1614" w:author="昱 张" w:date="2026-07-03T00:23:00Z" w16du:dateUtc="2026-07-02T16:23:00Z"/>
              </w:rPr>
            </w:pPr>
            <w:ins w:id="1615" w:author="昱 张" w:date="2026-07-03T00:24:00Z" w16du:dateUtc="2026-07-02T16:24:00Z">
              <w:r w:rsidRPr="006F4254">
                <w:rPr>
                  <w:rPrChange w:id="1616" w:author="昱 张" w:date="2026-07-03T00:25:00Z" w16du:dateUtc="2026-07-02T16:25:00Z">
                    <w:rPr>
                      <w:sz w:val="18"/>
                    </w:rPr>
                  </w:rPrChange>
                </w:rPr>
                <w:t>vtkm_vid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1617" w:author="昱 张" w:date="2026-07-03T00:31:00Z" w16du:dateUtc="2026-07-02T16:31:00Z">
              <w:tcPr>
                <w:tcW w:w="1942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C666986" w14:textId="77777777" w:rsidR="006F4254" w:rsidRDefault="006F4254">
            <w:pPr>
              <w:widowControl/>
              <w:spacing w:before="100" w:beforeAutospacing="1" w:after="100" w:afterAutospacing="1"/>
              <w:jc w:val="center"/>
              <w:rPr>
                <w:ins w:id="1618" w:author="昱 张" w:date="2026-07-03T00:24:00Z" w16du:dateUtc="2026-07-02T16:24:00Z"/>
              </w:rPr>
              <w:pPrChange w:id="1619" w:author="昱 张" w:date="2026-07-03T00:31:00Z" w16du:dateUtc="2026-07-02T16:31:00Z">
                <w:pPr/>
              </w:pPrChange>
            </w:pPr>
            <w:ins w:id="1620" w:author="昱 张" w:date="2026-07-03T00:24:00Z" w16du:dateUtc="2026-07-02T16:24:00Z">
              <w:r w:rsidRPr="006F4254">
                <w:rPr>
                  <w:rPrChange w:id="1621" w:author="昱 张" w:date="2026-07-03T00:25:00Z" w16du:dateUtc="2026-07-02T16:25:00Z">
                    <w:rPr>
                      <w:sz w:val="18"/>
                    </w:rPr>
                  </w:rPrChange>
                </w:rPr>
                <w:t>Integer</w:t>
              </w:r>
            </w:ins>
          </w:p>
          <w:p w14:paraId="0E122E60" w14:textId="77777777" w:rsidR="006F4254" w:rsidRDefault="006F4254">
            <w:pPr>
              <w:keepLines/>
              <w:widowControl/>
              <w:spacing w:before="100" w:beforeAutospacing="1" w:after="100" w:afterAutospacing="1"/>
              <w:jc w:val="left"/>
              <w:rPr>
                <w:ins w:id="1622" w:author="昱 张" w:date="2026-07-03T00:23:00Z" w16du:dateUtc="2026-07-02T16:23:00Z"/>
              </w:rPr>
              <w:pPrChange w:id="1623" w:author="昱 张" w:date="2026-07-03T00:25:00Z" w16du:dateUtc="2026-07-02T16:25:00Z">
                <w:pPr>
                  <w:keepLines/>
                  <w:jc w:val="center"/>
                </w:pPr>
              </w:pPrChange>
            </w:pPr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1624" w:author="昱 张" w:date="2026-07-03T00:31:00Z" w16du:dateUtc="2026-07-02T16:31:00Z">
              <w:tcPr>
                <w:tcW w:w="4645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6A89D052" w14:textId="3995A8F0" w:rsidR="006F4254" w:rsidRDefault="006F4254">
            <w:pPr>
              <w:widowControl/>
              <w:spacing w:before="100" w:beforeAutospacing="1" w:after="100" w:afterAutospacing="1"/>
              <w:jc w:val="left"/>
              <w:rPr>
                <w:ins w:id="1625" w:author="昱 张" w:date="2026-07-03T00:23:00Z" w16du:dateUtc="2026-07-02T16:23:00Z"/>
              </w:rPr>
              <w:pPrChange w:id="1626" w:author="昱 张" w:date="2026-07-03T00:25:00Z" w16du:dateUtc="2026-07-02T16:25:00Z">
                <w:pPr>
                  <w:keepLines/>
                  <w:widowControl/>
                  <w:spacing w:before="100" w:beforeAutospacing="1" w:after="100" w:afterAutospacing="1"/>
                  <w:jc w:val="left"/>
                </w:pPr>
              </w:pPrChange>
            </w:pPr>
            <w:ins w:id="1627" w:author="昱 张" w:date="2026-07-03T00:25:00Z" w16du:dateUtc="2026-07-02T16:25:00Z">
              <w:r w:rsidRPr="006F4254">
                <w:rPr>
                  <w:rFonts w:hint="eastAsia"/>
                  <w:rPrChange w:id="1628" w:author="昱 张" w:date="2026-07-03T00:25:00Z" w16du:dateUtc="2026-07-02T16:25:00Z">
                    <w:rPr>
                      <w:rFonts w:hint="eastAsia"/>
                      <w:sz w:val="18"/>
                    </w:rPr>
                  </w:rPrChange>
                </w:rPr>
                <w:t>宿主机创建</w:t>
              </w:r>
              <w:r w:rsidRPr="006F4254">
                <w:rPr>
                  <w:rPrChange w:id="1629" w:author="昱 张" w:date="2026-07-03T00:25:00Z" w16du:dateUtc="2026-07-02T16:25:00Z">
                    <w:rPr>
                      <w:sz w:val="18"/>
                    </w:rPr>
                  </w:rPrChange>
                </w:rPr>
                <w:t xml:space="preserve"> exclusive vTKM </w:t>
              </w:r>
              <w:r w:rsidRPr="006F4254">
                <w:rPr>
                  <w:rFonts w:hint="eastAsia"/>
                  <w:rPrChange w:id="1630" w:author="昱 张" w:date="2026-07-03T00:25:00Z" w16du:dateUtc="2026-07-02T16:25:00Z">
                    <w:rPr>
                      <w:rFonts w:hint="eastAsia"/>
                      <w:sz w:val="18"/>
                    </w:rPr>
                  </w:rPrChange>
                </w:rPr>
                <w:t>后返回的</w:t>
              </w:r>
              <w:r w:rsidRPr="006F4254">
                <w:rPr>
                  <w:rPrChange w:id="1631" w:author="昱 张" w:date="2026-07-03T00:25:00Z" w16du:dateUtc="2026-07-02T16:25:00Z">
                    <w:rPr>
                      <w:sz w:val="18"/>
                    </w:rPr>
                  </w:rPrChange>
                </w:rPr>
                <w:t xml:space="preserve"> VID</w:t>
              </w:r>
              <w:r w:rsidRPr="006F4254">
                <w:rPr>
                  <w:rFonts w:hint="eastAsia"/>
                  <w:rPrChange w:id="1632" w:author="昱 张" w:date="2026-07-03T00:25:00Z" w16du:dateUtc="2026-07-02T16:25:00Z">
                    <w:rPr>
                      <w:rFonts w:hint="eastAsia"/>
                      <w:sz w:val="18"/>
                    </w:rPr>
                  </w:rPrChange>
                </w:rPr>
                <w:t>。启动时读取该字段绑定</w:t>
              </w:r>
              <w:r w:rsidRPr="006F4254">
                <w:rPr>
                  <w:rPrChange w:id="1633" w:author="昱 张" w:date="2026-07-03T00:25:00Z" w16du:dateUtc="2026-07-02T16:25:00Z">
                    <w:rPr>
                      <w:sz w:val="18"/>
                    </w:rPr>
                  </w:rPrChange>
                </w:rPr>
                <w:t xml:space="preserve"> QEMU</w:t>
              </w:r>
            </w:ins>
          </w:p>
        </w:tc>
      </w:tr>
    </w:tbl>
    <w:p w14:paraId="25DC816A" w14:textId="77777777" w:rsidR="00FF7F50" w:rsidRPr="00FF7F50" w:rsidRDefault="00FF7F50" w:rsidP="00FF7F50">
      <w:pPr>
        <w:rPr>
          <w:ins w:id="1634" w:author="昱 张" w:date="2026-06-02T16:41:00Z" w16du:dateUtc="2026-06-02T08:41:00Z"/>
        </w:rPr>
      </w:pPr>
    </w:p>
    <w:p w14:paraId="363AFD0D" w14:textId="1311BA9B" w:rsidR="00CE2BF8" w:rsidRDefault="00FF7F50">
      <w:pPr>
        <w:keepNext/>
        <w:keepLines/>
        <w:numPr>
          <w:ilvl w:val="3"/>
          <w:numId w:val="8"/>
        </w:numPr>
        <w:spacing w:before="280" w:after="290" w:line="376" w:lineRule="auto"/>
        <w:outlineLvl w:val="3"/>
        <w:rPr>
          <w:ins w:id="1635" w:author="昱 张" w:date="2026-06-02T16:46:00Z" w16du:dateUtc="2026-06-02T08:46:00Z"/>
          <w:rFonts w:ascii="宋体" w:hAnsi="宋体" w:cs="宋体" w:hint="eastAsia"/>
          <w:b/>
          <w:bCs/>
          <w:sz w:val="28"/>
          <w:szCs w:val="28"/>
        </w:rPr>
        <w:pPrChange w:id="1636" w:author="昱 张" w:date="2026-07-02T22:19:00Z" w16du:dateUtc="2026-07-02T14:19:00Z">
          <w:pPr>
            <w:keepNext/>
            <w:keepLines/>
            <w:numPr>
              <w:ilvl w:val="3"/>
              <w:numId w:val="3"/>
            </w:numPr>
            <w:spacing w:before="280" w:after="290" w:line="376" w:lineRule="auto"/>
            <w:ind w:left="440" w:hanging="440"/>
            <w:outlineLvl w:val="3"/>
          </w:pPr>
        </w:pPrChange>
      </w:pPr>
      <w:ins w:id="1637" w:author="昱 张" w:date="2026-06-02T16:41:00Z" w16du:dateUtc="2026-06-02T08:41:00Z">
        <w:r w:rsidRPr="00FF7F50">
          <w:rPr>
            <w:rFonts w:ascii="宋体" w:hAnsi="宋体" w:cs="宋体" w:hint="eastAsia"/>
            <w:b/>
            <w:bCs/>
            <w:sz w:val="28"/>
            <w:szCs w:val="28"/>
          </w:rPr>
          <w:t>数据结构</w:t>
        </w:r>
      </w:ins>
    </w:p>
    <w:p w14:paraId="519462CF" w14:textId="77777777" w:rsidR="00CE2BF8" w:rsidRDefault="00CE2BF8" w:rsidP="00CE2BF8">
      <w:pPr>
        <w:ind w:firstLine="403"/>
        <w:rPr>
          <w:ins w:id="1638" w:author="昱 张" w:date="2026-06-02T16:47:00Z" w16du:dateUtc="2026-06-02T08:47:00Z"/>
        </w:rPr>
      </w:pPr>
      <w:ins w:id="1639" w:author="昱 张" w:date="2026-06-02T16:47:00Z" w16du:dateUtc="2026-06-02T08:47:00Z">
        <w:r>
          <w:t>CreateVmMetadata</w:t>
        </w:r>
        <w:r>
          <w:t>：</w:t>
        </w:r>
      </w:ins>
    </w:p>
    <w:tbl>
      <w:tblPr>
        <w:tblW w:w="8283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1942"/>
        <w:gridCol w:w="4645"/>
      </w:tblGrid>
      <w:tr w:rsidR="00CE2BF8" w:rsidRPr="00FF7F50" w14:paraId="6E65E87D" w14:textId="77777777" w:rsidTr="00C37442">
        <w:trPr>
          <w:ins w:id="1640" w:author="昱 张" w:date="2026-06-02T16:48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2C3E85E" w14:textId="77777777" w:rsidR="00CE2BF8" w:rsidRPr="00FF7F50" w:rsidRDefault="00CE2BF8" w:rsidP="00C37442">
            <w:pPr>
              <w:rPr>
                <w:ins w:id="1641" w:author="昱 张" w:date="2026-06-02T16:48:00Z" w16du:dateUtc="2026-06-02T08:48:00Z"/>
                <w:b/>
                <w:bCs/>
              </w:rPr>
            </w:pPr>
            <w:ins w:id="1642" w:author="昱 张" w:date="2026-06-02T16:48:00Z" w16du:dateUtc="2026-06-02T08:48:00Z">
              <w:r w:rsidRPr="00FF7F50">
                <w:rPr>
                  <w:rFonts w:hint="eastAsia"/>
                  <w:b/>
                  <w:bCs/>
                </w:rPr>
                <w:t>参数名称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0B65C53" w14:textId="77777777" w:rsidR="00CE2BF8" w:rsidRPr="00FF7F50" w:rsidRDefault="00CE2BF8" w:rsidP="00C37442">
            <w:pPr>
              <w:keepLines/>
              <w:rPr>
                <w:ins w:id="1643" w:author="昱 张" w:date="2026-06-02T16:48:00Z" w16du:dateUtc="2026-06-02T08:48:00Z"/>
                <w:b/>
                <w:bCs/>
              </w:rPr>
            </w:pPr>
            <w:ins w:id="1644" w:author="昱 张" w:date="2026-06-02T16:48:00Z" w16du:dateUtc="2026-06-02T08:48:00Z">
              <w:r w:rsidRPr="00FF7F50">
                <w:rPr>
                  <w:rFonts w:hint="eastAsia"/>
                  <w:b/>
                  <w:bCs/>
                </w:rPr>
                <w:t>类型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F00D7DC" w14:textId="77777777" w:rsidR="00CE2BF8" w:rsidRPr="00FF7F50" w:rsidRDefault="00CE2BF8" w:rsidP="00C37442">
            <w:pPr>
              <w:keepLines/>
              <w:rPr>
                <w:ins w:id="1645" w:author="昱 张" w:date="2026-06-02T16:48:00Z" w16du:dateUtc="2026-06-02T08:48:00Z"/>
                <w:b/>
                <w:bCs/>
              </w:rPr>
            </w:pPr>
            <w:ins w:id="1646" w:author="昱 张" w:date="2026-06-02T16:48:00Z" w16du:dateUtc="2026-06-02T08:48:00Z">
              <w:r w:rsidRPr="00FF7F50">
                <w:rPr>
                  <w:rFonts w:hint="eastAsia"/>
                  <w:b/>
                  <w:bCs/>
                </w:rPr>
                <w:t>描述</w:t>
              </w:r>
            </w:ins>
          </w:p>
        </w:tc>
      </w:tr>
      <w:tr w:rsidR="00CE2BF8" w:rsidRPr="00FF7F50" w14:paraId="7A2384C0" w14:textId="77777777" w:rsidTr="00C37442">
        <w:trPr>
          <w:ins w:id="1647" w:author="昱 张" w:date="2026-06-02T16:48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94EDE2" w14:textId="3E9F6382" w:rsidR="00CE2BF8" w:rsidRPr="00FF7F50" w:rsidRDefault="00CE2BF8" w:rsidP="00CE2BF8">
            <w:pPr>
              <w:rPr>
                <w:ins w:id="1648" w:author="昱 张" w:date="2026-06-02T16:48:00Z" w16du:dateUtc="2026-06-02T08:48:00Z"/>
              </w:rPr>
            </w:pPr>
            <w:ins w:id="1649" w:author="昱 张" w:date="2026-06-02T16:48:00Z" w16du:dateUtc="2026-06-02T08:48:00Z">
              <w:r w:rsidRPr="005971BD">
                <w:rPr>
                  <w:rFonts w:hint="eastAsia"/>
                </w:rPr>
                <w:t>vm</w:t>
              </w:r>
            </w:ins>
            <w:ins w:id="1650" w:author="昱 张" w:date="2026-06-11T15:05:00Z" w16du:dateUtc="2026-06-11T07:05:00Z">
              <w:r w:rsidR="007E5CF2">
                <w:rPr>
                  <w:rFonts w:hint="eastAsia"/>
                </w:rPr>
                <w:t>I</w:t>
              </w:r>
            </w:ins>
            <w:ins w:id="1651" w:author="昱 张" w:date="2026-06-02T16:48:00Z" w16du:dateUtc="2026-06-02T08:48:00Z">
              <w:r w:rsidRPr="005971BD">
                <w:rPr>
                  <w:rFonts w:hint="eastAsia"/>
                </w:rPr>
                <w:t>d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76D54A" w14:textId="07632EDB" w:rsidR="00CE2BF8" w:rsidRPr="00FF7F50" w:rsidRDefault="00CE2BF8" w:rsidP="00CE2BF8">
            <w:pPr>
              <w:keepLines/>
              <w:ind w:firstLineChars="200" w:firstLine="480"/>
              <w:rPr>
                <w:ins w:id="1652" w:author="昱 张" w:date="2026-06-02T16:48:00Z" w16du:dateUtc="2026-06-02T08:48:00Z"/>
              </w:rPr>
            </w:pPr>
            <w:ins w:id="1653" w:author="昱 张" w:date="2026-06-02T16:48:00Z" w16du:dateUtc="2026-06-02T08:48:00Z">
              <w:r w:rsidRPr="005971BD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E137B9" w14:textId="1524AEB1" w:rsidR="00CE2BF8" w:rsidRPr="00FF7F50" w:rsidRDefault="00CE2BF8" w:rsidP="00CE2BF8">
            <w:pPr>
              <w:keepLines/>
              <w:rPr>
                <w:ins w:id="1654" w:author="昱 张" w:date="2026-06-02T16:48:00Z" w16du:dateUtc="2026-06-02T08:48:00Z"/>
              </w:rPr>
            </w:pPr>
            <w:ins w:id="1655" w:author="昱 张" w:date="2026-06-02T16:48:00Z" w16du:dateUtc="2026-06-02T08:48:00Z">
              <w:r w:rsidRPr="005971BD">
                <w:rPr>
                  <w:rFonts w:hint="eastAsia"/>
                </w:rPr>
                <w:t>虚拟机</w:t>
              </w:r>
              <w:r w:rsidRPr="005971BD">
                <w:rPr>
                  <w:rFonts w:hint="eastAsia"/>
                </w:rPr>
                <w:t xml:space="preserve"> ID</w:t>
              </w:r>
            </w:ins>
          </w:p>
        </w:tc>
      </w:tr>
      <w:tr w:rsidR="00CE2BF8" w:rsidRPr="00FF7F50" w14:paraId="33A69C86" w14:textId="77777777" w:rsidTr="00C37442">
        <w:trPr>
          <w:ins w:id="1656" w:author="昱 张" w:date="2026-06-02T16:48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A8C411" w14:textId="4ED4C36B" w:rsidR="00CE2BF8" w:rsidRPr="00FF7F50" w:rsidRDefault="00CE2BF8" w:rsidP="00CE2BF8">
            <w:pPr>
              <w:widowControl/>
              <w:spacing w:before="100" w:beforeAutospacing="1" w:after="100" w:afterAutospacing="1"/>
              <w:jc w:val="left"/>
              <w:rPr>
                <w:ins w:id="1657" w:author="昱 张" w:date="2026-06-02T16:48:00Z" w16du:dateUtc="2026-06-02T08:48:00Z"/>
                <w:rFonts w:ascii="宋体" w:hAnsi="宋体" w:cs="宋体" w:hint="eastAsia"/>
                <w:kern w:val="0"/>
                <w:szCs w:val="24"/>
              </w:rPr>
            </w:pPr>
            <w:ins w:id="1658" w:author="昱 张" w:date="2026-06-02T16:48:00Z" w16du:dateUtc="2026-06-02T08:48:00Z">
              <w:r w:rsidRPr="005971BD">
                <w:rPr>
                  <w:rFonts w:hint="eastAsia"/>
                </w:rPr>
                <w:t>status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76A601" w14:textId="3691F1A2" w:rsidR="00CE2BF8" w:rsidRPr="00FF7F50" w:rsidRDefault="00CE2BF8" w:rsidP="00CE2BF8">
            <w:pPr>
              <w:keepLines/>
              <w:jc w:val="center"/>
              <w:rPr>
                <w:ins w:id="1659" w:author="昱 张" w:date="2026-06-02T16:48:00Z" w16du:dateUtc="2026-06-02T08:48:00Z"/>
              </w:rPr>
            </w:pPr>
            <w:ins w:id="1660" w:author="昱 张" w:date="2026-06-02T16:48:00Z" w16du:dateUtc="2026-06-02T08:48:00Z">
              <w:r w:rsidRPr="005971BD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CB4870" w14:textId="5AD1CE74" w:rsidR="00CE2BF8" w:rsidRPr="00FF7F50" w:rsidRDefault="00CE2BF8" w:rsidP="00CE2BF8">
            <w:pPr>
              <w:keepLines/>
              <w:widowControl/>
              <w:spacing w:before="100" w:beforeAutospacing="1" w:after="100" w:afterAutospacing="1"/>
              <w:jc w:val="left"/>
              <w:rPr>
                <w:ins w:id="1661" w:author="昱 张" w:date="2026-06-02T16:48:00Z" w16du:dateUtc="2026-06-02T08:48:00Z"/>
                <w:rFonts w:ascii="宋体" w:hAnsi="宋体" w:cs="宋体" w:hint="eastAsia"/>
                <w:kern w:val="0"/>
                <w:szCs w:val="24"/>
              </w:rPr>
            </w:pPr>
            <w:ins w:id="1662" w:author="昱 张" w:date="2026-06-02T16:48:00Z" w16du:dateUtc="2026-06-02T08:48:00Z">
              <w:r w:rsidRPr="005971BD">
                <w:rPr>
                  <w:rFonts w:hint="eastAsia"/>
                </w:rPr>
                <w:t>虚拟机状态，创建成功后为</w:t>
              </w:r>
              <w:r w:rsidRPr="005971BD">
                <w:rPr>
                  <w:rFonts w:hint="eastAsia"/>
                </w:rPr>
                <w:t xml:space="preserve"> created</w:t>
              </w:r>
            </w:ins>
          </w:p>
        </w:tc>
      </w:tr>
      <w:tr w:rsidR="00CE2BF8" w:rsidRPr="00FF7F50" w14:paraId="5515AB24" w14:textId="77777777" w:rsidTr="00C37442">
        <w:trPr>
          <w:ins w:id="1663" w:author="昱 张" w:date="2026-06-02T16:48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50CC10" w14:textId="04CFD197" w:rsidR="00CE2BF8" w:rsidRPr="00FF7F50" w:rsidRDefault="00CE2BF8" w:rsidP="00CE2BF8">
            <w:pPr>
              <w:widowControl/>
              <w:spacing w:before="100" w:beforeAutospacing="1" w:after="100" w:afterAutospacing="1"/>
              <w:jc w:val="left"/>
              <w:rPr>
                <w:ins w:id="1664" w:author="昱 张" w:date="2026-06-02T16:48:00Z" w16du:dateUtc="2026-06-02T08:48:00Z"/>
                <w:rFonts w:ascii="宋体" w:hAnsi="宋体" w:cs="宋体" w:hint="eastAsia"/>
                <w:kern w:val="0"/>
                <w:szCs w:val="24"/>
              </w:rPr>
            </w:pPr>
            <w:ins w:id="1665" w:author="昱 张" w:date="2026-06-02T16:48:00Z" w16du:dateUtc="2026-06-02T08:48:00Z">
              <w:r w:rsidRPr="005971BD">
                <w:rPr>
                  <w:rFonts w:hint="eastAsia"/>
                </w:rPr>
                <w:t>image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B14A6B" w14:textId="59CDC0D1" w:rsidR="00CE2BF8" w:rsidRPr="00FF7F50" w:rsidRDefault="00CE2BF8" w:rsidP="00CE2BF8">
            <w:pPr>
              <w:keepLines/>
              <w:jc w:val="center"/>
              <w:rPr>
                <w:ins w:id="1666" w:author="昱 张" w:date="2026-06-02T16:48:00Z" w16du:dateUtc="2026-06-02T08:48:00Z"/>
              </w:rPr>
            </w:pPr>
            <w:ins w:id="1667" w:author="昱 张" w:date="2026-06-02T16:48:00Z" w16du:dateUtc="2026-06-02T08:48:00Z">
              <w:r w:rsidRPr="005971BD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80C516" w14:textId="324DEB17" w:rsidR="00CE2BF8" w:rsidRPr="00FF7F50" w:rsidRDefault="00CE2BF8" w:rsidP="00CE2BF8">
            <w:pPr>
              <w:keepLines/>
              <w:widowControl/>
              <w:spacing w:before="100" w:beforeAutospacing="1" w:after="100" w:afterAutospacing="1"/>
              <w:jc w:val="left"/>
              <w:rPr>
                <w:ins w:id="1668" w:author="昱 张" w:date="2026-06-02T16:48:00Z" w16du:dateUtc="2026-06-02T08:48:00Z"/>
                <w:rFonts w:ascii="宋体" w:hAnsi="宋体" w:cs="宋体" w:hint="eastAsia"/>
                <w:kern w:val="0"/>
                <w:szCs w:val="24"/>
              </w:rPr>
            </w:pPr>
            <w:ins w:id="1669" w:author="昱 张" w:date="2026-06-02T16:48:00Z" w16du:dateUtc="2026-06-02T08:48:00Z">
              <w:r w:rsidRPr="005971BD">
                <w:rPr>
                  <w:rFonts w:hint="eastAsia"/>
                </w:rPr>
                <w:t>虚拟机镜像路径</w:t>
              </w:r>
            </w:ins>
          </w:p>
        </w:tc>
      </w:tr>
      <w:tr w:rsidR="00CE2BF8" w:rsidRPr="00FF7F50" w14:paraId="06BB0808" w14:textId="77777777" w:rsidTr="00C37442">
        <w:trPr>
          <w:ins w:id="1670" w:author="昱 张" w:date="2026-06-02T16:48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536F3A" w14:textId="36088DEE" w:rsidR="00CE2BF8" w:rsidRPr="00FF7F50" w:rsidRDefault="00CE2BF8" w:rsidP="00CE2BF8">
            <w:pPr>
              <w:widowControl/>
              <w:spacing w:before="100" w:beforeAutospacing="1" w:after="100" w:afterAutospacing="1"/>
              <w:jc w:val="left"/>
              <w:rPr>
                <w:ins w:id="1671" w:author="昱 张" w:date="2026-06-02T16:48:00Z" w16du:dateUtc="2026-06-02T08:48:00Z"/>
                <w:rFonts w:ascii="宋体" w:hAnsi="宋体" w:cs="宋体" w:hint="eastAsia"/>
                <w:kern w:val="0"/>
                <w:szCs w:val="24"/>
              </w:rPr>
            </w:pPr>
            <w:ins w:id="1672" w:author="昱 张" w:date="2026-06-02T16:48:00Z" w16du:dateUtc="2026-06-02T08:48:00Z">
              <w:r w:rsidRPr="005971BD">
                <w:rPr>
                  <w:rFonts w:hint="eastAsia"/>
                </w:rPr>
                <w:t>created_at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DED42C" w14:textId="207EB4DE" w:rsidR="00CE2BF8" w:rsidRPr="00FF7F50" w:rsidRDefault="00CE2BF8" w:rsidP="00CE2BF8">
            <w:pPr>
              <w:keepLines/>
              <w:jc w:val="center"/>
              <w:rPr>
                <w:ins w:id="1673" w:author="昱 张" w:date="2026-06-02T16:48:00Z" w16du:dateUtc="2026-06-02T08:48:00Z"/>
              </w:rPr>
            </w:pPr>
            <w:ins w:id="1674" w:author="昱 张" w:date="2026-06-02T16:48:00Z" w16du:dateUtc="2026-06-02T08:48:00Z">
              <w:r w:rsidRPr="005971BD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7E5622" w14:textId="2D075A58" w:rsidR="00CE2BF8" w:rsidRPr="00FF7F50" w:rsidRDefault="00CE2BF8" w:rsidP="00CE2BF8">
            <w:pPr>
              <w:keepLines/>
              <w:widowControl/>
              <w:spacing w:before="100" w:beforeAutospacing="1" w:after="100" w:afterAutospacing="1"/>
              <w:jc w:val="left"/>
              <w:rPr>
                <w:ins w:id="1675" w:author="昱 张" w:date="2026-06-02T16:48:00Z" w16du:dateUtc="2026-06-02T08:48:00Z"/>
                <w:rFonts w:ascii="宋体" w:hAnsi="宋体" w:cs="宋体" w:hint="eastAsia"/>
                <w:kern w:val="0"/>
                <w:szCs w:val="24"/>
              </w:rPr>
            </w:pPr>
            <w:ins w:id="1676" w:author="昱 张" w:date="2026-06-02T16:48:00Z" w16du:dateUtc="2026-06-02T08:48:00Z">
              <w:r w:rsidRPr="005971BD">
                <w:rPr>
                  <w:rFonts w:hint="eastAsia"/>
                </w:rPr>
                <w:t>创建完成时间，</w:t>
              </w:r>
              <w:r w:rsidRPr="005971BD">
                <w:rPr>
                  <w:rFonts w:hint="eastAsia"/>
                </w:rPr>
                <w:t xml:space="preserve">ISO-8601 </w:t>
              </w:r>
              <w:r w:rsidRPr="005971BD">
                <w:rPr>
                  <w:rFonts w:hint="eastAsia"/>
                </w:rPr>
                <w:t>格式</w:t>
              </w:r>
            </w:ins>
          </w:p>
        </w:tc>
      </w:tr>
    </w:tbl>
    <w:p w14:paraId="508F50E7" w14:textId="17B862BA" w:rsidR="005E68C5" w:rsidRDefault="005E68C5">
      <w:pPr>
        <w:rPr>
          <w:ins w:id="1677" w:author="昱 张" w:date="2026-07-02T22:35:00Z" w16du:dateUtc="2026-07-02T14:35:00Z"/>
        </w:rPr>
      </w:pPr>
    </w:p>
    <w:p w14:paraId="17B02C00" w14:textId="77777777" w:rsidR="005E68C5" w:rsidRDefault="005E68C5">
      <w:pPr>
        <w:widowControl/>
        <w:jc w:val="left"/>
        <w:rPr>
          <w:ins w:id="1678" w:author="昱 张" w:date="2026-07-02T22:35:00Z" w16du:dateUtc="2026-07-02T14:35:00Z"/>
        </w:rPr>
      </w:pPr>
      <w:ins w:id="1679" w:author="昱 张" w:date="2026-07-02T22:35:00Z" w16du:dateUtc="2026-07-02T14:35:00Z">
        <w:r>
          <w:br w:type="page"/>
        </w:r>
      </w:ins>
    </w:p>
    <w:p w14:paraId="068782FA" w14:textId="77777777" w:rsidR="00CE2BF8" w:rsidRPr="00CE2BF8" w:rsidRDefault="00CE2BF8">
      <w:pPr>
        <w:rPr>
          <w:ins w:id="1680" w:author="昱 张" w:date="2026-06-02T16:41:00Z" w16du:dateUtc="2026-06-02T08:41:00Z"/>
        </w:rPr>
        <w:pPrChange w:id="1681" w:author="昱 张" w:date="2026-06-02T16:47:00Z" w16du:dateUtc="2026-06-02T08:47:00Z">
          <w:pPr>
            <w:keepNext/>
            <w:keepLines/>
            <w:numPr>
              <w:ilvl w:val="3"/>
              <w:numId w:val="3"/>
            </w:numPr>
            <w:spacing w:before="280" w:after="290" w:line="376" w:lineRule="auto"/>
            <w:ind w:left="440" w:hanging="440"/>
            <w:outlineLvl w:val="3"/>
          </w:pPr>
        </w:pPrChange>
      </w:pPr>
    </w:p>
    <w:p w14:paraId="790528B6" w14:textId="77777777" w:rsidR="00FF7F50" w:rsidRPr="00FF7F50" w:rsidRDefault="00FF7F50">
      <w:pPr>
        <w:keepNext/>
        <w:keepLines/>
        <w:numPr>
          <w:ilvl w:val="3"/>
          <w:numId w:val="8"/>
        </w:numPr>
        <w:spacing w:before="280" w:after="290" w:line="376" w:lineRule="auto"/>
        <w:outlineLvl w:val="3"/>
        <w:rPr>
          <w:ins w:id="1682" w:author="昱 张" w:date="2026-06-02T16:41:00Z" w16du:dateUtc="2026-06-02T08:41:00Z"/>
          <w:rFonts w:ascii="宋体" w:hAnsi="宋体" w:cs="宋体" w:hint="eastAsia"/>
          <w:b/>
          <w:bCs/>
          <w:sz w:val="28"/>
          <w:szCs w:val="28"/>
        </w:rPr>
        <w:pPrChange w:id="1683" w:author="昱 张" w:date="2026-07-02T22:19:00Z" w16du:dateUtc="2026-07-02T14:19:00Z">
          <w:pPr>
            <w:keepNext/>
            <w:keepLines/>
            <w:numPr>
              <w:ilvl w:val="3"/>
              <w:numId w:val="3"/>
            </w:numPr>
            <w:spacing w:before="280" w:after="290" w:line="376" w:lineRule="auto"/>
            <w:ind w:left="440" w:hanging="440"/>
            <w:outlineLvl w:val="3"/>
          </w:pPr>
        </w:pPrChange>
      </w:pPr>
      <w:ins w:id="1684" w:author="昱 张" w:date="2026-06-02T16:41:00Z" w16du:dateUtc="2026-06-02T08:41:00Z">
        <w:r w:rsidRPr="00FF7F50">
          <w:rPr>
            <w:rFonts w:ascii="宋体" w:hAnsi="宋体" w:cs="宋体"/>
            <w:b/>
            <w:bCs/>
            <w:sz w:val="28"/>
            <w:szCs w:val="28"/>
          </w:rPr>
          <w:t>示例</w:t>
        </w:r>
      </w:ins>
    </w:p>
    <w:p w14:paraId="55F7D9B5" w14:textId="77777777" w:rsidR="00FF7F50" w:rsidRDefault="00FF7F50" w:rsidP="00FF7F50">
      <w:pPr>
        <w:rPr>
          <w:ins w:id="1685" w:author="昱 张" w:date="2026-06-02T16:51:00Z" w16du:dateUtc="2026-06-02T08:51:00Z"/>
        </w:rPr>
      </w:pPr>
      <w:ins w:id="1686" w:author="昱 张" w:date="2026-06-02T16:41:00Z" w16du:dateUtc="2026-06-02T08:41:00Z">
        <w:r w:rsidRPr="00FF7F50">
          <w:t>输入</w:t>
        </w:r>
        <w:r w:rsidRPr="00FF7F50">
          <w:rPr>
            <w:rFonts w:hint="eastAsia"/>
          </w:rPr>
          <w:t>：</w:t>
        </w:r>
      </w:ins>
    </w:p>
    <w:p w14:paraId="4F28D9BC" w14:textId="77777777" w:rsidR="005015E5" w:rsidRDefault="005015E5" w:rsidP="00FF7F50">
      <w:pPr>
        <w:rPr>
          <w:ins w:id="1687" w:author="昱 张" w:date="2026-06-02T16:49:00Z" w16du:dateUtc="2026-06-02T08:49:00Z"/>
        </w:rPr>
      </w:pPr>
    </w:p>
    <w:p w14:paraId="2BD9824C" w14:textId="77777777" w:rsidR="005015E5" w:rsidRDefault="005015E5" w:rsidP="005015E5">
      <w:pPr>
        <w:rPr>
          <w:ins w:id="1688" w:author="昱 张" w:date="2026-06-02T16:50:00Z" w16du:dateUtc="2026-06-02T08:50:00Z"/>
        </w:rPr>
      </w:pPr>
      <w:bookmarkStart w:id="1689" w:name="OLE_LINK2"/>
      <w:ins w:id="1690" w:author="昱 张" w:date="2026-06-02T16:50:00Z" w16du:dateUtc="2026-06-02T08:50:00Z">
        <w:r>
          <w:t>TOKEN='&lt;token&gt;</w:t>
        </w:r>
      </w:ins>
    </w:p>
    <w:p w14:paraId="52686397" w14:textId="77777777" w:rsidR="005015E5" w:rsidRDefault="005015E5" w:rsidP="005015E5">
      <w:pPr>
        <w:rPr>
          <w:ins w:id="1691" w:author="昱 张" w:date="2026-06-02T16:50:00Z" w16du:dateUtc="2026-06-02T08:50:00Z"/>
        </w:rPr>
      </w:pPr>
    </w:p>
    <w:p w14:paraId="77587032" w14:textId="34F4B70D" w:rsidR="00F700C2" w:rsidRDefault="00F700C2" w:rsidP="00F700C2">
      <w:pPr>
        <w:rPr>
          <w:ins w:id="1692" w:author="昱 张" w:date="2026-06-11T15:07:00Z" w16du:dateUtc="2026-06-11T07:07:00Z"/>
        </w:rPr>
      </w:pPr>
      <w:ins w:id="1693" w:author="昱 张" w:date="2026-06-11T15:07:00Z" w16du:dateUtc="2026-06-11T07:07:00Z">
        <w:r>
          <w:t>POST http://10.112.14.6:8000/api/v2/vms-H "Authorization: Bearer $TOKEN"</w:t>
        </w:r>
      </w:ins>
    </w:p>
    <w:p w14:paraId="16D53842" w14:textId="77777777" w:rsidR="00F700C2" w:rsidRDefault="00F700C2" w:rsidP="00F700C2">
      <w:pPr>
        <w:rPr>
          <w:ins w:id="1694" w:author="昱 张" w:date="2026-06-11T15:07:00Z" w16du:dateUtc="2026-06-11T07:07:00Z"/>
        </w:rPr>
      </w:pPr>
      <w:ins w:id="1695" w:author="昱 张" w:date="2026-06-11T15:07:00Z" w16du:dateUtc="2026-06-11T07:07:00Z">
        <w:r>
          <w:t>-H "Content-Type: application/json"</w:t>
        </w:r>
      </w:ins>
    </w:p>
    <w:p w14:paraId="0CDC0CD4" w14:textId="77777777" w:rsidR="00F700C2" w:rsidRDefault="00F700C2" w:rsidP="00F700C2">
      <w:pPr>
        <w:rPr>
          <w:ins w:id="1696" w:author="昱 张" w:date="2026-06-11T15:07:00Z" w16du:dateUtc="2026-06-11T07:07:00Z"/>
        </w:rPr>
      </w:pPr>
      <w:ins w:id="1697" w:author="昱 张" w:date="2026-06-11T15:07:00Z" w16du:dateUtc="2026-06-11T07:07:00Z">
        <w:r>
          <w:t>-d '{"cpu":8,"memoryMb":4096}'\</w:t>
        </w:r>
      </w:ins>
    </w:p>
    <w:p w14:paraId="1B0E0264" w14:textId="70E4D41D" w:rsidR="005015E5" w:rsidRDefault="00F700C2" w:rsidP="00F700C2">
      <w:pPr>
        <w:rPr>
          <w:ins w:id="1698" w:author="昱 张" w:date="2026-06-11T15:07:00Z" w16du:dateUtc="2026-06-11T07:07:00Z"/>
        </w:rPr>
      </w:pPr>
      <w:ins w:id="1699" w:author="昱 张" w:date="2026-06-11T15:07:00Z" w16du:dateUtc="2026-06-11T07:07:00Z">
        <w:r>
          <w:t>python3 -m json.tool</w:t>
        </w:r>
      </w:ins>
    </w:p>
    <w:bookmarkEnd w:id="1689"/>
    <w:p w14:paraId="19F16DD4" w14:textId="77777777" w:rsidR="00F700C2" w:rsidRPr="00FF7F50" w:rsidRDefault="00F700C2" w:rsidP="00F700C2">
      <w:pPr>
        <w:rPr>
          <w:ins w:id="1700" w:author="昱 张" w:date="2026-06-02T16:41:00Z" w16du:dateUtc="2026-06-02T08:41:00Z"/>
        </w:rPr>
      </w:pPr>
    </w:p>
    <w:p w14:paraId="005EC012" w14:textId="77777777" w:rsidR="00FF7F50" w:rsidRPr="00FF7F50" w:rsidRDefault="00FF7F50" w:rsidP="00FF7F50">
      <w:pPr>
        <w:rPr>
          <w:ins w:id="1701" w:author="昱 张" w:date="2026-06-02T16:41:00Z" w16du:dateUtc="2026-06-02T08:41:00Z"/>
        </w:rPr>
      </w:pPr>
      <w:ins w:id="1702" w:author="昱 张" w:date="2026-06-02T16:41:00Z" w16du:dateUtc="2026-06-02T08:41:00Z">
        <w:r w:rsidRPr="00FF7F50">
          <w:t>输出</w:t>
        </w:r>
        <w:r w:rsidRPr="00FF7F50">
          <w:rPr>
            <w:rFonts w:hint="eastAsia"/>
          </w:rPr>
          <w:t>：</w:t>
        </w:r>
      </w:ins>
    </w:p>
    <w:p w14:paraId="5577D58C" w14:textId="77777777" w:rsidR="00FF7F50" w:rsidRDefault="00FF7F50" w:rsidP="00FF7F50">
      <w:pPr>
        <w:rPr>
          <w:ins w:id="1703" w:author="昱 张" w:date="2026-06-02T16:52:00Z" w16du:dateUtc="2026-06-02T08:52:00Z"/>
          <w:rFonts w:ascii="Menlo" w:eastAsiaTheme="minorEastAsia" w:hAnsi="Menlo" w:cs="Menlo"/>
          <w:color w:val="333333"/>
          <w:kern w:val="0"/>
          <w:sz w:val="21"/>
          <w:szCs w:val="16"/>
          <w:shd w:val="clear" w:color="auto" w:fill="FFFFFF"/>
        </w:rPr>
      </w:pPr>
    </w:p>
    <w:p w14:paraId="3B668D3E" w14:textId="6C8DCF3B" w:rsidR="002B32B1" w:rsidRDefault="002B32B1" w:rsidP="00FF7F50">
      <w:pPr>
        <w:rPr>
          <w:ins w:id="1704" w:author="昱 张" w:date="2026-06-02T16:52:00Z" w16du:dateUtc="2026-06-02T08:52:00Z"/>
          <w:rFonts w:eastAsiaTheme="minorEastAsia"/>
        </w:rPr>
      </w:pPr>
      <w:ins w:id="1705" w:author="昱 张" w:date="2026-06-02T16:52:00Z" w16du:dateUtc="2026-06-02T08:52:00Z">
        <w:r>
          <w:rPr>
            <w:rFonts w:eastAsiaTheme="minorEastAsia" w:hint="eastAsia"/>
          </w:rPr>
          <w:t>创建成功：</w:t>
        </w:r>
      </w:ins>
    </w:p>
    <w:p w14:paraId="0F1568CC" w14:textId="77777777" w:rsidR="00F700C2" w:rsidRDefault="00F700C2" w:rsidP="00F700C2">
      <w:pPr>
        <w:rPr>
          <w:ins w:id="1706" w:author="昱 张" w:date="2026-06-11T15:08:00Z" w16du:dateUtc="2026-06-11T07:08:00Z"/>
          <w:rFonts w:eastAsiaTheme="minorEastAsia"/>
        </w:rPr>
      </w:pPr>
      <w:ins w:id="1707" w:author="昱 张" w:date="2026-06-11T15:08:00Z" w16du:dateUtc="2026-06-11T07:08:00Z">
        <w:r>
          <w:rPr>
            <w:rFonts w:eastAsiaTheme="minorEastAsia" w:hint="eastAsia"/>
          </w:rPr>
          <w:t>{</w:t>
        </w:r>
      </w:ins>
    </w:p>
    <w:p w14:paraId="09023ECF" w14:textId="6925E197" w:rsidR="00F700C2" w:rsidRPr="00F700C2" w:rsidRDefault="00F700C2" w:rsidP="00F700C2">
      <w:pPr>
        <w:rPr>
          <w:ins w:id="1708" w:author="昱 张" w:date="2026-06-11T15:08:00Z" w16du:dateUtc="2026-06-11T07:08:00Z"/>
          <w:rFonts w:eastAsiaTheme="minorEastAsia"/>
        </w:rPr>
      </w:pPr>
      <w:ins w:id="1709" w:author="昱 张" w:date="2026-06-11T15:08:00Z" w16du:dateUtc="2026-06-11T07:08:00Z">
        <w:r w:rsidRPr="00F700C2">
          <w:rPr>
            <w:rFonts w:eastAsiaTheme="minorEastAsia"/>
          </w:rPr>
          <w:t>"success":true,</w:t>
        </w:r>
      </w:ins>
    </w:p>
    <w:p w14:paraId="36302DBE" w14:textId="77777777" w:rsidR="00F700C2" w:rsidRPr="00F700C2" w:rsidRDefault="00F700C2" w:rsidP="00F700C2">
      <w:pPr>
        <w:rPr>
          <w:ins w:id="1710" w:author="昱 张" w:date="2026-06-11T15:08:00Z" w16du:dateUtc="2026-06-11T07:08:00Z"/>
          <w:rFonts w:eastAsiaTheme="minorEastAsia"/>
        </w:rPr>
      </w:pPr>
      <w:ins w:id="1711" w:author="昱 张" w:date="2026-06-11T15:08:00Z" w16du:dateUtc="2026-06-11T07:08:00Z">
        <w:r w:rsidRPr="00F700C2">
          <w:rPr>
            <w:rFonts w:eastAsiaTheme="minorEastAsia"/>
          </w:rPr>
          <w:t>"vmId":"bd64d88ac1b76288",</w:t>
        </w:r>
      </w:ins>
    </w:p>
    <w:p w14:paraId="7157A1BF" w14:textId="77777777" w:rsidR="00F700C2" w:rsidRPr="00F700C2" w:rsidRDefault="00F700C2" w:rsidP="00F700C2">
      <w:pPr>
        <w:rPr>
          <w:ins w:id="1712" w:author="昱 张" w:date="2026-06-11T15:08:00Z" w16du:dateUtc="2026-06-11T07:08:00Z"/>
          <w:rFonts w:eastAsiaTheme="minorEastAsia"/>
        </w:rPr>
      </w:pPr>
      <w:ins w:id="1713" w:author="昱 张" w:date="2026-06-11T15:08:00Z" w16du:dateUtc="2026-06-11T07:08:00Z">
        <w:r w:rsidRPr="00F700C2">
          <w:rPr>
            <w:rFonts w:eastAsiaTheme="minorEastAsia"/>
          </w:rPr>
          <w:t>"status":'created",</w:t>
        </w:r>
      </w:ins>
    </w:p>
    <w:p w14:paraId="49E5006A" w14:textId="77777777" w:rsidR="00F700C2" w:rsidRPr="00F700C2" w:rsidRDefault="00F700C2" w:rsidP="00F700C2">
      <w:pPr>
        <w:rPr>
          <w:ins w:id="1714" w:author="昱 张" w:date="2026-06-11T15:08:00Z" w16du:dateUtc="2026-06-11T07:08:00Z"/>
          <w:rFonts w:eastAsiaTheme="minorEastAsia"/>
        </w:rPr>
      </w:pPr>
      <w:ins w:id="1715" w:author="昱 张" w:date="2026-06-11T15:08:00Z" w16du:dateUtc="2026-06-11T07:08:00Z">
        <w:r w:rsidRPr="00F700C2">
          <w:rPr>
            <w:rFonts w:eastAsiaTheme="minorEastAsia"/>
          </w:rPr>
          <w:t>"cpu":8,</w:t>
        </w:r>
      </w:ins>
    </w:p>
    <w:p w14:paraId="714DCF3A" w14:textId="0B37E598" w:rsidR="00F700C2" w:rsidRDefault="00F700C2" w:rsidP="00F700C2">
      <w:pPr>
        <w:rPr>
          <w:ins w:id="1716" w:author="昱 张" w:date="2026-07-03T00:32:00Z" w16du:dateUtc="2026-07-02T16:32:00Z"/>
          <w:rFonts w:eastAsiaTheme="minorEastAsia"/>
        </w:rPr>
      </w:pPr>
      <w:ins w:id="1717" w:author="昱 张" w:date="2026-06-11T15:09:00Z" w16du:dateUtc="2026-06-11T07:09:00Z">
        <w:r w:rsidRPr="00F700C2">
          <w:rPr>
            <w:rFonts w:eastAsiaTheme="minorEastAsia"/>
          </w:rPr>
          <w:t>"</w:t>
        </w:r>
      </w:ins>
      <w:ins w:id="1718" w:author="昱 张" w:date="2026-06-11T15:08:00Z" w16du:dateUtc="2026-06-11T07:08:00Z">
        <w:r w:rsidRPr="00F700C2">
          <w:rPr>
            <w:rFonts w:eastAsiaTheme="minorEastAsia"/>
          </w:rPr>
          <w:t>memoryMb": 4096</w:t>
        </w:r>
      </w:ins>
    </w:p>
    <w:p w14:paraId="1D4CD2E4" w14:textId="77777777" w:rsidR="00CF3B5F" w:rsidRDefault="00CF3B5F" w:rsidP="00F700C2">
      <w:pPr>
        <w:rPr>
          <w:ins w:id="1719" w:author="昱 张" w:date="2026-07-03T00:35:00Z" w16du:dateUtc="2026-07-02T16:35:00Z"/>
          <w:rFonts w:eastAsiaTheme="minorEastAsia"/>
        </w:rPr>
      </w:pPr>
      <w:bookmarkStart w:id="1720" w:name="OLE_LINK1"/>
      <w:ins w:id="1721" w:author="昱 张" w:date="2026-07-03T00:35:00Z" w16du:dateUtc="2026-07-02T16:35:00Z">
        <w:r w:rsidRPr="00CF3B5F">
          <w:rPr>
            <w:rFonts w:eastAsiaTheme="minorEastAsia"/>
          </w:rPr>
          <w:t>"vtkm_vid": 1</w:t>
        </w:r>
      </w:ins>
    </w:p>
    <w:p w14:paraId="002CB553" w14:textId="2723A3BA" w:rsidR="002B32B1" w:rsidRDefault="00F700C2" w:rsidP="00F700C2">
      <w:pPr>
        <w:rPr>
          <w:ins w:id="1722" w:author="昱 张" w:date="2026-06-11T15:08:00Z" w16du:dateUtc="2026-06-11T07:08:00Z"/>
          <w:rFonts w:eastAsiaTheme="minorEastAsia"/>
        </w:rPr>
      </w:pPr>
      <w:ins w:id="1723" w:author="昱 张" w:date="2026-06-11T15:08:00Z" w16du:dateUtc="2026-06-11T07:08:00Z">
        <w:r w:rsidRPr="00F700C2">
          <w:rPr>
            <w:rFonts w:eastAsiaTheme="minorEastAsia"/>
          </w:rPr>
          <w:t>"</w:t>
        </w:r>
        <w:bookmarkEnd w:id="1720"/>
        <w:r w:rsidRPr="00F700C2">
          <w:rPr>
            <w:rFonts w:eastAsiaTheme="minorEastAsia"/>
          </w:rPr>
          <w:t>message":"VM image created successfully; call start API to launch it</w:t>
        </w:r>
      </w:ins>
    </w:p>
    <w:p w14:paraId="4085EFDA" w14:textId="1DC5BCD9" w:rsidR="00F700C2" w:rsidRDefault="00F700C2" w:rsidP="00F700C2">
      <w:pPr>
        <w:rPr>
          <w:ins w:id="1724" w:author="昱 张" w:date="2026-06-02T16:52:00Z" w16du:dateUtc="2026-06-02T08:52:00Z"/>
          <w:rFonts w:eastAsiaTheme="minorEastAsia"/>
        </w:rPr>
      </w:pPr>
      <w:ins w:id="1725" w:author="昱 张" w:date="2026-06-11T15:08:00Z" w16du:dateUtc="2026-06-11T07:08:00Z">
        <w:r>
          <w:rPr>
            <w:rFonts w:eastAsiaTheme="minorEastAsia" w:hint="eastAsia"/>
          </w:rPr>
          <w:t>}</w:t>
        </w:r>
      </w:ins>
    </w:p>
    <w:p w14:paraId="687046D9" w14:textId="451AD0AD" w:rsidR="002B32B1" w:rsidRDefault="002B32B1" w:rsidP="00FF7F50">
      <w:pPr>
        <w:rPr>
          <w:ins w:id="1726" w:author="昱 张" w:date="2026-06-02T16:52:00Z" w16du:dateUtc="2026-06-02T08:52:00Z"/>
          <w:rFonts w:eastAsiaTheme="minorEastAsia"/>
        </w:rPr>
      </w:pPr>
      <w:ins w:id="1727" w:author="昱 张" w:date="2026-06-02T16:52:00Z" w16du:dateUtc="2026-06-02T08:52:00Z">
        <w:r>
          <w:rPr>
            <w:rFonts w:eastAsiaTheme="minorEastAsia" w:hint="eastAsia"/>
          </w:rPr>
          <w:t>创建失败：</w:t>
        </w:r>
      </w:ins>
    </w:p>
    <w:p w14:paraId="7BDE6129" w14:textId="77777777" w:rsidR="002B32B1" w:rsidRPr="002B32B1" w:rsidRDefault="002B32B1" w:rsidP="002B32B1">
      <w:pPr>
        <w:rPr>
          <w:ins w:id="1728" w:author="昱 张" w:date="2026-06-02T16:53:00Z" w16du:dateUtc="2026-06-02T08:53:00Z"/>
          <w:rFonts w:eastAsiaTheme="minorEastAsia"/>
        </w:rPr>
      </w:pPr>
      <w:ins w:id="1729" w:author="昱 张" w:date="2026-06-02T16:53:00Z" w16du:dateUtc="2026-06-02T08:53:00Z">
        <w:r w:rsidRPr="002B32B1">
          <w:rPr>
            <w:rFonts w:eastAsiaTheme="minorEastAsia"/>
          </w:rPr>
          <w:t>{</w:t>
        </w:r>
      </w:ins>
    </w:p>
    <w:p w14:paraId="1D425703" w14:textId="77777777" w:rsidR="002B32B1" w:rsidRPr="002B32B1" w:rsidRDefault="002B32B1" w:rsidP="002B32B1">
      <w:pPr>
        <w:rPr>
          <w:ins w:id="1730" w:author="昱 张" w:date="2026-06-02T16:53:00Z" w16du:dateUtc="2026-06-02T08:53:00Z"/>
          <w:rFonts w:eastAsiaTheme="minorEastAsia"/>
        </w:rPr>
      </w:pPr>
      <w:ins w:id="1731" w:author="昱 张" w:date="2026-06-02T16:53:00Z" w16du:dateUtc="2026-06-02T08:53:00Z">
        <w:r w:rsidRPr="002B32B1">
          <w:rPr>
            <w:rFonts w:eastAsiaTheme="minorEastAsia"/>
          </w:rPr>
          <w:t xml:space="preserve">  "success": false,</w:t>
        </w:r>
      </w:ins>
    </w:p>
    <w:p w14:paraId="1510BDF9" w14:textId="77777777" w:rsidR="002B32B1" w:rsidRPr="002B32B1" w:rsidRDefault="002B32B1" w:rsidP="002B32B1">
      <w:pPr>
        <w:rPr>
          <w:ins w:id="1732" w:author="昱 张" w:date="2026-06-02T16:53:00Z" w16du:dateUtc="2026-06-02T08:53:00Z"/>
          <w:rFonts w:eastAsiaTheme="minorEastAsia"/>
        </w:rPr>
      </w:pPr>
      <w:ins w:id="1733" w:author="昱 张" w:date="2026-06-02T16:53:00Z" w16du:dateUtc="2026-06-02T08:53:00Z">
        <w:r w:rsidRPr="002B32B1">
          <w:rPr>
            <w:rFonts w:eastAsiaTheme="minorEastAsia"/>
          </w:rPr>
          <w:t xml:space="preserve">  "error": "BAD_REQUEST",</w:t>
        </w:r>
      </w:ins>
    </w:p>
    <w:p w14:paraId="3E54AF8E" w14:textId="0331DDC9" w:rsidR="002B32B1" w:rsidRPr="002B32B1" w:rsidRDefault="002B32B1" w:rsidP="002B32B1">
      <w:pPr>
        <w:rPr>
          <w:ins w:id="1734" w:author="昱 张" w:date="2026-06-02T16:53:00Z" w16du:dateUtc="2026-06-02T08:53:00Z"/>
          <w:rFonts w:eastAsiaTheme="minorEastAsia"/>
        </w:rPr>
      </w:pPr>
      <w:ins w:id="1735" w:author="昱 张" w:date="2026-06-02T16:53:00Z" w16du:dateUtc="2026-06-02T08:53:00Z">
        <w:r w:rsidRPr="002B32B1">
          <w:rPr>
            <w:rFonts w:eastAsiaTheme="minorEastAsia"/>
          </w:rPr>
          <w:t xml:space="preserve">  "message": "</w:t>
        </w:r>
      </w:ins>
      <w:ins w:id="1736" w:author="昱 张" w:date="2026-06-11T15:09:00Z" w16du:dateUtc="2026-06-11T07:09:00Z">
        <w:r w:rsidR="000F349A">
          <w:rPr>
            <w:rFonts w:eastAsiaTheme="minorEastAsia" w:hint="eastAsia"/>
          </w:rPr>
          <w:t>Creating VM failed</w:t>
        </w:r>
      </w:ins>
      <w:ins w:id="1737" w:author="昱 张" w:date="2026-06-02T16:53:00Z" w16du:dateUtc="2026-06-02T08:53:00Z">
        <w:r w:rsidRPr="002B32B1">
          <w:rPr>
            <w:rFonts w:eastAsiaTheme="minorEastAsia"/>
          </w:rPr>
          <w:t>"</w:t>
        </w:r>
      </w:ins>
    </w:p>
    <w:p w14:paraId="14A751D9" w14:textId="51DFB9F8" w:rsidR="002B32B1" w:rsidRPr="002B32B1" w:rsidRDefault="002B32B1">
      <w:pPr>
        <w:rPr>
          <w:ins w:id="1738" w:author="昱 张" w:date="2026-06-02T16:26:00Z" w16du:dateUtc="2026-06-02T08:26:00Z"/>
          <w:rFonts w:eastAsiaTheme="minorEastAsia" w:hint="eastAsia"/>
          <w:rPrChange w:id="1739" w:author="昱 张" w:date="2026-06-02T16:52:00Z" w16du:dateUtc="2026-06-02T08:52:00Z">
            <w:rPr>
              <w:ins w:id="1740" w:author="昱 张" w:date="2026-06-02T16:26:00Z" w16du:dateUtc="2026-06-02T08:26:00Z"/>
              <w:rFonts w:hint="eastAsia"/>
            </w:rPr>
          </w:rPrChange>
        </w:rPr>
        <w:pPrChange w:id="1741" w:author="昱 张" w:date="2026-06-02T16:40:00Z" w16du:dateUtc="2026-06-02T08:40:00Z">
          <w:pPr>
            <w:pStyle w:val="2"/>
            <w:keepNext w:val="0"/>
            <w:keepLines w:val="0"/>
            <w:widowControl/>
          </w:pPr>
        </w:pPrChange>
      </w:pPr>
      <w:ins w:id="1742" w:author="昱 张" w:date="2026-06-02T16:53:00Z" w16du:dateUtc="2026-06-02T08:53:00Z">
        <w:r w:rsidRPr="002B32B1">
          <w:rPr>
            <w:rFonts w:eastAsiaTheme="minorEastAsia"/>
          </w:rPr>
          <w:t>}</w:t>
        </w:r>
      </w:ins>
    </w:p>
    <w:p w14:paraId="288B37D0" w14:textId="77777777" w:rsidR="000F349A" w:rsidRDefault="000F349A">
      <w:pPr>
        <w:widowControl/>
        <w:jc w:val="left"/>
        <w:rPr>
          <w:ins w:id="1743" w:author="昱 张" w:date="2026-06-11T15:10:00Z" w16du:dateUtc="2026-06-11T07:10:00Z"/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ins w:id="1744" w:author="昱 张" w:date="2026-06-11T15:10:00Z" w16du:dateUtc="2026-06-11T07:10:00Z">
        <w:r>
          <w:rPr>
            <w:rFonts w:hint="eastAsia"/>
          </w:rPr>
          <w:br w:type="page"/>
        </w:r>
      </w:ins>
    </w:p>
    <w:p w14:paraId="64EB56BE" w14:textId="1EF5D50F" w:rsidR="00076280" w:rsidRDefault="00076280" w:rsidP="00E663A7">
      <w:pPr>
        <w:pStyle w:val="2"/>
        <w:keepNext w:val="0"/>
        <w:keepLines w:val="0"/>
        <w:widowControl/>
        <w:rPr>
          <w:ins w:id="1745" w:author="昱 张" w:date="2026-06-02T16:55:00Z" w16du:dateUtc="2026-06-02T08:55:00Z"/>
          <w:rFonts w:hint="eastAsia"/>
        </w:rPr>
      </w:pPr>
      <w:bookmarkStart w:id="1746" w:name="_Toc233968680"/>
      <w:ins w:id="1747" w:author="昱 张" w:date="2026-06-02T16:30:00Z" w16du:dateUtc="2026-06-02T08:30:00Z">
        <w:r>
          <w:rPr>
            <w:rFonts w:hint="eastAsia"/>
          </w:rPr>
          <w:lastRenderedPageBreak/>
          <w:t>虚拟机启动</w:t>
        </w:r>
      </w:ins>
      <w:bookmarkEnd w:id="1746"/>
    </w:p>
    <w:p w14:paraId="52883CDA" w14:textId="77777777" w:rsidR="00DE45C4" w:rsidRPr="00FF7F50" w:rsidRDefault="00DE45C4">
      <w:pPr>
        <w:keepNext/>
        <w:keepLines/>
        <w:numPr>
          <w:ilvl w:val="3"/>
          <w:numId w:val="8"/>
        </w:numPr>
        <w:spacing w:before="280" w:after="290" w:line="376" w:lineRule="auto"/>
        <w:outlineLvl w:val="3"/>
        <w:rPr>
          <w:ins w:id="1748" w:author="昱 张" w:date="2026-06-02T16:56:00Z" w16du:dateUtc="2026-06-02T08:56:00Z"/>
          <w:rFonts w:ascii="宋体" w:hAnsi="宋体" w:cs="宋体" w:hint="eastAsia"/>
          <w:b/>
          <w:bCs/>
          <w:sz w:val="28"/>
          <w:szCs w:val="28"/>
        </w:rPr>
        <w:pPrChange w:id="1749" w:author="昱 张" w:date="2026-07-02T22:19:00Z" w16du:dateUtc="2026-07-02T14:19:00Z">
          <w:pPr>
            <w:keepNext/>
            <w:keepLines/>
            <w:numPr>
              <w:ilvl w:val="3"/>
              <w:numId w:val="3"/>
            </w:numPr>
            <w:spacing w:before="280" w:after="290" w:line="376" w:lineRule="auto"/>
            <w:ind w:left="440" w:hanging="440"/>
            <w:outlineLvl w:val="3"/>
          </w:pPr>
        </w:pPrChange>
      </w:pPr>
      <w:ins w:id="1750" w:author="昱 张" w:date="2026-06-02T16:56:00Z" w16du:dateUtc="2026-06-02T08:56:00Z">
        <w:r w:rsidRPr="00FF7F50">
          <w:rPr>
            <w:rFonts w:ascii="宋体" w:hAnsi="宋体" w:cs="宋体"/>
            <w:b/>
            <w:bCs/>
            <w:sz w:val="28"/>
            <w:szCs w:val="28"/>
          </w:rPr>
          <w:t>接口说明</w:t>
        </w:r>
      </w:ins>
    </w:p>
    <w:p w14:paraId="4F936B42" w14:textId="488C80ED" w:rsidR="00DE45C4" w:rsidRPr="00FF7F50" w:rsidRDefault="00DE45C4" w:rsidP="00DE45C4">
      <w:pPr>
        <w:widowControl/>
        <w:numPr>
          <w:ilvl w:val="0"/>
          <w:numId w:val="6"/>
        </w:numPr>
        <w:spacing w:line="360" w:lineRule="auto"/>
        <w:ind w:leftChars="200" w:left="960" w:hangingChars="200" w:hanging="480"/>
        <w:jc w:val="left"/>
        <w:rPr>
          <w:ins w:id="1751" w:author="昱 张" w:date="2026-06-02T16:56:00Z" w16du:dateUtc="2026-06-02T08:56:00Z"/>
          <w:rFonts w:ascii="Cambria" w:eastAsia="Cambria" w:hAnsi="Cambria" w:cs="Cambria"/>
          <w:color w:val="000000"/>
          <w:kern w:val="0"/>
          <w:szCs w:val="24"/>
          <w:lang w:val="zh" w:eastAsia="zh" w:bidi="zh"/>
        </w:rPr>
      </w:pPr>
      <w:ins w:id="1752" w:author="昱 张" w:date="2026-06-02T16:56:00Z" w16du:dateUtc="2026-06-02T08:56:00Z">
        <w:r w:rsidRPr="00FF7F50">
          <w:rPr>
            <w:rFonts w:ascii="宋体" w:hAnsi="宋体" w:cs="宋体" w:hint="eastAsia"/>
            <w:color w:val="000000"/>
            <w:kern w:val="0"/>
            <w:szCs w:val="24"/>
            <w:lang w:val="zh" w:eastAsia="zh" w:bidi="zh"/>
          </w:rPr>
          <w:t>接口地址：</w:t>
        </w:r>
        <w:r w:rsidR="008C7E7F">
          <w:t>/api/v2/vms/{vmId}/start</w:t>
        </w:r>
      </w:ins>
    </w:p>
    <w:p w14:paraId="6586AAAD" w14:textId="15BA6D78" w:rsidR="00DE45C4" w:rsidRPr="00FF7F50" w:rsidRDefault="00DE45C4" w:rsidP="00DE45C4">
      <w:pPr>
        <w:widowControl/>
        <w:numPr>
          <w:ilvl w:val="0"/>
          <w:numId w:val="6"/>
        </w:numPr>
        <w:spacing w:line="360" w:lineRule="auto"/>
        <w:ind w:leftChars="200" w:left="960" w:hangingChars="200" w:hanging="480"/>
        <w:jc w:val="left"/>
        <w:rPr>
          <w:ins w:id="1753" w:author="昱 张" w:date="2026-06-02T16:56:00Z" w16du:dateUtc="2026-06-02T08:56:00Z"/>
          <w:rFonts w:ascii="Cambria" w:eastAsia="Cambria" w:hAnsi="Cambria" w:cs="Cambria"/>
          <w:color w:val="000000"/>
          <w:kern w:val="0"/>
          <w:szCs w:val="24"/>
          <w:lang w:val="zh" w:eastAsia="zh" w:bidi="zh"/>
        </w:rPr>
      </w:pPr>
      <w:ins w:id="1754" w:author="昱 张" w:date="2026-06-02T16:56:00Z" w16du:dateUtc="2026-06-02T08:56:00Z">
        <w:r w:rsidRPr="00FF7F50">
          <w:rPr>
            <w:rFonts w:ascii="宋体" w:hAnsi="宋体" w:cs="宋体" w:hint="eastAsia"/>
            <w:color w:val="000000"/>
            <w:kern w:val="0"/>
            <w:szCs w:val="24"/>
            <w:lang w:val="zh" w:eastAsia="zh" w:bidi="zh"/>
          </w:rPr>
          <w:t>接口名称：</w:t>
        </w:r>
        <w:r w:rsidR="00B256B7">
          <w:rPr>
            <w:rFonts w:hint="eastAsia"/>
          </w:rPr>
          <w:t>启动</w:t>
        </w:r>
        <w:r>
          <w:t>虚拟机</w:t>
        </w:r>
      </w:ins>
    </w:p>
    <w:p w14:paraId="7A4E97AB" w14:textId="5890ECCC" w:rsidR="00DE45C4" w:rsidRPr="00FF7F50" w:rsidRDefault="00DE45C4" w:rsidP="00DE45C4">
      <w:pPr>
        <w:widowControl/>
        <w:numPr>
          <w:ilvl w:val="0"/>
          <w:numId w:val="6"/>
        </w:numPr>
        <w:spacing w:line="360" w:lineRule="auto"/>
        <w:ind w:leftChars="200" w:left="960" w:hangingChars="200" w:hanging="480"/>
        <w:jc w:val="left"/>
        <w:rPr>
          <w:ins w:id="1755" w:author="昱 张" w:date="2026-06-02T16:56:00Z" w16du:dateUtc="2026-06-02T08:56:00Z"/>
          <w:rFonts w:ascii="宋体" w:hAnsi="宋体" w:cs="宋体" w:hint="eastAsia"/>
          <w:color w:val="000000"/>
          <w:kern w:val="0"/>
          <w:szCs w:val="24"/>
          <w:lang w:val="zh" w:eastAsia="zh" w:bidi="zh"/>
        </w:rPr>
      </w:pPr>
      <w:ins w:id="1756" w:author="昱 张" w:date="2026-06-02T16:56:00Z" w16du:dateUtc="2026-06-02T08:56:00Z">
        <w:r w:rsidRPr="00FF7F50">
          <w:rPr>
            <w:rFonts w:ascii="宋体" w:hAnsi="宋体" w:cs="宋体" w:hint="eastAsia"/>
            <w:color w:val="000000"/>
            <w:kern w:val="0"/>
            <w:szCs w:val="24"/>
            <w:lang w:val="zh" w:eastAsia="zh" w:bidi="zh"/>
          </w:rPr>
          <w:t>接口描述：</w:t>
        </w:r>
        <w:r w:rsidR="00B256B7">
          <w:t>根据已创建的</w:t>
        </w:r>
        <w:r w:rsidR="00B256B7">
          <w:t xml:space="preserve"> vm</w:t>
        </w:r>
      </w:ins>
      <w:ins w:id="1757" w:author="昱 张" w:date="2026-06-11T15:11:00Z" w16du:dateUtc="2026-06-11T07:11:00Z">
        <w:r w:rsidR="00266E08">
          <w:rPr>
            <w:rFonts w:hint="eastAsia"/>
          </w:rPr>
          <w:t>I</w:t>
        </w:r>
      </w:ins>
      <w:ins w:id="1758" w:author="昱 张" w:date="2026-06-02T16:56:00Z" w16du:dateUtc="2026-06-02T08:56:00Z">
        <w:r w:rsidR="00B256B7">
          <w:t xml:space="preserve">d </w:t>
        </w:r>
        <w:r w:rsidR="00B256B7">
          <w:t>启动虚拟机。服务端在启动阶段生成</w:t>
        </w:r>
        <w:r w:rsidR="00B256B7">
          <w:t xml:space="preserve"> launch_blob.bin </w:t>
        </w:r>
        <w:r w:rsidR="00B256B7">
          <w:t>和</w:t>
        </w:r>
        <w:r w:rsidR="00B256B7">
          <w:t xml:space="preserve"> guest_owner_dh.cert</w:t>
        </w:r>
        <w:r w:rsidR="00B256B7">
          <w:t>，并后台启动</w:t>
        </w:r>
        <w:r w:rsidR="00B256B7">
          <w:t xml:space="preserve"> QEMU </w:t>
        </w:r>
        <w:r w:rsidR="00B256B7">
          <w:t>进程。</w:t>
        </w:r>
      </w:ins>
    </w:p>
    <w:p w14:paraId="341D7FBF" w14:textId="77777777" w:rsidR="00DE45C4" w:rsidRPr="00C37442" w:rsidRDefault="00DE45C4" w:rsidP="00DE45C4">
      <w:pPr>
        <w:widowControl/>
        <w:numPr>
          <w:ilvl w:val="0"/>
          <w:numId w:val="6"/>
        </w:numPr>
        <w:spacing w:line="360" w:lineRule="auto"/>
        <w:ind w:leftChars="200" w:left="960" w:hangingChars="200" w:hanging="480"/>
        <w:jc w:val="left"/>
        <w:rPr>
          <w:ins w:id="1759" w:author="昱 张" w:date="2026-06-02T16:56:00Z" w16du:dateUtc="2026-06-02T08:56:00Z"/>
          <w:rFonts w:ascii="Cambria" w:eastAsia="Cambria" w:hAnsi="Cambria" w:cs="Cambria"/>
          <w:color w:val="000000"/>
          <w:kern w:val="0"/>
          <w:szCs w:val="24"/>
          <w:lang w:val="zh" w:eastAsia="zh" w:bidi="zh"/>
        </w:rPr>
      </w:pPr>
      <w:ins w:id="1760" w:author="昱 张" w:date="2026-06-02T16:56:00Z" w16du:dateUtc="2026-06-02T08:56:00Z">
        <w:r w:rsidRPr="00FF7F50">
          <w:rPr>
            <w:rFonts w:ascii="宋体" w:hAnsi="宋体" w:cs="宋体" w:hint="eastAsia"/>
            <w:color w:val="000000"/>
            <w:kern w:val="0"/>
            <w:szCs w:val="24"/>
            <w:lang w:val="zh" w:eastAsia="zh" w:bidi="zh"/>
          </w:rPr>
          <w:t>请求方式：</w:t>
        </w:r>
        <w:r w:rsidRPr="00FF7F50">
          <w:rPr>
            <w:rFonts w:eastAsia="Cambria"/>
            <w:color w:val="000000"/>
            <w:kern w:val="0"/>
            <w:szCs w:val="24"/>
            <w:lang w:val="zh" w:eastAsia="zh" w:bidi="zh"/>
          </w:rPr>
          <w:t>POST</w:t>
        </w:r>
        <w:r w:rsidRPr="00F255B5">
          <w:rPr>
            <w:rFonts w:ascii="Cambria" w:eastAsia="Cambria" w:hAnsi="Cambria" w:cs="Cambria" w:hint="eastAsia"/>
            <w:color w:val="000000"/>
            <w:kern w:val="0"/>
            <w:szCs w:val="24"/>
            <w:lang w:val="zh" w:eastAsia="zh" w:bidi="zh"/>
          </w:rPr>
          <w:t xml:space="preserve"> </w:t>
        </w:r>
      </w:ins>
    </w:p>
    <w:p w14:paraId="6ABA8957" w14:textId="54D2776C" w:rsidR="00DE45C4" w:rsidRPr="00F255B5" w:rsidRDefault="00DE45C4" w:rsidP="00DE45C4">
      <w:pPr>
        <w:widowControl/>
        <w:numPr>
          <w:ilvl w:val="0"/>
          <w:numId w:val="6"/>
        </w:numPr>
        <w:spacing w:line="360" w:lineRule="auto"/>
        <w:ind w:leftChars="200" w:left="960" w:hangingChars="200" w:hanging="480"/>
        <w:jc w:val="left"/>
        <w:rPr>
          <w:ins w:id="1761" w:author="昱 张" w:date="2026-06-02T16:56:00Z" w16du:dateUtc="2026-06-02T08:56:00Z"/>
          <w:rFonts w:ascii="Cambria" w:eastAsia="Cambria" w:hAnsi="Cambria" w:cs="Cambria"/>
          <w:color w:val="000000"/>
          <w:kern w:val="0"/>
          <w:szCs w:val="24"/>
          <w:lang w:val="zh" w:eastAsia="zh" w:bidi="zh"/>
        </w:rPr>
      </w:pPr>
      <w:ins w:id="1762" w:author="昱 张" w:date="2026-06-02T16:56:00Z" w16du:dateUtc="2026-06-02T08:56:00Z">
        <w:r w:rsidRPr="00C37442">
          <w:rPr>
            <w:rFonts w:ascii="Cambria" w:eastAsia="Cambria" w:hAnsi="Cambria" w:cs="Cambria" w:hint="eastAsia"/>
            <w:color w:val="000000"/>
            <w:kern w:val="0"/>
            <w:szCs w:val="24"/>
            <w:lang w:val="zh" w:eastAsia="zh" w:bidi="zh"/>
          </w:rPr>
          <w:t>Content-Type</w:t>
        </w:r>
        <w:r w:rsidRPr="00C37442">
          <w:rPr>
            <w:rFonts w:ascii="宋体" w:hAnsi="宋体" w:cs="宋体" w:hint="eastAsia"/>
            <w:color w:val="000000"/>
            <w:kern w:val="0"/>
            <w:szCs w:val="24"/>
            <w:lang w:val="zh" w:eastAsia="zh" w:bidi="zh"/>
          </w:rPr>
          <w:t>：</w:t>
        </w:r>
      </w:ins>
      <w:ins w:id="1763" w:author="昱 张" w:date="2026-06-02T16:57:00Z" w16du:dateUtc="2026-06-02T08:57:00Z">
        <w:r w:rsidR="00137E81">
          <w:t xml:space="preserve">application/json </w:t>
        </w:r>
        <w:r w:rsidR="00137E81">
          <w:t>或空请求体</w:t>
        </w:r>
      </w:ins>
    </w:p>
    <w:p w14:paraId="1133CF56" w14:textId="77777777" w:rsidR="00DE45C4" w:rsidRPr="00FF7F50" w:rsidRDefault="00DE45C4">
      <w:pPr>
        <w:keepNext/>
        <w:keepLines/>
        <w:numPr>
          <w:ilvl w:val="3"/>
          <w:numId w:val="8"/>
        </w:numPr>
        <w:spacing w:before="280" w:after="290" w:line="376" w:lineRule="auto"/>
        <w:outlineLvl w:val="3"/>
        <w:rPr>
          <w:ins w:id="1764" w:author="昱 张" w:date="2026-06-02T16:56:00Z" w16du:dateUtc="2026-06-02T08:56:00Z"/>
          <w:rFonts w:ascii="宋体" w:hAnsi="宋体" w:cs="宋体" w:hint="eastAsia"/>
          <w:b/>
          <w:bCs/>
          <w:sz w:val="28"/>
          <w:szCs w:val="28"/>
        </w:rPr>
        <w:pPrChange w:id="1765" w:author="昱 张" w:date="2026-07-02T22:19:00Z" w16du:dateUtc="2026-07-02T14:19:00Z">
          <w:pPr>
            <w:keepNext/>
            <w:keepLines/>
            <w:numPr>
              <w:ilvl w:val="3"/>
              <w:numId w:val="3"/>
            </w:numPr>
            <w:spacing w:before="280" w:after="290" w:line="376" w:lineRule="auto"/>
            <w:ind w:left="440" w:hanging="440"/>
            <w:outlineLvl w:val="3"/>
          </w:pPr>
        </w:pPrChange>
      </w:pPr>
      <w:ins w:id="1766" w:author="昱 张" w:date="2026-06-02T16:56:00Z" w16du:dateUtc="2026-06-02T08:56:00Z">
        <w:r w:rsidRPr="00FF7F50">
          <w:rPr>
            <w:rFonts w:ascii="宋体" w:hAnsi="宋体" w:cs="宋体"/>
            <w:b/>
            <w:bCs/>
            <w:sz w:val="28"/>
            <w:szCs w:val="28"/>
          </w:rPr>
          <w:t>输入参数</w:t>
        </w:r>
      </w:ins>
    </w:p>
    <w:tbl>
      <w:tblPr>
        <w:tblW w:w="8284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767" w:author="昱 张" w:date="2026-06-02T16:57:00Z" w16du:dateUtc="2026-06-02T08:57:00Z">
          <w:tblPr>
            <w:tblW w:w="0" w:type="auto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705"/>
        <w:gridCol w:w="1759"/>
        <w:gridCol w:w="1892"/>
        <w:gridCol w:w="1928"/>
        <w:tblGridChange w:id="1768">
          <w:tblGrid>
            <w:gridCol w:w="2705"/>
            <w:gridCol w:w="1759"/>
            <w:gridCol w:w="1892"/>
            <w:gridCol w:w="1928"/>
          </w:tblGrid>
        </w:tblGridChange>
      </w:tblGrid>
      <w:tr w:rsidR="00DE45C4" w:rsidRPr="00FF7F50" w14:paraId="70B322DB" w14:textId="77777777" w:rsidTr="00550DC0">
        <w:trPr>
          <w:ins w:id="1769" w:author="昱 张" w:date="2026-06-02T16:56:00Z"/>
        </w:trPr>
        <w:tc>
          <w:tcPr>
            <w:tcW w:w="2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1770" w:author="昱 张" w:date="2026-06-02T16:57:00Z" w16du:dateUtc="2026-06-02T08:57:00Z">
              <w:tcPr>
                <w:tcW w:w="2705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0BA5CBF8" w14:textId="77777777" w:rsidR="00DE45C4" w:rsidRPr="00FF7F50" w:rsidRDefault="00DE45C4" w:rsidP="00C37442">
            <w:pPr>
              <w:rPr>
                <w:ins w:id="1771" w:author="昱 张" w:date="2026-06-02T16:56:00Z" w16du:dateUtc="2026-06-02T08:56:00Z"/>
                <w:b/>
                <w:bCs/>
              </w:rPr>
            </w:pPr>
            <w:ins w:id="1772" w:author="昱 张" w:date="2026-06-02T16:56:00Z" w16du:dateUtc="2026-06-02T08:56:00Z">
              <w:r w:rsidRPr="00FF7F50">
                <w:rPr>
                  <w:rFonts w:hint="eastAsia"/>
                  <w:b/>
                  <w:bCs/>
                </w:rPr>
                <w:t>参数名称</w:t>
              </w:r>
            </w:ins>
          </w:p>
        </w:tc>
        <w:tc>
          <w:tcPr>
            <w:tcW w:w="17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1773" w:author="昱 张" w:date="2026-06-02T16:57:00Z" w16du:dateUtc="2026-06-02T08:57:00Z">
              <w:tcPr>
                <w:tcW w:w="1759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728EA5A2" w14:textId="77777777" w:rsidR="00DE45C4" w:rsidRPr="00FF7F50" w:rsidRDefault="00DE45C4" w:rsidP="00C37442">
            <w:pPr>
              <w:keepLines/>
              <w:rPr>
                <w:ins w:id="1774" w:author="昱 张" w:date="2026-06-02T16:56:00Z" w16du:dateUtc="2026-06-02T08:56:00Z"/>
                <w:b/>
                <w:bCs/>
              </w:rPr>
            </w:pPr>
            <w:ins w:id="1775" w:author="昱 张" w:date="2026-06-02T16:56:00Z" w16du:dateUtc="2026-06-02T08:56:00Z">
              <w:r w:rsidRPr="00FF7F50">
                <w:rPr>
                  <w:rFonts w:hint="eastAsia"/>
                  <w:b/>
                  <w:bCs/>
                </w:rPr>
                <w:t>必选</w:t>
              </w:r>
            </w:ins>
          </w:p>
        </w:tc>
        <w:tc>
          <w:tcPr>
            <w:tcW w:w="18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1776" w:author="昱 张" w:date="2026-06-02T16:57:00Z" w16du:dateUtc="2026-06-02T08:57:00Z">
              <w:tcPr>
                <w:tcW w:w="1892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5752F0F" w14:textId="77777777" w:rsidR="00DE45C4" w:rsidRPr="00FF7F50" w:rsidRDefault="00DE45C4" w:rsidP="00C37442">
            <w:pPr>
              <w:keepLines/>
              <w:rPr>
                <w:ins w:id="1777" w:author="昱 张" w:date="2026-06-02T16:56:00Z" w16du:dateUtc="2026-06-02T08:56:00Z"/>
                <w:b/>
                <w:bCs/>
              </w:rPr>
            </w:pPr>
            <w:ins w:id="1778" w:author="昱 张" w:date="2026-06-02T16:56:00Z" w16du:dateUtc="2026-06-02T08:56:00Z">
              <w:r w:rsidRPr="00FF7F50">
                <w:rPr>
                  <w:rFonts w:hint="eastAsia"/>
                  <w:b/>
                  <w:bCs/>
                </w:rPr>
                <w:t>类型</w:t>
              </w:r>
            </w:ins>
          </w:p>
        </w:tc>
        <w:tc>
          <w:tcPr>
            <w:tcW w:w="1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1779" w:author="昱 张" w:date="2026-06-02T16:57:00Z" w16du:dateUtc="2026-06-02T08:57:00Z">
              <w:tcPr>
                <w:tcW w:w="1928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5B9B525A" w14:textId="77777777" w:rsidR="00DE45C4" w:rsidRPr="00FF7F50" w:rsidRDefault="00DE45C4" w:rsidP="00C37442">
            <w:pPr>
              <w:keepLines/>
              <w:rPr>
                <w:ins w:id="1780" w:author="昱 张" w:date="2026-06-02T16:56:00Z" w16du:dateUtc="2026-06-02T08:56:00Z"/>
                <w:b/>
                <w:bCs/>
              </w:rPr>
            </w:pPr>
            <w:ins w:id="1781" w:author="昱 张" w:date="2026-06-02T16:56:00Z" w16du:dateUtc="2026-06-02T08:56:00Z">
              <w:r w:rsidRPr="00FF7F50">
                <w:rPr>
                  <w:rFonts w:hint="eastAsia"/>
                  <w:b/>
                  <w:bCs/>
                </w:rPr>
                <w:t>描述</w:t>
              </w:r>
            </w:ins>
          </w:p>
        </w:tc>
      </w:tr>
      <w:tr w:rsidR="00DE45C4" w:rsidRPr="00FF7F50" w14:paraId="6CE21A23" w14:textId="77777777" w:rsidTr="00550DC0">
        <w:trPr>
          <w:ins w:id="1782" w:author="昱 张" w:date="2026-06-02T16:56:00Z"/>
        </w:trPr>
        <w:tc>
          <w:tcPr>
            <w:tcW w:w="2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1783" w:author="昱 张" w:date="2026-06-02T16:57:00Z" w16du:dateUtc="2026-06-02T08:57:00Z">
              <w:tcPr>
                <w:tcW w:w="2705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234D156F" w14:textId="646F2712" w:rsidR="00DE45C4" w:rsidRPr="00FF7F50" w:rsidRDefault="00550DC0" w:rsidP="00C37442">
            <w:pPr>
              <w:rPr>
                <w:ins w:id="1784" w:author="昱 张" w:date="2026-06-02T16:56:00Z" w16du:dateUtc="2026-06-02T08:56:00Z"/>
              </w:rPr>
            </w:pPr>
            <w:ins w:id="1785" w:author="昱 张" w:date="2026-06-02T16:57:00Z" w16du:dateUtc="2026-06-02T08:57:00Z">
              <w:r w:rsidRPr="00550DC0">
                <w:t>vmId</w:t>
              </w:r>
            </w:ins>
          </w:p>
        </w:tc>
        <w:tc>
          <w:tcPr>
            <w:tcW w:w="17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1786" w:author="昱 张" w:date="2026-06-02T16:57:00Z" w16du:dateUtc="2026-06-02T08:57:00Z">
              <w:tcPr>
                <w:tcW w:w="1759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5F3C1020" w14:textId="77777777" w:rsidR="00DE45C4" w:rsidRPr="00FF7F50" w:rsidRDefault="00DE45C4" w:rsidP="00C37442">
            <w:pPr>
              <w:keepLines/>
              <w:rPr>
                <w:ins w:id="1787" w:author="昱 张" w:date="2026-06-02T16:56:00Z" w16du:dateUtc="2026-06-02T08:56:00Z"/>
              </w:rPr>
            </w:pPr>
            <w:ins w:id="1788" w:author="昱 张" w:date="2026-06-02T16:56:00Z" w16du:dateUtc="2026-06-02T08:56:00Z">
              <w:r w:rsidRPr="00FF7F50">
                <w:rPr>
                  <w:rFonts w:hint="eastAsia"/>
                </w:rPr>
                <w:t>是</w:t>
              </w:r>
            </w:ins>
          </w:p>
        </w:tc>
        <w:tc>
          <w:tcPr>
            <w:tcW w:w="18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1789" w:author="昱 张" w:date="2026-06-02T16:57:00Z" w16du:dateUtc="2026-06-02T08:57:00Z">
              <w:tcPr>
                <w:tcW w:w="1892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E437C6F" w14:textId="69AEB8A1" w:rsidR="00DE45C4" w:rsidRPr="00FF7F50" w:rsidRDefault="00550DC0" w:rsidP="00C37442">
            <w:pPr>
              <w:keepLines/>
              <w:rPr>
                <w:ins w:id="1790" w:author="昱 张" w:date="2026-06-02T16:56:00Z" w16du:dateUtc="2026-06-02T08:56:00Z"/>
              </w:rPr>
            </w:pPr>
            <w:ins w:id="1791" w:author="昱 张" w:date="2026-06-02T16:57:00Z" w16du:dateUtc="2026-06-02T08:57:00Z">
              <w:r>
                <w:t>S</w:t>
              </w:r>
              <w:r>
                <w:rPr>
                  <w:rFonts w:hint="eastAsia"/>
                </w:rPr>
                <w:t>tring</w:t>
              </w:r>
            </w:ins>
          </w:p>
        </w:tc>
        <w:tc>
          <w:tcPr>
            <w:tcW w:w="1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1792" w:author="昱 张" w:date="2026-06-02T16:57:00Z" w16du:dateUtc="2026-06-02T08:57:00Z">
              <w:tcPr>
                <w:tcW w:w="1928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E097BE1" w14:textId="1109A7AE" w:rsidR="00DE45C4" w:rsidRPr="00FF7F50" w:rsidRDefault="00550DC0" w:rsidP="00C37442">
            <w:pPr>
              <w:keepLines/>
              <w:rPr>
                <w:ins w:id="1793" w:author="昱 张" w:date="2026-06-02T16:56:00Z" w16du:dateUtc="2026-06-02T08:56:00Z"/>
              </w:rPr>
            </w:pPr>
            <w:ins w:id="1794" w:author="昱 张" w:date="2026-06-02T16:58:00Z" w16du:dateUtc="2026-06-02T08:58:00Z">
              <w:r w:rsidRPr="00550DC0">
                <w:rPr>
                  <w:rFonts w:hint="eastAsia"/>
                </w:rPr>
                <w:t>虚拟机</w:t>
              </w:r>
              <w:r w:rsidRPr="00550DC0">
                <w:rPr>
                  <w:rFonts w:hint="eastAsia"/>
                </w:rPr>
                <w:t xml:space="preserve"> ID</w:t>
              </w:r>
              <w:r w:rsidRPr="00550DC0">
                <w:rPr>
                  <w:rFonts w:hint="eastAsia"/>
                </w:rPr>
                <w:t>，格式</w:t>
              </w:r>
            </w:ins>
            <w:ins w:id="1795" w:author="昱 张" w:date="2026-06-11T15:16:00Z" w16du:dateUtc="2026-06-11T07:16:00Z">
              <w:r w:rsidR="00531126">
                <w:rPr>
                  <w:rFonts w:hint="eastAsia"/>
                </w:rPr>
                <w:t>示例</w:t>
              </w:r>
            </w:ins>
            <w:ins w:id="1796" w:author="昱 张" w:date="2026-06-02T16:58:00Z" w16du:dateUtc="2026-06-02T08:58:00Z">
              <w:r w:rsidRPr="00550DC0">
                <w:rPr>
                  <w:rFonts w:hint="eastAsia"/>
                </w:rPr>
                <w:t>为</w:t>
              </w:r>
            </w:ins>
            <w:ins w:id="1797" w:author="昱 张" w:date="2026-06-11T15:16:00Z" w16du:dateUtc="2026-06-11T07:16:00Z">
              <w:r w:rsidR="00531126">
                <w:t>bd64d88ac1b76288</w:t>
              </w:r>
            </w:ins>
          </w:p>
        </w:tc>
      </w:tr>
    </w:tbl>
    <w:p w14:paraId="01535EFC" w14:textId="77777777" w:rsidR="00DE45C4" w:rsidRPr="00FF7F50" w:rsidRDefault="00DE45C4">
      <w:pPr>
        <w:keepNext/>
        <w:keepLines/>
        <w:numPr>
          <w:ilvl w:val="3"/>
          <w:numId w:val="8"/>
        </w:numPr>
        <w:spacing w:before="280" w:after="290" w:line="376" w:lineRule="auto"/>
        <w:outlineLvl w:val="3"/>
        <w:rPr>
          <w:ins w:id="1798" w:author="昱 张" w:date="2026-06-02T16:56:00Z" w16du:dateUtc="2026-06-02T08:56:00Z"/>
          <w:rFonts w:ascii="宋体" w:hAnsi="宋体" w:cs="宋体" w:hint="eastAsia"/>
          <w:b/>
          <w:bCs/>
          <w:sz w:val="28"/>
          <w:szCs w:val="28"/>
        </w:rPr>
        <w:pPrChange w:id="1799" w:author="昱 张" w:date="2026-07-02T22:19:00Z" w16du:dateUtc="2026-07-02T14:19:00Z">
          <w:pPr>
            <w:keepNext/>
            <w:keepLines/>
            <w:numPr>
              <w:ilvl w:val="3"/>
              <w:numId w:val="3"/>
            </w:numPr>
            <w:spacing w:before="280" w:after="290" w:line="376" w:lineRule="auto"/>
            <w:ind w:left="440" w:hanging="440"/>
            <w:outlineLvl w:val="3"/>
          </w:pPr>
        </w:pPrChange>
      </w:pPr>
      <w:ins w:id="1800" w:author="昱 张" w:date="2026-06-02T16:56:00Z" w16du:dateUtc="2026-06-02T08:56:00Z">
        <w:r w:rsidRPr="00FF7F50">
          <w:rPr>
            <w:rFonts w:ascii="宋体" w:hAnsi="宋体" w:cs="宋体"/>
            <w:b/>
            <w:bCs/>
            <w:sz w:val="28"/>
            <w:szCs w:val="28"/>
          </w:rPr>
          <w:t>输出参数</w:t>
        </w:r>
      </w:ins>
    </w:p>
    <w:tbl>
      <w:tblPr>
        <w:tblW w:w="8283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1942"/>
        <w:gridCol w:w="4645"/>
      </w:tblGrid>
      <w:tr w:rsidR="00DE45C4" w:rsidRPr="00FF7F50" w14:paraId="061307E2" w14:textId="77777777" w:rsidTr="00C37442">
        <w:trPr>
          <w:ins w:id="1801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66FA2A4" w14:textId="77777777" w:rsidR="00DE45C4" w:rsidRPr="00FF7F50" w:rsidRDefault="00DE45C4" w:rsidP="00C37442">
            <w:pPr>
              <w:rPr>
                <w:ins w:id="1802" w:author="昱 张" w:date="2026-06-02T16:56:00Z" w16du:dateUtc="2026-06-02T08:56:00Z"/>
                <w:b/>
                <w:bCs/>
              </w:rPr>
            </w:pPr>
            <w:ins w:id="1803" w:author="昱 张" w:date="2026-06-02T16:56:00Z" w16du:dateUtc="2026-06-02T08:56:00Z">
              <w:r w:rsidRPr="00FF7F50">
                <w:rPr>
                  <w:rFonts w:hint="eastAsia"/>
                  <w:b/>
                  <w:bCs/>
                </w:rPr>
                <w:t>参数名称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3BF5728" w14:textId="77777777" w:rsidR="00DE45C4" w:rsidRPr="00FF7F50" w:rsidRDefault="00DE45C4" w:rsidP="00C37442">
            <w:pPr>
              <w:keepLines/>
              <w:rPr>
                <w:ins w:id="1804" w:author="昱 张" w:date="2026-06-02T16:56:00Z" w16du:dateUtc="2026-06-02T08:56:00Z"/>
                <w:b/>
                <w:bCs/>
              </w:rPr>
            </w:pPr>
            <w:ins w:id="1805" w:author="昱 张" w:date="2026-06-02T16:56:00Z" w16du:dateUtc="2026-06-02T08:56:00Z">
              <w:r w:rsidRPr="00FF7F50">
                <w:rPr>
                  <w:rFonts w:hint="eastAsia"/>
                  <w:b/>
                  <w:bCs/>
                </w:rPr>
                <w:t>类型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E7F55FF" w14:textId="77777777" w:rsidR="00DE45C4" w:rsidRPr="00FF7F50" w:rsidRDefault="00DE45C4" w:rsidP="00C37442">
            <w:pPr>
              <w:keepLines/>
              <w:rPr>
                <w:ins w:id="1806" w:author="昱 张" w:date="2026-06-02T16:56:00Z" w16du:dateUtc="2026-06-02T08:56:00Z"/>
                <w:b/>
                <w:bCs/>
              </w:rPr>
            </w:pPr>
            <w:ins w:id="1807" w:author="昱 张" w:date="2026-06-02T16:56:00Z" w16du:dateUtc="2026-06-02T08:56:00Z">
              <w:r w:rsidRPr="00FF7F50">
                <w:rPr>
                  <w:rFonts w:hint="eastAsia"/>
                  <w:b/>
                  <w:bCs/>
                </w:rPr>
                <w:t>描述</w:t>
              </w:r>
            </w:ins>
          </w:p>
        </w:tc>
      </w:tr>
      <w:tr w:rsidR="00927083" w:rsidRPr="00FF7F50" w14:paraId="4F0F14B4" w14:textId="77777777" w:rsidTr="00C37442">
        <w:trPr>
          <w:ins w:id="1808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222053" w14:textId="6AAECA58" w:rsidR="00927083" w:rsidRPr="00FF7F50" w:rsidRDefault="00927083" w:rsidP="00927083">
            <w:pPr>
              <w:rPr>
                <w:ins w:id="1809" w:author="昱 张" w:date="2026-06-02T16:56:00Z" w16du:dateUtc="2026-06-02T08:56:00Z"/>
              </w:rPr>
            </w:pPr>
            <w:ins w:id="1810" w:author="昱 张" w:date="2026-06-02T16:58:00Z" w16du:dateUtc="2026-06-02T08:58:00Z">
              <w:r w:rsidRPr="004C7F42">
                <w:rPr>
                  <w:rFonts w:hint="eastAsia"/>
                </w:rPr>
                <w:t>success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3EE4F8" w14:textId="5940E8BC" w:rsidR="00927083" w:rsidRPr="00FF7F50" w:rsidRDefault="00927083" w:rsidP="00927083">
            <w:pPr>
              <w:keepLines/>
              <w:ind w:firstLineChars="200" w:firstLine="480"/>
              <w:rPr>
                <w:ins w:id="1811" w:author="昱 张" w:date="2026-06-02T16:56:00Z" w16du:dateUtc="2026-06-02T08:56:00Z"/>
              </w:rPr>
            </w:pPr>
            <w:ins w:id="1812" w:author="昱 张" w:date="2026-06-02T16:58:00Z" w16du:dateUtc="2026-06-02T08:58:00Z">
              <w:r w:rsidRPr="004C7F42">
                <w:rPr>
                  <w:rFonts w:hint="eastAsia"/>
                </w:rPr>
                <w:t>Boolean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E2EF9C" w14:textId="29F86569" w:rsidR="00927083" w:rsidRPr="00FF7F50" w:rsidRDefault="00927083" w:rsidP="00927083">
            <w:pPr>
              <w:keepLines/>
              <w:rPr>
                <w:ins w:id="1813" w:author="昱 张" w:date="2026-06-02T16:56:00Z" w16du:dateUtc="2026-06-02T08:56:00Z"/>
              </w:rPr>
            </w:pPr>
            <w:ins w:id="1814" w:author="昱 张" w:date="2026-06-02T16:58:00Z" w16du:dateUtc="2026-06-02T08:58:00Z">
              <w:r w:rsidRPr="004C7F42">
                <w:rPr>
                  <w:rFonts w:hint="eastAsia"/>
                </w:rPr>
                <w:t>接口是否执行成功</w:t>
              </w:r>
            </w:ins>
          </w:p>
        </w:tc>
      </w:tr>
      <w:tr w:rsidR="00927083" w:rsidRPr="00FF7F50" w14:paraId="703ECF11" w14:textId="77777777" w:rsidTr="00C37442">
        <w:trPr>
          <w:ins w:id="1815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9A1FDA" w14:textId="578A16D5" w:rsidR="00927083" w:rsidRPr="00FF7F50" w:rsidRDefault="00927083" w:rsidP="00927083">
            <w:pPr>
              <w:widowControl/>
              <w:spacing w:before="100" w:beforeAutospacing="1" w:after="100" w:afterAutospacing="1"/>
              <w:jc w:val="left"/>
              <w:rPr>
                <w:ins w:id="1816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17" w:author="昱 张" w:date="2026-06-02T16:58:00Z" w16du:dateUtc="2026-06-02T08:58:00Z">
              <w:r w:rsidRPr="004C7F42">
                <w:rPr>
                  <w:rFonts w:hint="eastAsia"/>
                </w:rPr>
                <w:t>vm</w:t>
              </w:r>
            </w:ins>
            <w:ins w:id="1818" w:author="昱 张" w:date="2026-06-11T15:10:00Z" w16du:dateUtc="2026-06-11T07:10:00Z">
              <w:r w:rsidR="00266E08">
                <w:rPr>
                  <w:rFonts w:hint="eastAsia"/>
                </w:rPr>
                <w:t>I</w:t>
              </w:r>
            </w:ins>
            <w:ins w:id="1819" w:author="昱 张" w:date="2026-06-02T16:58:00Z" w16du:dateUtc="2026-06-02T08:58:00Z">
              <w:r w:rsidRPr="004C7F42">
                <w:rPr>
                  <w:rFonts w:hint="eastAsia"/>
                </w:rPr>
                <w:t>d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C4953D" w14:textId="4B55A48D" w:rsidR="00927083" w:rsidRPr="00FF7F50" w:rsidRDefault="00927083" w:rsidP="00927083">
            <w:pPr>
              <w:keepLines/>
              <w:jc w:val="center"/>
              <w:rPr>
                <w:ins w:id="1820" w:author="昱 张" w:date="2026-06-02T16:56:00Z" w16du:dateUtc="2026-06-02T08:56:00Z"/>
              </w:rPr>
            </w:pPr>
            <w:ins w:id="1821" w:author="昱 张" w:date="2026-06-02T16:58:00Z" w16du:dateUtc="2026-06-02T08:58:00Z">
              <w:r w:rsidRPr="004C7F42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9DEAA0" w14:textId="14DEF885" w:rsidR="00927083" w:rsidRPr="00FF7F50" w:rsidRDefault="00927083" w:rsidP="00927083">
            <w:pPr>
              <w:keepLines/>
              <w:widowControl/>
              <w:spacing w:before="100" w:beforeAutospacing="1" w:after="100" w:afterAutospacing="1"/>
              <w:jc w:val="left"/>
              <w:rPr>
                <w:ins w:id="1822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23" w:author="昱 张" w:date="2026-06-02T16:58:00Z" w16du:dateUtc="2026-06-02T08:58:00Z">
              <w:r w:rsidRPr="004C7F42">
                <w:rPr>
                  <w:rFonts w:hint="eastAsia"/>
                </w:rPr>
                <w:t>虚拟机</w:t>
              </w:r>
              <w:r w:rsidRPr="004C7F42">
                <w:rPr>
                  <w:rFonts w:hint="eastAsia"/>
                </w:rPr>
                <w:t xml:space="preserve"> ID</w:t>
              </w:r>
            </w:ins>
          </w:p>
        </w:tc>
      </w:tr>
      <w:tr w:rsidR="00927083" w:rsidRPr="00FF7F50" w14:paraId="68D6CC2F" w14:textId="77777777" w:rsidTr="00C37442">
        <w:trPr>
          <w:ins w:id="1824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9AC24D" w14:textId="571CE685" w:rsidR="00927083" w:rsidRPr="00FF7F50" w:rsidRDefault="00927083" w:rsidP="00927083">
            <w:pPr>
              <w:widowControl/>
              <w:spacing w:before="100" w:beforeAutospacing="1" w:after="100" w:afterAutospacing="1"/>
              <w:jc w:val="left"/>
              <w:rPr>
                <w:ins w:id="1825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26" w:author="昱 张" w:date="2026-06-02T16:58:00Z" w16du:dateUtc="2026-06-02T08:58:00Z">
              <w:r w:rsidRPr="004C7F42">
                <w:rPr>
                  <w:rFonts w:hint="eastAsia"/>
                </w:rPr>
                <w:t>status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1CD904" w14:textId="29C54739" w:rsidR="00927083" w:rsidRPr="00FF7F50" w:rsidRDefault="00927083" w:rsidP="00927083">
            <w:pPr>
              <w:keepLines/>
              <w:jc w:val="center"/>
              <w:rPr>
                <w:ins w:id="1827" w:author="昱 张" w:date="2026-06-02T16:56:00Z" w16du:dateUtc="2026-06-02T08:56:00Z"/>
              </w:rPr>
            </w:pPr>
            <w:ins w:id="1828" w:author="昱 张" w:date="2026-06-02T16:58:00Z" w16du:dateUtc="2026-06-02T08:58:00Z">
              <w:r w:rsidRPr="004C7F42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BE4E82" w14:textId="68362B47" w:rsidR="00927083" w:rsidRPr="00FF7F50" w:rsidRDefault="00927083" w:rsidP="00927083">
            <w:pPr>
              <w:keepLines/>
              <w:widowControl/>
              <w:spacing w:before="100" w:beforeAutospacing="1" w:after="100" w:afterAutospacing="1"/>
              <w:jc w:val="left"/>
              <w:rPr>
                <w:ins w:id="1829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30" w:author="昱 张" w:date="2026-06-02T16:58:00Z" w16du:dateUtc="2026-06-02T08:58:00Z">
              <w:r w:rsidRPr="004C7F42">
                <w:rPr>
                  <w:rFonts w:hint="eastAsia"/>
                </w:rPr>
                <w:t>启动成功后为</w:t>
              </w:r>
              <w:r w:rsidRPr="004C7F42">
                <w:rPr>
                  <w:rFonts w:hint="eastAsia"/>
                </w:rPr>
                <w:t xml:space="preserve"> running</w:t>
              </w:r>
            </w:ins>
          </w:p>
        </w:tc>
      </w:tr>
      <w:tr w:rsidR="00927083" w:rsidRPr="00FF7F50" w14:paraId="0ABDA7D4" w14:textId="77777777" w:rsidTr="00C37442">
        <w:trPr>
          <w:ins w:id="1831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6403B0" w14:textId="609F14EA" w:rsidR="00927083" w:rsidRPr="00FF7F50" w:rsidRDefault="00266E08" w:rsidP="00927083">
            <w:pPr>
              <w:widowControl/>
              <w:spacing w:before="100" w:beforeAutospacing="1" w:after="100" w:afterAutospacing="1"/>
              <w:jc w:val="left"/>
              <w:rPr>
                <w:ins w:id="1832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33" w:author="昱 张" w:date="2026-06-11T15:10:00Z" w16du:dateUtc="2026-06-11T07:10:00Z">
              <w:r>
                <w:rPr>
                  <w:rFonts w:hint="eastAsia"/>
                </w:rPr>
                <w:t>cpu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EE3DE4" w14:textId="4BB73820" w:rsidR="00927083" w:rsidRPr="00FF7F50" w:rsidRDefault="00927083" w:rsidP="00927083">
            <w:pPr>
              <w:keepLines/>
              <w:jc w:val="center"/>
              <w:rPr>
                <w:ins w:id="1834" w:author="昱 张" w:date="2026-06-02T16:56:00Z" w16du:dateUtc="2026-06-02T08:56:00Z"/>
              </w:rPr>
            </w:pPr>
            <w:ins w:id="1835" w:author="昱 张" w:date="2026-06-02T16:58:00Z" w16du:dateUtc="2026-06-02T08:58:00Z">
              <w:r w:rsidRPr="004C7F42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C9548F" w14:textId="67320246" w:rsidR="00927083" w:rsidRPr="00FF7F50" w:rsidRDefault="00266E08" w:rsidP="00927083">
            <w:pPr>
              <w:keepLines/>
              <w:rPr>
                <w:ins w:id="1836" w:author="昱 张" w:date="2026-06-02T16:56:00Z" w16du:dateUtc="2026-06-02T08:56:00Z"/>
              </w:rPr>
            </w:pPr>
            <w:ins w:id="1837" w:author="昱 张" w:date="2026-06-11T15:11:00Z" w16du:dateUtc="2026-06-11T07:11:00Z">
              <w:r>
                <w:rPr>
                  <w:rFonts w:hint="eastAsia"/>
                </w:rPr>
                <w:t>vcpu</w:t>
              </w:r>
              <w:r>
                <w:rPr>
                  <w:rFonts w:hint="eastAsia"/>
                </w:rPr>
                <w:t>数量</w:t>
              </w:r>
            </w:ins>
          </w:p>
        </w:tc>
      </w:tr>
      <w:tr w:rsidR="00927083" w:rsidRPr="00FF7F50" w14:paraId="22F2237F" w14:textId="77777777" w:rsidTr="00C37442">
        <w:trPr>
          <w:ins w:id="1838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DC1422" w14:textId="48B0EF51" w:rsidR="00927083" w:rsidRPr="00FF7F50" w:rsidRDefault="00266E08" w:rsidP="00927083">
            <w:pPr>
              <w:widowControl/>
              <w:spacing w:before="100" w:beforeAutospacing="1" w:after="100" w:afterAutospacing="1"/>
              <w:jc w:val="left"/>
              <w:rPr>
                <w:ins w:id="1839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40" w:author="昱 张" w:date="2026-06-11T15:11:00Z" w16du:dateUtc="2026-06-11T07:11:00Z">
              <w:r>
                <w:rPr>
                  <w:rFonts w:hint="eastAsia"/>
                </w:rPr>
                <w:t>memoryMb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FD24F6" w14:textId="3A2F0515" w:rsidR="00927083" w:rsidRPr="00FF7F50" w:rsidRDefault="00266E08" w:rsidP="00927083">
            <w:pPr>
              <w:keepLines/>
              <w:jc w:val="center"/>
              <w:rPr>
                <w:ins w:id="1841" w:author="昱 张" w:date="2026-06-02T16:56:00Z" w16du:dateUtc="2026-06-02T08:56:00Z"/>
              </w:rPr>
            </w:pPr>
            <w:ins w:id="1842" w:author="昱 张" w:date="2026-06-11T15:11:00Z" w16du:dateUtc="2026-06-11T07:11:00Z">
              <w:r>
                <w:t>S</w:t>
              </w:r>
              <w:r>
                <w:rPr>
                  <w:rFonts w:hint="eastAsia"/>
                </w:rPr>
                <w:t>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7FA538" w14:textId="5932E7E5" w:rsidR="00927083" w:rsidRPr="00FF7F50" w:rsidRDefault="00266E08" w:rsidP="00927083">
            <w:pPr>
              <w:keepLines/>
              <w:widowControl/>
              <w:spacing w:before="100" w:beforeAutospacing="1" w:after="100" w:afterAutospacing="1"/>
              <w:jc w:val="left"/>
              <w:rPr>
                <w:ins w:id="1843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44" w:author="昱 张" w:date="2026-06-11T15:11:00Z" w16du:dateUtc="2026-06-11T07:11:00Z">
              <w:r>
                <w:rPr>
                  <w:rFonts w:hint="eastAsia"/>
                </w:rPr>
                <w:t>虚拟机</w:t>
              </w:r>
            </w:ins>
            <w:ins w:id="1845" w:author="昱 张" w:date="2026-06-11T15:12:00Z" w16du:dateUtc="2026-06-11T07:12:00Z">
              <w:r>
                <w:rPr>
                  <w:rFonts w:hint="eastAsia"/>
                </w:rPr>
                <w:t>内存大小</w:t>
              </w:r>
            </w:ins>
          </w:p>
        </w:tc>
      </w:tr>
      <w:tr w:rsidR="00927083" w:rsidRPr="00FF7F50" w14:paraId="74657F81" w14:textId="77777777" w:rsidTr="00C37442">
        <w:trPr>
          <w:ins w:id="1846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4883EC" w14:textId="19F0F75C" w:rsidR="00927083" w:rsidRPr="00FF7F50" w:rsidRDefault="00927083" w:rsidP="00927083">
            <w:pPr>
              <w:widowControl/>
              <w:spacing w:before="100" w:beforeAutospacing="1" w:after="100" w:afterAutospacing="1"/>
              <w:jc w:val="left"/>
              <w:rPr>
                <w:ins w:id="1847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48" w:author="昱 张" w:date="2026-06-02T16:58:00Z" w16du:dateUtc="2026-06-02T08:58:00Z">
              <w:r w:rsidRPr="004C7F42">
                <w:rPr>
                  <w:rFonts w:hint="eastAsia"/>
                </w:rPr>
                <w:t>message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F9C4D4" w14:textId="6F67485D" w:rsidR="00927083" w:rsidRPr="00FF7F50" w:rsidRDefault="00927083" w:rsidP="00927083">
            <w:pPr>
              <w:keepLines/>
              <w:jc w:val="center"/>
              <w:rPr>
                <w:ins w:id="1849" w:author="昱 张" w:date="2026-06-02T16:56:00Z" w16du:dateUtc="2026-06-02T08:56:00Z"/>
              </w:rPr>
            </w:pPr>
            <w:ins w:id="1850" w:author="昱 张" w:date="2026-06-02T16:58:00Z" w16du:dateUtc="2026-06-02T08:58:00Z">
              <w:r w:rsidRPr="004C7F42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00FFE3" w14:textId="6067FCAD" w:rsidR="00927083" w:rsidRPr="00FF7F50" w:rsidRDefault="00927083" w:rsidP="00927083">
            <w:pPr>
              <w:keepLines/>
              <w:widowControl/>
              <w:spacing w:before="100" w:beforeAutospacing="1" w:after="100" w:afterAutospacing="1"/>
              <w:jc w:val="left"/>
              <w:rPr>
                <w:ins w:id="1851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52" w:author="昱 张" w:date="2026-06-02T16:58:00Z" w16du:dateUtc="2026-06-02T08:58:00Z">
              <w:r w:rsidRPr="004C7F42">
                <w:rPr>
                  <w:rFonts w:hint="eastAsia"/>
                </w:rPr>
                <w:t>执行结果说明</w:t>
              </w:r>
            </w:ins>
          </w:p>
        </w:tc>
      </w:tr>
    </w:tbl>
    <w:p w14:paraId="74D9621C" w14:textId="77777777" w:rsidR="00DE45C4" w:rsidRPr="00FF7F50" w:rsidRDefault="00DE45C4" w:rsidP="00DE45C4">
      <w:pPr>
        <w:rPr>
          <w:ins w:id="1853" w:author="昱 张" w:date="2026-06-02T16:56:00Z" w16du:dateUtc="2026-06-02T08:56:00Z"/>
        </w:rPr>
      </w:pPr>
    </w:p>
    <w:p w14:paraId="5295BBE4" w14:textId="77777777" w:rsidR="00DE45C4" w:rsidRDefault="00DE45C4">
      <w:pPr>
        <w:keepNext/>
        <w:keepLines/>
        <w:numPr>
          <w:ilvl w:val="3"/>
          <w:numId w:val="8"/>
        </w:numPr>
        <w:spacing w:before="280" w:after="290" w:line="376" w:lineRule="auto"/>
        <w:outlineLvl w:val="3"/>
        <w:rPr>
          <w:ins w:id="1854" w:author="昱 张" w:date="2026-06-02T16:56:00Z" w16du:dateUtc="2026-06-02T08:56:00Z"/>
          <w:rFonts w:ascii="宋体" w:hAnsi="宋体" w:cs="宋体" w:hint="eastAsia"/>
          <w:b/>
          <w:bCs/>
          <w:sz w:val="28"/>
          <w:szCs w:val="28"/>
        </w:rPr>
        <w:pPrChange w:id="1855" w:author="昱 张" w:date="2026-07-02T22:19:00Z" w16du:dateUtc="2026-07-02T14:19:00Z">
          <w:pPr>
            <w:keepNext/>
            <w:keepLines/>
            <w:numPr>
              <w:ilvl w:val="3"/>
              <w:numId w:val="3"/>
            </w:numPr>
            <w:spacing w:before="280" w:after="290" w:line="376" w:lineRule="auto"/>
            <w:ind w:left="440" w:hanging="440"/>
            <w:outlineLvl w:val="3"/>
          </w:pPr>
        </w:pPrChange>
      </w:pPr>
      <w:ins w:id="1856" w:author="昱 张" w:date="2026-06-02T16:56:00Z" w16du:dateUtc="2026-06-02T08:56:00Z">
        <w:r w:rsidRPr="00FF7F50">
          <w:rPr>
            <w:rFonts w:ascii="宋体" w:hAnsi="宋体" w:cs="宋体" w:hint="eastAsia"/>
            <w:b/>
            <w:bCs/>
            <w:sz w:val="28"/>
            <w:szCs w:val="28"/>
          </w:rPr>
          <w:lastRenderedPageBreak/>
          <w:t>数据结构</w:t>
        </w:r>
      </w:ins>
    </w:p>
    <w:p w14:paraId="12103213" w14:textId="09948EAA" w:rsidR="00A57624" w:rsidRDefault="007F15AD" w:rsidP="00A57624">
      <w:pPr>
        <w:ind w:firstLine="403"/>
        <w:rPr>
          <w:ins w:id="1857" w:author="昱 张" w:date="2026-06-02T16:58:00Z" w16du:dateUtc="2026-06-02T08:58:00Z"/>
        </w:rPr>
      </w:pPr>
      <w:ins w:id="1858" w:author="昱 张" w:date="2026-06-02T16:58:00Z" w16du:dateUtc="2026-06-02T08:58:00Z">
        <w:r>
          <w:rPr>
            <w:rFonts w:hint="eastAsia"/>
          </w:rPr>
          <w:t>La</w:t>
        </w:r>
      </w:ins>
      <w:ins w:id="1859" w:author="昱 张" w:date="2026-06-02T16:59:00Z" w16du:dateUtc="2026-06-02T08:59:00Z">
        <w:r>
          <w:rPr>
            <w:rFonts w:hint="eastAsia"/>
          </w:rPr>
          <w:t>u</w:t>
        </w:r>
      </w:ins>
      <w:ins w:id="1860" w:author="昱 张" w:date="2026-06-02T16:58:00Z" w16du:dateUtc="2026-06-02T08:58:00Z">
        <w:r>
          <w:rPr>
            <w:rFonts w:hint="eastAsia"/>
          </w:rPr>
          <w:t>nch</w:t>
        </w:r>
        <w:r w:rsidR="00A57624">
          <w:t>VmMetadata</w:t>
        </w:r>
        <w:r w:rsidR="00A57624">
          <w:t>：</w:t>
        </w:r>
      </w:ins>
    </w:p>
    <w:tbl>
      <w:tblPr>
        <w:tblW w:w="8283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1942"/>
        <w:gridCol w:w="4645"/>
      </w:tblGrid>
      <w:tr w:rsidR="00DE45C4" w:rsidRPr="00FF7F50" w14:paraId="6C2001D4" w14:textId="77777777" w:rsidTr="00C37442">
        <w:trPr>
          <w:ins w:id="1861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C74C42C" w14:textId="77777777" w:rsidR="00DE45C4" w:rsidRPr="00FF7F50" w:rsidRDefault="00DE45C4" w:rsidP="00C37442">
            <w:pPr>
              <w:rPr>
                <w:ins w:id="1862" w:author="昱 张" w:date="2026-06-02T16:56:00Z" w16du:dateUtc="2026-06-02T08:56:00Z"/>
                <w:b/>
                <w:bCs/>
              </w:rPr>
            </w:pPr>
            <w:ins w:id="1863" w:author="昱 张" w:date="2026-06-02T16:56:00Z" w16du:dateUtc="2026-06-02T08:56:00Z">
              <w:r w:rsidRPr="00FF7F50">
                <w:rPr>
                  <w:rFonts w:hint="eastAsia"/>
                  <w:b/>
                  <w:bCs/>
                </w:rPr>
                <w:t>参数名称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696B6C3" w14:textId="77777777" w:rsidR="00DE45C4" w:rsidRPr="00FF7F50" w:rsidRDefault="00DE45C4" w:rsidP="00C37442">
            <w:pPr>
              <w:keepLines/>
              <w:rPr>
                <w:ins w:id="1864" w:author="昱 张" w:date="2026-06-02T16:56:00Z" w16du:dateUtc="2026-06-02T08:56:00Z"/>
                <w:b/>
                <w:bCs/>
              </w:rPr>
            </w:pPr>
            <w:ins w:id="1865" w:author="昱 张" w:date="2026-06-02T16:56:00Z" w16du:dateUtc="2026-06-02T08:56:00Z">
              <w:r w:rsidRPr="00FF7F50">
                <w:rPr>
                  <w:rFonts w:hint="eastAsia"/>
                  <w:b/>
                  <w:bCs/>
                </w:rPr>
                <w:t>类型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EEE0418" w14:textId="77777777" w:rsidR="00DE45C4" w:rsidRPr="00FF7F50" w:rsidRDefault="00DE45C4" w:rsidP="00C37442">
            <w:pPr>
              <w:keepLines/>
              <w:rPr>
                <w:ins w:id="1866" w:author="昱 张" w:date="2026-06-02T16:56:00Z" w16du:dateUtc="2026-06-02T08:56:00Z"/>
                <w:b/>
                <w:bCs/>
              </w:rPr>
            </w:pPr>
            <w:ins w:id="1867" w:author="昱 张" w:date="2026-06-02T16:56:00Z" w16du:dateUtc="2026-06-02T08:56:00Z">
              <w:r w:rsidRPr="00FF7F50">
                <w:rPr>
                  <w:rFonts w:hint="eastAsia"/>
                  <w:b/>
                  <w:bCs/>
                </w:rPr>
                <w:t>描述</w:t>
              </w:r>
            </w:ins>
          </w:p>
        </w:tc>
      </w:tr>
      <w:tr w:rsidR="00EE60DF" w:rsidRPr="00FF7F50" w14:paraId="06C2208B" w14:textId="77777777" w:rsidTr="00C37442">
        <w:trPr>
          <w:ins w:id="1868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F31E8C" w14:textId="7AD374C8" w:rsidR="00EE60DF" w:rsidRPr="00FF7F50" w:rsidRDefault="00EE60DF" w:rsidP="00EE60DF">
            <w:pPr>
              <w:rPr>
                <w:ins w:id="1869" w:author="昱 张" w:date="2026-06-02T16:56:00Z" w16du:dateUtc="2026-06-02T08:56:00Z"/>
              </w:rPr>
            </w:pPr>
            <w:ins w:id="1870" w:author="昱 张" w:date="2026-06-02T16:59:00Z" w16du:dateUtc="2026-06-02T08:59:00Z">
              <w:r w:rsidRPr="0087356D">
                <w:rPr>
                  <w:rFonts w:hint="eastAsia"/>
                </w:rPr>
                <w:t>vm_id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E7B680" w14:textId="7241414E" w:rsidR="00EE60DF" w:rsidRPr="00FF7F50" w:rsidRDefault="00EE60DF" w:rsidP="00EE60DF">
            <w:pPr>
              <w:keepLines/>
              <w:ind w:firstLineChars="200" w:firstLine="480"/>
              <w:rPr>
                <w:ins w:id="1871" w:author="昱 张" w:date="2026-06-02T16:56:00Z" w16du:dateUtc="2026-06-02T08:56:00Z"/>
              </w:rPr>
            </w:pPr>
            <w:ins w:id="1872" w:author="昱 张" w:date="2026-06-02T16:59:00Z" w16du:dateUtc="2026-06-02T08:59:00Z">
              <w:r w:rsidRPr="0087356D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513DF1" w14:textId="47BCFB4D" w:rsidR="00EE60DF" w:rsidRPr="00FF7F50" w:rsidRDefault="00EE60DF" w:rsidP="00EE60DF">
            <w:pPr>
              <w:keepLines/>
              <w:rPr>
                <w:ins w:id="1873" w:author="昱 张" w:date="2026-06-02T16:56:00Z" w16du:dateUtc="2026-06-02T08:56:00Z"/>
              </w:rPr>
            </w:pPr>
            <w:ins w:id="1874" w:author="昱 张" w:date="2026-06-02T16:59:00Z" w16du:dateUtc="2026-06-02T08:59:00Z">
              <w:r w:rsidRPr="0087356D">
                <w:rPr>
                  <w:rFonts w:hint="eastAsia"/>
                </w:rPr>
                <w:t>虚拟机</w:t>
              </w:r>
              <w:r w:rsidRPr="0087356D">
                <w:rPr>
                  <w:rFonts w:hint="eastAsia"/>
                </w:rPr>
                <w:t xml:space="preserve"> ID</w:t>
              </w:r>
            </w:ins>
          </w:p>
        </w:tc>
      </w:tr>
      <w:tr w:rsidR="00EE60DF" w:rsidRPr="00FF7F50" w14:paraId="6B9AAB39" w14:textId="77777777" w:rsidTr="00C37442">
        <w:trPr>
          <w:ins w:id="1875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672DBD" w14:textId="2EC90E7A" w:rsidR="00EE60DF" w:rsidRPr="00FF7F50" w:rsidRDefault="00EE60DF" w:rsidP="00EE60DF">
            <w:pPr>
              <w:widowControl/>
              <w:spacing w:before="100" w:beforeAutospacing="1" w:after="100" w:afterAutospacing="1"/>
              <w:jc w:val="left"/>
              <w:rPr>
                <w:ins w:id="1876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77" w:author="昱 张" w:date="2026-06-02T16:59:00Z" w16du:dateUtc="2026-06-02T08:59:00Z">
              <w:r w:rsidRPr="0087356D">
                <w:rPr>
                  <w:rFonts w:hint="eastAsia"/>
                </w:rPr>
                <w:t>status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52A32B" w14:textId="31A60E4F" w:rsidR="00EE60DF" w:rsidRPr="00FF7F50" w:rsidRDefault="00EE60DF" w:rsidP="00EE60DF">
            <w:pPr>
              <w:keepLines/>
              <w:jc w:val="center"/>
              <w:rPr>
                <w:ins w:id="1878" w:author="昱 张" w:date="2026-06-02T16:56:00Z" w16du:dateUtc="2026-06-02T08:56:00Z"/>
              </w:rPr>
            </w:pPr>
            <w:ins w:id="1879" w:author="昱 张" w:date="2026-06-02T16:59:00Z" w16du:dateUtc="2026-06-02T08:59:00Z">
              <w:r w:rsidRPr="0087356D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4A9DF6" w14:textId="04C955EA" w:rsidR="00EE60DF" w:rsidRPr="00FF7F50" w:rsidRDefault="00EE60DF" w:rsidP="00EE60DF">
            <w:pPr>
              <w:keepLines/>
              <w:widowControl/>
              <w:spacing w:before="100" w:beforeAutospacing="1" w:after="100" w:afterAutospacing="1"/>
              <w:jc w:val="left"/>
              <w:rPr>
                <w:ins w:id="1880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81" w:author="昱 张" w:date="2026-06-02T16:59:00Z" w16du:dateUtc="2026-06-02T08:59:00Z">
              <w:r w:rsidRPr="0087356D">
                <w:rPr>
                  <w:rFonts w:hint="eastAsia"/>
                </w:rPr>
                <w:t>虚拟机状态，启动成功后为</w:t>
              </w:r>
              <w:r w:rsidRPr="0087356D">
                <w:rPr>
                  <w:rFonts w:hint="eastAsia"/>
                </w:rPr>
                <w:t xml:space="preserve"> running</w:t>
              </w:r>
            </w:ins>
          </w:p>
        </w:tc>
      </w:tr>
      <w:tr w:rsidR="00EE60DF" w:rsidRPr="00FF7F50" w14:paraId="3A8586D3" w14:textId="77777777" w:rsidTr="00C37442">
        <w:trPr>
          <w:ins w:id="1882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8C44AD" w14:textId="29BA5654" w:rsidR="00EE60DF" w:rsidRPr="00FF7F50" w:rsidRDefault="00EE60DF" w:rsidP="00EE60DF">
            <w:pPr>
              <w:widowControl/>
              <w:spacing w:before="100" w:beforeAutospacing="1" w:after="100" w:afterAutospacing="1"/>
              <w:jc w:val="left"/>
              <w:rPr>
                <w:ins w:id="1883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84" w:author="昱 张" w:date="2026-06-02T16:59:00Z" w16du:dateUtc="2026-06-02T08:59:00Z">
              <w:r w:rsidRPr="0087356D">
                <w:rPr>
                  <w:rFonts w:hint="eastAsia"/>
                </w:rPr>
                <w:t>starting_at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3360E9" w14:textId="36178983" w:rsidR="00EE60DF" w:rsidRPr="00FF7F50" w:rsidRDefault="00EE60DF" w:rsidP="00EE60DF">
            <w:pPr>
              <w:keepLines/>
              <w:jc w:val="center"/>
              <w:rPr>
                <w:ins w:id="1885" w:author="昱 张" w:date="2026-06-02T16:56:00Z" w16du:dateUtc="2026-06-02T08:56:00Z"/>
              </w:rPr>
            </w:pPr>
            <w:ins w:id="1886" w:author="昱 张" w:date="2026-06-02T16:59:00Z" w16du:dateUtc="2026-06-02T08:59:00Z">
              <w:r w:rsidRPr="0087356D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19B018" w14:textId="004F0A2D" w:rsidR="00EE60DF" w:rsidRPr="00FF7F50" w:rsidRDefault="00EE60DF" w:rsidP="00EE60DF">
            <w:pPr>
              <w:keepLines/>
              <w:rPr>
                <w:ins w:id="1887" w:author="昱 张" w:date="2026-06-02T16:56:00Z" w16du:dateUtc="2026-06-02T08:56:00Z"/>
              </w:rPr>
            </w:pPr>
            <w:ins w:id="1888" w:author="昱 张" w:date="2026-06-02T16:59:00Z" w16du:dateUtc="2026-06-02T08:59:00Z">
              <w:r w:rsidRPr="0087356D">
                <w:rPr>
                  <w:rFonts w:hint="eastAsia"/>
                </w:rPr>
                <w:t>启动流程开始时间</w:t>
              </w:r>
            </w:ins>
          </w:p>
        </w:tc>
      </w:tr>
      <w:tr w:rsidR="00EE60DF" w:rsidRPr="00FF7F50" w14:paraId="1EA4CD3E" w14:textId="77777777" w:rsidTr="00C37442">
        <w:trPr>
          <w:ins w:id="1889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921B1B" w14:textId="5F685A5F" w:rsidR="00EE60DF" w:rsidRPr="00FF7F50" w:rsidRDefault="00EE60DF" w:rsidP="00EE60DF">
            <w:pPr>
              <w:widowControl/>
              <w:spacing w:before="100" w:beforeAutospacing="1" w:after="100" w:afterAutospacing="1"/>
              <w:jc w:val="left"/>
              <w:rPr>
                <w:ins w:id="1890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91" w:author="昱 张" w:date="2026-06-02T16:59:00Z" w16du:dateUtc="2026-06-02T08:59:00Z">
              <w:r w:rsidRPr="0087356D">
                <w:rPr>
                  <w:rFonts w:hint="eastAsia"/>
                </w:rPr>
                <w:t>qemu_pid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26951B" w14:textId="155356D1" w:rsidR="00EE60DF" w:rsidRPr="00FF7F50" w:rsidRDefault="00EE60DF" w:rsidP="00EE60DF">
            <w:pPr>
              <w:keepLines/>
              <w:jc w:val="center"/>
              <w:rPr>
                <w:ins w:id="1892" w:author="昱 张" w:date="2026-06-02T16:56:00Z" w16du:dateUtc="2026-06-02T08:56:00Z"/>
              </w:rPr>
            </w:pPr>
            <w:ins w:id="1893" w:author="昱 张" w:date="2026-06-02T16:59:00Z" w16du:dateUtc="2026-06-02T08:59:00Z">
              <w:r w:rsidRPr="0087356D">
                <w:rPr>
                  <w:rFonts w:hint="eastAsia"/>
                </w:rPr>
                <w:t>Integer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32EC6C" w14:textId="707CE6D5" w:rsidR="00EE60DF" w:rsidRPr="00FF7F50" w:rsidRDefault="00EE60DF" w:rsidP="00EE60DF">
            <w:pPr>
              <w:keepLines/>
              <w:widowControl/>
              <w:spacing w:before="100" w:beforeAutospacing="1" w:after="100" w:afterAutospacing="1"/>
              <w:jc w:val="left"/>
              <w:rPr>
                <w:ins w:id="1894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95" w:author="昱 张" w:date="2026-06-02T16:59:00Z" w16du:dateUtc="2026-06-02T08:59:00Z">
              <w:r w:rsidRPr="0087356D">
                <w:rPr>
                  <w:rFonts w:hint="eastAsia"/>
                </w:rPr>
                <w:t xml:space="preserve">QEMU </w:t>
              </w:r>
              <w:r w:rsidRPr="0087356D">
                <w:rPr>
                  <w:rFonts w:hint="eastAsia"/>
                </w:rPr>
                <w:t>进程</w:t>
              </w:r>
              <w:r w:rsidRPr="0087356D">
                <w:rPr>
                  <w:rFonts w:hint="eastAsia"/>
                </w:rPr>
                <w:t xml:space="preserve"> ID</w:t>
              </w:r>
            </w:ins>
          </w:p>
        </w:tc>
      </w:tr>
      <w:tr w:rsidR="00EE60DF" w:rsidRPr="00FF7F50" w14:paraId="367F8B6E" w14:textId="77777777" w:rsidTr="00C37442">
        <w:trPr>
          <w:ins w:id="1896" w:author="昱 张" w:date="2026-06-02T16:5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628D7B" w14:textId="42CE4D92" w:rsidR="00EE60DF" w:rsidRPr="00FF7F50" w:rsidRDefault="00EE60DF" w:rsidP="00EE60DF">
            <w:pPr>
              <w:widowControl/>
              <w:spacing w:before="100" w:beforeAutospacing="1" w:after="100" w:afterAutospacing="1"/>
              <w:jc w:val="left"/>
              <w:rPr>
                <w:ins w:id="1897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898" w:author="昱 张" w:date="2026-06-02T16:59:00Z" w16du:dateUtc="2026-06-02T08:59:00Z">
              <w:r w:rsidRPr="0087356D">
                <w:rPr>
                  <w:rFonts w:hint="eastAsia"/>
                </w:rPr>
                <w:t>launch_blob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DA65DF" w14:textId="55D6B4EB" w:rsidR="00EE60DF" w:rsidRPr="00FF7F50" w:rsidRDefault="00EE60DF" w:rsidP="00EE60DF">
            <w:pPr>
              <w:keepLines/>
              <w:jc w:val="center"/>
              <w:rPr>
                <w:ins w:id="1899" w:author="昱 张" w:date="2026-06-02T16:56:00Z" w16du:dateUtc="2026-06-02T08:56:00Z"/>
              </w:rPr>
            </w:pPr>
            <w:ins w:id="1900" w:author="昱 张" w:date="2026-06-02T16:59:00Z" w16du:dateUtc="2026-06-02T08:59:00Z">
              <w:r w:rsidRPr="0087356D">
                <w:rPr>
                  <w:rFonts w:hint="eastAsia"/>
                </w:rPr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831312" w14:textId="2D655E36" w:rsidR="00EE60DF" w:rsidRPr="00FF7F50" w:rsidRDefault="00EE60DF" w:rsidP="00EE60DF">
            <w:pPr>
              <w:keepLines/>
              <w:widowControl/>
              <w:spacing w:before="100" w:beforeAutospacing="1" w:after="100" w:afterAutospacing="1"/>
              <w:jc w:val="left"/>
              <w:rPr>
                <w:ins w:id="1901" w:author="昱 张" w:date="2026-06-02T16:56:00Z" w16du:dateUtc="2026-06-02T08:56:00Z"/>
                <w:rFonts w:ascii="宋体" w:hAnsi="宋体" w:cs="宋体" w:hint="eastAsia"/>
                <w:kern w:val="0"/>
                <w:szCs w:val="24"/>
              </w:rPr>
            </w:pPr>
            <w:ins w:id="1902" w:author="昱 张" w:date="2026-06-02T16:59:00Z" w16du:dateUtc="2026-06-02T08:59:00Z">
              <w:r w:rsidRPr="0087356D">
                <w:rPr>
                  <w:rFonts w:hint="eastAsia"/>
                </w:rPr>
                <w:t xml:space="preserve">CSV </w:t>
              </w:r>
              <w:r w:rsidRPr="0087356D">
                <w:rPr>
                  <w:rFonts w:hint="eastAsia"/>
                </w:rPr>
                <w:t>启动材料路径</w:t>
              </w:r>
            </w:ins>
          </w:p>
        </w:tc>
      </w:tr>
    </w:tbl>
    <w:p w14:paraId="5614D865" w14:textId="77777777" w:rsidR="00DE45C4" w:rsidRPr="00CE2BF8" w:rsidRDefault="00DE45C4" w:rsidP="00DE45C4">
      <w:pPr>
        <w:rPr>
          <w:ins w:id="1903" w:author="昱 张" w:date="2026-06-02T16:56:00Z" w16du:dateUtc="2026-06-02T08:56:00Z"/>
        </w:rPr>
      </w:pPr>
    </w:p>
    <w:p w14:paraId="78BE87EF" w14:textId="77777777" w:rsidR="00DE45C4" w:rsidRPr="00FF7F50" w:rsidRDefault="00DE45C4">
      <w:pPr>
        <w:keepNext/>
        <w:keepLines/>
        <w:numPr>
          <w:ilvl w:val="3"/>
          <w:numId w:val="8"/>
        </w:numPr>
        <w:spacing w:before="280" w:after="290" w:line="376" w:lineRule="auto"/>
        <w:outlineLvl w:val="3"/>
        <w:rPr>
          <w:ins w:id="1904" w:author="昱 张" w:date="2026-06-02T16:56:00Z" w16du:dateUtc="2026-06-02T08:56:00Z"/>
          <w:rFonts w:ascii="宋体" w:hAnsi="宋体" w:cs="宋体" w:hint="eastAsia"/>
          <w:b/>
          <w:bCs/>
          <w:sz w:val="28"/>
          <w:szCs w:val="28"/>
        </w:rPr>
        <w:pPrChange w:id="1905" w:author="昱 张" w:date="2026-07-02T22:19:00Z" w16du:dateUtc="2026-07-02T14:19:00Z">
          <w:pPr>
            <w:keepNext/>
            <w:keepLines/>
            <w:numPr>
              <w:ilvl w:val="3"/>
              <w:numId w:val="3"/>
            </w:numPr>
            <w:spacing w:before="280" w:after="290" w:line="376" w:lineRule="auto"/>
            <w:ind w:left="440" w:hanging="440"/>
            <w:outlineLvl w:val="3"/>
          </w:pPr>
        </w:pPrChange>
      </w:pPr>
      <w:ins w:id="1906" w:author="昱 张" w:date="2026-06-02T16:56:00Z" w16du:dateUtc="2026-06-02T08:56:00Z">
        <w:r w:rsidRPr="00FF7F50">
          <w:rPr>
            <w:rFonts w:ascii="宋体" w:hAnsi="宋体" w:cs="宋体"/>
            <w:b/>
            <w:bCs/>
            <w:sz w:val="28"/>
            <w:szCs w:val="28"/>
          </w:rPr>
          <w:t>示例</w:t>
        </w:r>
      </w:ins>
    </w:p>
    <w:p w14:paraId="60E085DB" w14:textId="6DE2C0EF" w:rsidR="001926B9" w:rsidRDefault="00DE45C4" w:rsidP="001926B9">
      <w:pPr>
        <w:rPr>
          <w:ins w:id="1907" w:author="昱 张" w:date="2026-06-02T17:00:00Z" w16du:dateUtc="2026-06-02T09:00:00Z"/>
        </w:rPr>
      </w:pPr>
      <w:ins w:id="1908" w:author="昱 张" w:date="2026-06-02T16:56:00Z" w16du:dateUtc="2026-06-02T08:56:00Z">
        <w:r w:rsidRPr="00FF7F50">
          <w:t>输入</w:t>
        </w:r>
        <w:r w:rsidRPr="00FF7F50">
          <w:rPr>
            <w:rFonts w:hint="eastAsia"/>
          </w:rPr>
          <w:t>：</w:t>
        </w:r>
      </w:ins>
    </w:p>
    <w:p w14:paraId="6C13F4EF" w14:textId="537046E8" w:rsidR="002D5123" w:rsidRDefault="002D5123" w:rsidP="002D5123">
      <w:pPr>
        <w:rPr>
          <w:ins w:id="1909" w:author="昱 张" w:date="2026-06-11T15:12:00Z" w16du:dateUtc="2026-06-11T07:12:00Z"/>
        </w:rPr>
      </w:pPr>
      <w:ins w:id="1910" w:author="昱 张" w:date="2026-06-11T15:12:00Z" w16du:dateUtc="2026-06-11T07:12:00Z">
        <w:r>
          <w:t>P0ST</w:t>
        </w:r>
      </w:ins>
      <w:ins w:id="1911" w:author="昱 张" w:date="2026-06-11T15:14:00Z" w16du:dateUtc="2026-06-11T07:14:00Z">
        <w:r>
          <w:rPr>
            <w:rFonts w:hint="eastAsia"/>
          </w:rPr>
          <w:t xml:space="preserve"> </w:t>
        </w:r>
      </w:ins>
      <w:ins w:id="1912" w:author="昱 张" w:date="2026-06-11T15:13:00Z" w16du:dateUtc="2026-06-11T07:13:00Z">
        <w:r>
          <w:rPr>
            <w:rFonts w:hint="eastAsia"/>
          </w:rPr>
          <w:t>htt</w:t>
        </w:r>
      </w:ins>
      <w:ins w:id="1913" w:author="昱 张" w:date="2026-06-11T15:12:00Z" w16du:dateUtc="2026-06-11T07:12:00Z">
        <w:r>
          <w:t>p://10.112.14.6:8000/api/v2/vms/bd64d88ac1b76288/start</w:t>
        </w:r>
      </w:ins>
    </w:p>
    <w:p w14:paraId="585F1BDA" w14:textId="65EED18C" w:rsidR="001926B9" w:rsidRDefault="002D5123" w:rsidP="002D5123">
      <w:pPr>
        <w:rPr>
          <w:ins w:id="1914" w:author="昱 张" w:date="2026-06-02T17:00:00Z" w16du:dateUtc="2026-06-02T09:00:00Z"/>
        </w:rPr>
      </w:pPr>
      <w:ins w:id="1915" w:author="昱 张" w:date="2026-06-11T15:12:00Z" w16du:dateUtc="2026-06-11T07:12:00Z">
        <w:r>
          <w:t>"Aut</w:t>
        </w:r>
      </w:ins>
      <w:ins w:id="1916" w:author="昱 张" w:date="2026-06-11T15:13:00Z" w16du:dateUtc="2026-06-11T07:13:00Z">
        <w:r>
          <w:rPr>
            <w:rFonts w:hint="eastAsia"/>
          </w:rPr>
          <w:t>horization</w:t>
        </w:r>
        <w:r>
          <w:rPr>
            <w:rFonts w:hint="eastAsia"/>
          </w:rPr>
          <w:t>：</w:t>
        </w:r>
        <w:r>
          <w:t>Bearer $TOKEN"</w:t>
        </w:r>
      </w:ins>
      <w:ins w:id="1917" w:author="昱 张" w:date="2026-06-11T15:14:00Z" w16du:dateUtc="2026-06-11T07:14:00Z">
        <w:r>
          <w:rPr>
            <w:rFonts w:hint="eastAsia"/>
          </w:rPr>
          <w:t xml:space="preserve"> | </w:t>
        </w:r>
        <w:r>
          <w:t>python3 -m json</w:t>
        </w:r>
        <w:r>
          <w:rPr>
            <w:rFonts w:hint="eastAsia"/>
          </w:rPr>
          <w:t>.tool</w:t>
        </w:r>
      </w:ins>
    </w:p>
    <w:p w14:paraId="7C12C250" w14:textId="77777777" w:rsidR="001926B9" w:rsidRPr="00FF7F50" w:rsidRDefault="001926B9" w:rsidP="001926B9">
      <w:pPr>
        <w:rPr>
          <w:ins w:id="1918" w:author="昱 张" w:date="2026-06-02T16:56:00Z" w16du:dateUtc="2026-06-02T08:56:00Z"/>
        </w:rPr>
      </w:pPr>
    </w:p>
    <w:p w14:paraId="717942E7" w14:textId="77777777" w:rsidR="00DE45C4" w:rsidRPr="00FF7F50" w:rsidRDefault="00DE45C4" w:rsidP="00DE45C4">
      <w:pPr>
        <w:rPr>
          <w:ins w:id="1919" w:author="昱 张" w:date="2026-06-02T16:56:00Z" w16du:dateUtc="2026-06-02T08:56:00Z"/>
        </w:rPr>
      </w:pPr>
      <w:ins w:id="1920" w:author="昱 张" w:date="2026-06-02T16:56:00Z" w16du:dateUtc="2026-06-02T08:56:00Z">
        <w:r w:rsidRPr="00FF7F50">
          <w:t>输出</w:t>
        </w:r>
        <w:r w:rsidRPr="00FF7F50">
          <w:rPr>
            <w:rFonts w:hint="eastAsia"/>
          </w:rPr>
          <w:t>：</w:t>
        </w:r>
      </w:ins>
    </w:p>
    <w:p w14:paraId="5408835D" w14:textId="77777777" w:rsidR="00DE45C4" w:rsidRDefault="00DE45C4" w:rsidP="00DE45C4">
      <w:pPr>
        <w:rPr>
          <w:ins w:id="1921" w:author="昱 张" w:date="2026-06-02T16:56:00Z" w16du:dateUtc="2026-06-02T08:56:00Z"/>
          <w:rFonts w:ascii="Menlo" w:eastAsiaTheme="minorEastAsia" w:hAnsi="Menlo" w:cs="Menlo"/>
          <w:color w:val="333333"/>
          <w:kern w:val="0"/>
          <w:sz w:val="21"/>
          <w:szCs w:val="16"/>
          <w:shd w:val="clear" w:color="auto" w:fill="FFFFFF"/>
        </w:rPr>
      </w:pPr>
    </w:p>
    <w:p w14:paraId="65A472E8" w14:textId="4509A691" w:rsidR="00DE45C4" w:rsidRDefault="00B74994" w:rsidP="00DE45C4">
      <w:pPr>
        <w:rPr>
          <w:ins w:id="1922" w:author="昱 张" w:date="2026-06-02T16:56:00Z" w16du:dateUtc="2026-06-02T08:56:00Z"/>
          <w:rFonts w:eastAsiaTheme="minorEastAsia"/>
        </w:rPr>
      </w:pPr>
      <w:ins w:id="1923" w:author="昱 张" w:date="2026-06-02T17:00:00Z" w16du:dateUtc="2026-06-02T09:00:00Z">
        <w:r>
          <w:rPr>
            <w:rFonts w:eastAsiaTheme="minorEastAsia" w:hint="eastAsia"/>
          </w:rPr>
          <w:t>启动</w:t>
        </w:r>
      </w:ins>
      <w:ins w:id="1924" w:author="昱 张" w:date="2026-06-02T16:56:00Z" w16du:dateUtc="2026-06-02T08:56:00Z">
        <w:r w:rsidR="00DE45C4">
          <w:rPr>
            <w:rFonts w:eastAsiaTheme="minorEastAsia" w:hint="eastAsia"/>
          </w:rPr>
          <w:t>成功：</w:t>
        </w:r>
      </w:ins>
    </w:p>
    <w:p w14:paraId="3455D7AC" w14:textId="77777777" w:rsidR="000E7DEE" w:rsidRPr="000E7DEE" w:rsidRDefault="000E7DEE" w:rsidP="000E7DEE">
      <w:pPr>
        <w:rPr>
          <w:ins w:id="1925" w:author="昱 张" w:date="2026-06-02T17:00:00Z" w16du:dateUtc="2026-06-02T09:00:00Z"/>
          <w:rFonts w:eastAsiaTheme="minorEastAsia"/>
        </w:rPr>
      </w:pPr>
      <w:ins w:id="1926" w:author="昱 张" w:date="2026-06-02T17:00:00Z" w16du:dateUtc="2026-06-02T09:00:00Z">
        <w:r w:rsidRPr="000E7DEE">
          <w:rPr>
            <w:rFonts w:eastAsiaTheme="minorEastAsia"/>
          </w:rPr>
          <w:t>{</w:t>
        </w:r>
      </w:ins>
    </w:p>
    <w:p w14:paraId="123494ED" w14:textId="77777777" w:rsidR="00984A0C" w:rsidRDefault="00984A0C" w:rsidP="00984A0C">
      <w:pPr>
        <w:ind w:firstLineChars="200" w:firstLine="480"/>
        <w:rPr>
          <w:ins w:id="1927" w:author="昱 张" w:date="2026-06-11T15:15:00Z" w16du:dateUtc="2026-06-11T07:15:00Z"/>
          <w:rFonts w:eastAsiaTheme="minorEastAsia"/>
        </w:rPr>
      </w:pPr>
      <w:ins w:id="1928" w:author="昱 张" w:date="2026-06-11T15:14:00Z" w16du:dateUtc="2026-06-11T07:14:00Z">
        <w:r w:rsidRPr="00984A0C">
          <w:rPr>
            <w:rFonts w:eastAsiaTheme="minorEastAsia"/>
          </w:rPr>
          <w:t>"success":true,</w:t>
        </w:r>
      </w:ins>
    </w:p>
    <w:p w14:paraId="39E0A846" w14:textId="2C77FD13" w:rsidR="00984A0C" w:rsidRPr="00984A0C" w:rsidRDefault="00984A0C">
      <w:pPr>
        <w:ind w:firstLineChars="200" w:firstLine="480"/>
        <w:rPr>
          <w:ins w:id="1929" w:author="昱 张" w:date="2026-06-11T15:14:00Z" w16du:dateUtc="2026-06-11T07:14:00Z"/>
          <w:rFonts w:eastAsiaTheme="minorEastAsia"/>
        </w:rPr>
        <w:pPrChange w:id="1930" w:author="昱 张" w:date="2026-06-11T15:14:00Z" w16du:dateUtc="2026-06-11T07:14:00Z">
          <w:pPr/>
        </w:pPrChange>
      </w:pPr>
      <w:ins w:id="1931" w:author="昱 张" w:date="2026-06-11T15:14:00Z" w16du:dateUtc="2026-06-11T07:14:00Z">
        <w:r w:rsidRPr="00984A0C">
          <w:rPr>
            <w:rFonts w:eastAsiaTheme="minorEastAsia"/>
          </w:rPr>
          <w:t>"vmId":"bd64d88ac1b76288"</w:t>
        </w:r>
      </w:ins>
    </w:p>
    <w:p w14:paraId="7AA44CC2" w14:textId="77777777" w:rsidR="00984A0C" w:rsidRPr="00984A0C" w:rsidRDefault="00984A0C">
      <w:pPr>
        <w:ind w:firstLineChars="200" w:firstLine="480"/>
        <w:rPr>
          <w:ins w:id="1932" w:author="昱 张" w:date="2026-06-11T15:14:00Z" w16du:dateUtc="2026-06-11T07:14:00Z"/>
          <w:rFonts w:eastAsiaTheme="minorEastAsia"/>
        </w:rPr>
        <w:pPrChange w:id="1933" w:author="昱 张" w:date="2026-06-11T15:15:00Z" w16du:dateUtc="2026-06-11T07:15:00Z">
          <w:pPr/>
        </w:pPrChange>
      </w:pPr>
      <w:ins w:id="1934" w:author="昱 张" w:date="2026-06-11T15:14:00Z" w16du:dateUtc="2026-06-11T07:14:00Z">
        <w:r w:rsidRPr="00984A0C">
          <w:rPr>
            <w:rFonts w:eastAsiaTheme="minorEastAsia"/>
          </w:rPr>
          <w:t>"status":"running"</w:t>
        </w:r>
      </w:ins>
    </w:p>
    <w:p w14:paraId="0C21ABAF" w14:textId="77777777" w:rsidR="00984A0C" w:rsidRPr="00984A0C" w:rsidRDefault="00984A0C">
      <w:pPr>
        <w:ind w:firstLineChars="200" w:firstLine="480"/>
        <w:rPr>
          <w:ins w:id="1935" w:author="昱 张" w:date="2026-06-11T15:14:00Z" w16du:dateUtc="2026-06-11T07:14:00Z"/>
          <w:rFonts w:eastAsiaTheme="minorEastAsia"/>
        </w:rPr>
        <w:pPrChange w:id="1936" w:author="昱 张" w:date="2026-06-11T15:15:00Z" w16du:dateUtc="2026-06-11T07:15:00Z">
          <w:pPr/>
        </w:pPrChange>
      </w:pPr>
      <w:ins w:id="1937" w:author="昱 张" w:date="2026-06-11T15:14:00Z" w16du:dateUtc="2026-06-11T07:14:00Z">
        <w:r w:rsidRPr="00984A0C">
          <w:rPr>
            <w:rFonts w:eastAsiaTheme="minorEastAsia"/>
          </w:rPr>
          <w:t>"cpu":8,</w:t>
        </w:r>
      </w:ins>
    </w:p>
    <w:p w14:paraId="02C42023" w14:textId="7099E5BD" w:rsidR="00984A0C" w:rsidRDefault="00984A0C">
      <w:pPr>
        <w:ind w:firstLineChars="200" w:firstLine="480"/>
        <w:rPr>
          <w:ins w:id="1938" w:author="昱 张" w:date="2026-07-03T00:35:00Z" w16du:dateUtc="2026-07-02T16:35:00Z"/>
          <w:rFonts w:eastAsiaTheme="minorEastAsia"/>
        </w:rPr>
      </w:pPr>
      <w:ins w:id="1939" w:author="昱 张" w:date="2026-06-11T15:15:00Z" w16du:dateUtc="2026-06-11T07:15:00Z">
        <w:r w:rsidRPr="00984A0C">
          <w:rPr>
            <w:rFonts w:eastAsiaTheme="minorEastAsia"/>
          </w:rPr>
          <w:t>"</w:t>
        </w:r>
      </w:ins>
      <w:ins w:id="1940" w:author="昱 张" w:date="2026-06-11T15:14:00Z" w16du:dateUtc="2026-06-11T07:14:00Z">
        <w:r w:rsidRPr="00984A0C">
          <w:rPr>
            <w:rFonts w:eastAsiaTheme="minorEastAsia" w:hint="eastAsia"/>
          </w:rPr>
          <w:t>memoryMb":4096</w:t>
        </w:r>
        <w:r w:rsidRPr="00984A0C">
          <w:rPr>
            <w:rFonts w:eastAsiaTheme="minorEastAsia" w:hint="eastAsia"/>
          </w:rPr>
          <w:t>，</w:t>
        </w:r>
      </w:ins>
    </w:p>
    <w:p w14:paraId="6AFD4611" w14:textId="78909931" w:rsidR="0090031D" w:rsidRPr="00984A0C" w:rsidRDefault="0090031D">
      <w:pPr>
        <w:ind w:firstLineChars="200" w:firstLine="480"/>
        <w:rPr>
          <w:ins w:id="1941" w:author="昱 张" w:date="2026-06-11T15:14:00Z" w16du:dateUtc="2026-06-11T07:14:00Z"/>
          <w:rFonts w:eastAsiaTheme="minorEastAsia"/>
        </w:rPr>
        <w:pPrChange w:id="1942" w:author="昱 张" w:date="2026-06-11T15:15:00Z" w16du:dateUtc="2026-06-11T07:15:00Z">
          <w:pPr/>
        </w:pPrChange>
      </w:pPr>
      <w:ins w:id="1943" w:author="昱 张" w:date="2026-07-03T00:35:00Z" w16du:dateUtc="2026-07-02T16:35:00Z">
        <w:r w:rsidRPr="0090031D">
          <w:rPr>
            <w:rFonts w:eastAsiaTheme="minorEastAsia"/>
          </w:rPr>
          <w:t>"vtkm_vid": 1</w:t>
        </w:r>
      </w:ins>
    </w:p>
    <w:p w14:paraId="16A8C430" w14:textId="77777777" w:rsidR="00984A0C" w:rsidRDefault="00984A0C" w:rsidP="00984A0C">
      <w:pPr>
        <w:ind w:firstLineChars="200" w:firstLine="480"/>
        <w:rPr>
          <w:ins w:id="1944" w:author="昱 张" w:date="2026-06-11T15:15:00Z" w16du:dateUtc="2026-06-11T07:15:00Z"/>
          <w:rFonts w:eastAsiaTheme="minorEastAsia"/>
        </w:rPr>
      </w:pPr>
      <w:ins w:id="1945" w:author="昱 张" w:date="2026-06-11T15:15:00Z" w16du:dateUtc="2026-06-11T07:15:00Z">
        <w:r w:rsidRPr="00984A0C">
          <w:rPr>
            <w:rFonts w:eastAsiaTheme="minorEastAsia"/>
          </w:rPr>
          <w:t>"</w:t>
        </w:r>
      </w:ins>
      <w:ins w:id="1946" w:author="昱 张" w:date="2026-06-11T15:14:00Z" w16du:dateUtc="2026-06-11T07:14:00Z">
        <w:r w:rsidRPr="00984A0C">
          <w:rPr>
            <w:rFonts w:eastAsiaTheme="minorEastAsia"/>
          </w:rPr>
          <w:t>message":"VM startedsuccessfully"</w:t>
        </w:r>
      </w:ins>
    </w:p>
    <w:p w14:paraId="092B3EC7" w14:textId="02266978" w:rsidR="00DE45C4" w:rsidRDefault="000E7DEE">
      <w:pPr>
        <w:rPr>
          <w:ins w:id="1947" w:author="昱 张" w:date="2026-06-02T16:56:00Z" w16du:dateUtc="2026-06-02T08:56:00Z"/>
          <w:rFonts w:eastAsiaTheme="minorEastAsia"/>
        </w:rPr>
      </w:pPr>
      <w:ins w:id="1948" w:author="昱 张" w:date="2026-06-02T17:00:00Z" w16du:dateUtc="2026-06-02T09:00:00Z">
        <w:r w:rsidRPr="000E7DEE">
          <w:rPr>
            <w:rFonts w:eastAsiaTheme="minorEastAsia"/>
          </w:rPr>
          <w:t>}</w:t>
        </w:r>
      </w:ins>
    </w:p>
    <w:p w14:paraId="5B140EC4" w14:textId="036ED5B4" w:rsidR="00DE45C4" w:rsidRDefault="00B74994" w:rsidP="00DE45C4">
      <w:pPr>
        <w:rPr>
          <w:ins w:id="1949" w:author="昱 张" w:date="2026-06-11T15:15:00Z" w16du:dateUtc="2026-06-11T07:15:00Z"/>
          <w:rFonts w:eastAsiaTheme="minorEastAsia"/>
        </w:rPr>
      </w:pPr>
      <w:ins w:id="1950" w:author="昱 张" w:date="2026-06-02T17:00:00Z" w16du:dateUtc="2026-06-02T09:00:00Z">
        <w:r>
          <w:rPr>
            <w:rFonts w:eastAsiaTheme="minorEastAsia" w:hint="eastAsia"/>
          </w:rPr>
          <w:t>启动</w:t>
        </w:r>
      </w:ins>
      <w:ins w:id="1951" w:author="昱 张" w:date="2026-06-02T16:56:00Z" w16du:dateUtc="2026-06-02T08:56:00Z">
        <w:r w:rsidR="00DE45C4">
          <w:rPr>
            <w:rFonts w:eastAsiaTheme="minorEastAsia" w:hint="eastAsia"/>
          </w:rPr>
          <w:t>失败：</w:t>
        </w:r>
      </w:ins>
    </w:p>
    <w:p w14:paraId="06365720" w14:textId="77777777" w:rsidR="00984A0C" w:rsidRDefault="00984A0C" w:rsidP="00DE45C4">
      <w:pPr>
        <w:rPr>
          <w:ins w:id="1952" w:author="昱 张" w:date="2026-06-02T16:56:00Z" w16du:dateUtc="2026-06-02T08:56:00Z"/>
          <w:rFonts w:eastAsiaTheme="minorEastAsia"/>
        </w:rPr>
      </w:pPr>
    </w:p>
    <w:p w14:paraId="0AD5C6E6" w14:textId="77777777" w:rsidR="003B0AC7" w:rsidRPr="003B0AC7" w:rsidRDefault="003B0AC7" w:rsidP="003B0AC7">
      <w:pPr>
        <w:rPr>
          <w:ins w:id="1953" w:author="昱 张" w:date="2026-06-02T17:01:00Z" w16du:dateUtc="2026-06-02T09:01:00Z"/>
          <w:rFonts w:eastAsiaTheme="minorEastAsia"/>
        </w:rPr>
      </w:pPr>
      <w:ins w:id="1954" w:author="昱 张" w:date="2026-06-02T17:01:00Z" w16du:dateUtc="2026-06-02T09:01:00Z">
        <w:r w:rsidRPr="003B0AC7">
          <w:rPr>
            <w:rFonts w:eastAsiaTheme="minorEastAsia"/>
          </w:rPr>
          <w:t>{</w:t>
        </w:r>
      </w:ins>
    </w:p>
    <w:p w14:paraId="463C1C8D" w14:textId="77777777" w:rsidR="003B0AC7" w:rsidRPr="003B0AC7" w:rsidRDefault="003B0AC7" w:rsidP="003B0AC7">
      <w:pPr>
        <w:rPr>
          <w:ins w:id="1955" w:author="昱 张" w:date="2026-06-02T17:01:00Z" w16du:dateUtc="2026-06-02T09:01:00Z"/>
          <w:rFonts w:eastAsiaTheme="minorEastAsia"/>
        </w:rPr>
      </w:pPr>
      <w:ins w:id="1956" w:author="昱 张" w:date="2026-06-02T17:01:00Z" w16du:dateUtc="2026-06-02T09:01:00Z">
        <w:r w:rsidRPr="003B0AC7">
          <w:rPr>
            <w:rFonts w:eastAsiaTheme="minorEastAsia"/>
          </w:rPr>
          <w:t xml:space="preserve">  "success": false,</w:t>
        </w:r>
      </w:ins>
    </w:p>
    <w:p w14:paraId="0B203381" w14:textId="77777777" w:rsidR="003B0AC7" w:rsidRPr="003B0AC7" w:rsidRDefault="003B0AC7" w:rsidP="003B0AC7">
      <w:pPr>
        <w:rPr>
          <w:ins w:id="1957" w:author="昱 张" w:date="2026-06-02T17:01:00Z" w16du:dateUtc="2026-06-02T09:01:00Z"/>
          <w:rFonts w:eastAsiaTheme="minorEastAsia"/>
        </w:rPr>
      </w:pPr>
      <w:ins w:id="1958" w:author="昱 张" w:date="2026-06-02T17:01:00Z" w16du:dateUtc="2026-06-02T09:01:00Z">
        <w:r w:rsidRPr="003B0AC7">
          <w:rPr>
            <w:rFonts w:eastAsiaTheme="minorEastAsia"/>
          </w:rPr>
          <w:t xml:space="preserve">  "error": "VM_NOT_FOUND",</w:t>
        </w:r>
      </w:ins>
    </w:p>
    <w:p w14:paraId="6D648D04" w14:textId="7CB7B8B3" w:rsidR="003B0AC7" w:rsidRPr="003B0AC7" w:rsidRDefault="003B0AC7" w:rsidP="003B0AC7">
      <w:pPr>
        <w:rPr>
          <w:ins w:id="1959" w:author="昱 张" w:date="2026-06-02T17:01:00Z" w16du:dateUtc="2026-06-02T09:01:00Z"/>
          <w:rFonts w:eastAsiaTheme="minorEastAsia"/>
        </w:rPr>
      </w:pPr>
      <w:ins w:id="1960" w:author="昱 张" w:date="2026-06-02T17:01:00Z" w16du:dateUtc="2026-06-02T09:01:00Z">
        <w:r w:rsidRPr="003B0AC7">
          <w:rPr>
            <w:rFonts w:eastAsiaTheme="minorEastAsia"/>
          </w:rPr>
          <w:t xml:space="preserve">  "message": "</w:t>
        </w:r>
      </w:ins>
      <w:ins w:id="1961" w:author="昱 张" w:date="2026-06-11T15:15:00Z" w16du:dateUtc="2026-06-11T07:15:00Z">
        <w:r w:rsidR="00984A0C" w:rsidRPr="00984A0C">
          <w:rPr>
            <w:rFonts w:eastAsiaTheme="minorEastAsia"/>
          </w:rPr>
          <w:t xml:space="preserve"> bd64d88ac1b76288</w:t>
        </w:r>
      </w:ins>
      <w:ins w:id="1962" w:author="昱 张" w:date="2026-06-02T17:01:00Z" w16du:dateUtc="2026-06-02T09:01:00Z">
        <w:r w:rsidRPr="003B0AC7">
          <w:rPr>
            <w:rFonts w:eastAsiaTheme="minorEastAsia"/>
          </w:rPr>
          <w:t xml:space="preserve"> does not exist"</w:t>
        </w:r>
      </w:ins>
    </w:p>
    <w:p w14:paraId="252399B9" w14:textId="1721A9F8" w:rsidR="001E34BE" w:rsidRPr="005E68C5" w:rsidRDefault="003B0AC7">
      <w:pPr>
        <w:rPr>
          <w:ins w:id="1963" w:author="昱 张" w:date="2026-06-02T17:01:00Z" w16du:dateUtc="2026-06-02T09:01:00Z"/>
          <w:rFonts w:hint="eastAsia"/>
          <w:rPrChange w:id="1964" w:author="昱 张" w:date="2026-07-02T22:36:00Z" w16du:dateUtc="2026-07-02T14:36:00Z">
            <w:rPr>
              <w:ins w:id="1965" w:author="昱 张" w:date="2026-06-02T17:01:00Z" w16du:dateUtc="2026-06-02T09:01:00Z"/>
              <w:rFonts w:asciiTheme="majorHAnsi" w:eastAsiaTheme="majorEastAsia" w:hAnsiTheme="majorHAnsi" w:cstheme="majorBidi" w:hint="eastAsia"/>
              <w:b/>
              <w:bCs/>
              <w:sz w:val="32"/>
              <w:szCs w:val="32"/>
            </w:rPr>
          </w:rPrChange>
        </w:rPr>
        <w:pPrChange w:id="1966" w:author="昱 张" w:date="2026-07-02T22:36:00Z" w16du:dateUtc="2026-07-02T14:36:00Z">
          <w:pPr>
            <w:widowControl/>
            <w:jc w:val="left"/>
          </w:pPr>
        </w:pPrChange>
      </w:pPr>
      <w:ins w:id="1967" w:author="昱 张" w:date="2026-06-02T17:01:00Z" w16du:dateUtc="2026-06-02T09:01:00Z">
        <w:r w:rsidRPr="003B0AC7">
          <w:rPr>
            <w:rFonts w:eastAsiaTheme="minorEastAsia"/>
          </w:rPr>
          <w:t>}</w:t>
        </w:r>
      </w:ins>
    </w:p>
    <w:p w14:paraId="3369507F" w14:textId="45A2B2B2" w:rsidR="00E663A7" w:rsidRPr="00E663A7" w:rsidDel="00E663A7" w:rsidRDefault="00000000">
      <w:pPr>
        <w:pStyle w:val="2"/>
        <w:keepNext w:val="0"/>
        <w:keepLines w:val="0"/>
        <w:widowControl/>
        <w:numPr>
          <w:ilvl w:val="0"/>
          <w:numId w:val="0"/>
        </w:numPr>
        <w:rPr>
          <w:ins w:id="1968" w:author="Lucien" w:date="2026-05-06T13:08:00Z"/>
          <w:del w:id="1969" w:author="昱 张" w:date="2026-06-02T16:26:00Z" w16du:dateUtc="2026-06-02T08:26:00Z"/>
          <w:rFonts w:hint="eastAsia"/>
        </w:rPr>
        <w:pPrChange w:id="1970" w:author="昱 张" w:date="2026-06-02T16:26:00Z" w16du:dateUtc="2026-06-02T08:26:00Z">
          <w:pPr>
            <w:pStyle w:val="2"/>
            <w:keepNext w:val="0"/>
            <w:keepLines w:val="0"/>
            <w:widowControl/>
          </w:pPr>
        </w:pPrChange>
      </w:pPr>
      <w:ins w:id="1971" w:author="Lucien" w:date="2026-05-06T13:08:00Z">
        <w:del w:id="1972" w:author="昱 张" w:date="2026-07-03T10:02:00Z" w16du:dateUtc="2026-07-03T02:02:00Z">
          <w:r w:rsidDel="005F5109">
            <w:rPr>
              <w:rFonts w:hint="eastAsia"/>
            </w:rPr>
            <w:lastRenderedPageBreak/>
            <w:delText>密钥</w:delText>
          </w:r>
        </w:del>
        <w:del w:id="1973" w:author="昱 张" w:date="2026-06-02T16:26:00Z" w16du:dateUtc="2026-06-02T08:26:00Z">
          <w:r w:rsidDel="00E663A7">
            <w:rPr>
              <w:rFonts w:hint="eastAsia"/>
            </w:rPr>
            <w:delText>管理</w:delText>
          </w:r>
        </w:del>
      </w:ins>
      <w:bookmarkStart w:id="1974" w:name="_Toc233968681"/>
      <w:ins w:id="1975" w:author="昱 张" w:date="2026-07-03T10:02:00Z" w16du:dateUtc="2026-07-03T02:02:00Z">
        <w:r w:rsidR="005F5109">
          <w:rPr>
            <w:rFonts w:hint="eastAsia"/>
          </w:rPr>
          <w:t>密钥</w:t>
        </w:r>
      </w:ins>
      <w:ins w:id="1976" w:author="昱 张" w:date="2026-07-03T10:07:00Z" w16du:dateUtc="2026-07-03T02:07:00Z">
        <w:r w:rsidR="00F46658">
          <w:rPr>
            <w:rFonts w:hint="eastAsia"/>
          </w:rPr>
          <w:t>获取</w:t>
        </w:r>
      </w:ins>
      <w:bookmarkEnd w:id="1974"/>
    </w:p>
    <w:p w14:paraId="1938DFFE" w14:textId="77777777" w:rsidR="00F46436" w:rsidRPr="00E663A7" w:rsidDel="00E663A7" w:rsidRDefault="00000000">
      <w:pPr>
        <w:pStyle w:val="2"/>
        <w:keepNext w:val="0"/>
        <w:keepLines w:val="0"/>
        <w:widowControl/>
        <w:rPr>
          <w:del w:id="1977" w:author="Lucien" w:date="2026-05-06T13:08:00Z"/>
          <w:rFonts w:ascii="宋体" w:hAnsi="宋体"/>
          <w:rPrChange w:id="1978" w:author="昱 张" w:date="2026-06-02T16:26:00Z" w16du:dateUtc="2026-06-02T08:26:00Z">
            <w:rPr>
              <w:del w:id="1979" w:author="Lucien" w:date="2026-05-06T13:08:00Z"/>
            </w:rPr>
          </w:rPrChange>
        </w:rPr>
        <w:pPrChange w:id="1980" w:author="昱 张" w:date="2026-06-02T16:26:00Z" w16du:dateUtc="2026-06-02T08:26:00Z">
          <w:pPr>
            <w:pStyle w:val="3"/>
            <w:numPr>
              <w:numId w:val="3"/>
            </w:numPr>
            <w:spacing w:before="288" w:after="192"/>
          </w:pPr>
        </w:pPrChange>
      </w:pPr>
      <w:del w:id="1981" w:author="Lucien" w:date="2026-05-06T13:08:00Z">
        <w:r w:rsidRPr="00E663A7">
          <w:rPr>
            <w:rFonts w:ascii="宋体" w:hAnsi="宋体" w:hint="eastAsia"/>
            <w:b w:val="0"/>
            <w:bCs w:val="0"/>
            <w:rPrChange w:id="1982" w:author="昱 张" w:date="2026-06-02T16:26:00Z" w16du:dateUtc="2026-06-02T08:26:00Z">
              <w:rPr>
                <w:rFonts w:hint="eastAsia"/>
                <w:b w:val="0"/>
                <w:bCs w:val="0"/>
              </w:rPr>
            </w:rPrChange>
          </w:rPr>
          <w:delText>任务管理</w:delText>
        </w:r>
        <w:bookmarkStart w:id="1983" w:name="_Toc231312222"/>
        <w:bookmarkStart w:id="1984" w:name="_Toc233968682"/>
        <w:bookmarkEnd w:id="1465"/>
        <w:bookmarkEnd w:id="1983"/>
        <w:bookmarkEnd w:id="1984"/>
      </w:del>
    </w:p>
    <w:p w14:paraId="1475E3B5" w14:textId="77777777" w:rsidR="00E663A7" w:rsidRPr="00E663A7" w:rsidRDefault="00E663A7">
      <w:pPr>
        <w:pStyle w:val="2"/>
        <w:keepNext w:val="0"/>
        <w:keepLines w:val="0"/>
        <w:widowControl/>
        <w:rPr>
          <w:ins w:id="1985" w:author="昱 张" w:date="2026-06-02T16:26:00Z" w16du:dateUtc="2026-06-02T08:26:00Z"/>
          <w:rFonts w:hint="eastAsia"/>
          <w:rPrChange w:id="1986" w:author="昱 张" w:date="2026-06-02T16:26:00Z" w16du:dateUtc="2026-06-02T08:26:00Z">
            <w:rPr>
              <w:ins w:id="1987" w:author="昱 张" w:date="2026-06-02T16:26:00Z" w16du:dateUtc="2026-06-02T08:26:00Z"/>
              <w:rFonts w:ascii="宋体" w:eastAsia="宋体" w:hAnsi="宋体" w:hint="eastAsia"/>
            </w:rPr>
          </w:rPrChange>
        </w:rPr>
        <w:pPrChange w:id="1988" w:author="昱 张" w:date="2026-06-02T16:26:00Z" w16du:dateUtc="2026-06-02T08:26:00Z">
          <w:pPr>
            <w:pStyle w:val="aff1"/>
            <w:numPr>
              <w:numId w:val="3"/>
            </w:numPr>
          </w:pPr>
        </w:pPrChange>
      </w:pPr>
      <w:bookmarkStart w:id="1989" w:name="_Toc233968683"/>
      <w:bookmarkEnd w:id="1989"/>
    </w:p>
    <w:p w14:paraId="6A009007" w14:textId="3FD602A5" w:rsidR="005F5109" w:rsidRPr="005F5109" w:rsidRDefault="005F5109" w:rsidP="005F5109">
      <w:pPr>
        <w:pStyle w:val="3"/>
        <w:spacing w:before="288" w:after="192"/>
        <w:rPr>
          <w:ins w:id="1990" w:author="昱 张" w:date="2026-07-03T10:03:00Z" w16du:dateUtc="2026-07-03T02:03:00Z"/>
          <w:rFonts w:hint="eastAsia"/>
          <w:color w:val="000000"/>
          <w:kern w:val="0"/>
          <w:sz w:val="28"/>
          <w:szCs w:val="28"/>
          <w:lang w:bidi="ar"/>
          <w:rPrChange w:id="1991" w:author="昱 张" w:date="2026-07-03T10:04:00Z" w16du:dateUtc="2026-07-03T02:04:00Z">
            <w:rPr>
              <w:ins w:id="1992" w:author="昱 张" w:date="2026-07-03T10:03:00Z" w16du:dateUtc="2026-07-03T02:03:00Z"/>
              <w:rFonts w:ascii="宋体" w:hAnsi="宋体" w:cs="宋体" w:hint="eastAsia"/>
              <w:color w:val="000000"/>
              <w:kern w:val="0"/>
              <w:sz w:val="28"/>
              <w:szCs w:val="28"/>
              <w:lang w:bidi="ar"/>
            </w:rPr>
          </w:rPrChange>
        </w:rPr>
      </w:pPr>
      <w:bookmarkStart w:id="1993" w:name="Shou_Dong_Zhi_Xing_Ren_Wu__Start"/>
      <w:bookmarkStart w:id="1994" w:name="_Tocfuhhdr"/>
      <w:ins w:id="1995" w:author="昱 张" w:date="2026-07-03T10:03:00Z" w16du:dateUtc="2026-07-03T02:03:00Z">
        <w:r w:rsidRPr="005F5109">
          <w:rPr>
            <w:rFonts w:hint="eastAsia"/>
            <w:color w:val="000000"/>
            <w:kern w:val="0"/>
            <w:sz w:val="28"/>
            <w:szCs w:val="28"/>
            <w:lang w:bidi="ar"/>
            <w:rPrChange w:id="1996" w:author="昱 张" w:date="2026-07-03T10:04:00Z" w16du:dateUtc="2026-07-03T02:04:00Z"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</w:rPrChange>
          </w:rPr>
          <w:t xml:space="preserve"> </w:t>
        </w:r>
        <w:bookmarkStart w:id="1997" w:name="_Toc233968684"/>
        <w:r w:rsidRPr="005F5109">
          <w:rPr>
            <w:rFonts w:hint="eastAsia"/>
            <w:color w:val="000000"/>
            <w:kern w:val="0"/>
            <w:sz w:val="28"/>
            <w:szCs w:val="28"/>
            <w:lang w:bidi="ar"/>
            <w:rPrChange w:id="1998" w:author="昱 张" w:date="2026-07-03T10:04:00Z" w16du:dateUtc="2026-07-03T02:04:00Z"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</w:rPrChange>
          </w:rPr>
          <w:t>接口说明</w:t>
        </w:r>
        <w:bookmarkEnd w:id="1997"/>
      </w:ins>
    </w:p>
    <w:p w14:paraId="271E0462" w14:textId="4D5CADD2" w:rsidR="005F5109" w:rsidRPr="005F5109" w:rsidDel="005F5109" w:rsidRDefault="00000000">
      <w:pPr>
        <w:pStyle w:val="3"/>
        <w:spacing w:before="288" w:after="192"/>
        <w:rPr>
          <w:del w:id="1999" w:author="昱 张" w:date="2026-07-03T10:03:00Z" w16du:dateUtc="2026-07-03T02:03:00Z"/>
          <w:b w:val="0"/>
          <w:bCs w:val="0"/>
          <w:color w:val="000000"/>
          <w:kern w:val="0"/>
          <w:sz w:val="28"/>
          <w:szCs w:val="28"/>
          <w:lang w:bidi="ar"/>
          <w:rPrChange w:id="2000" w:author="昱 张" w:date="2026-07-03T10:04:00Z" w16du:dateUtc="2026-07-03T02:04:00Z">
            <w:rPr>
              <w:del w:id="2001" w:author="昱 张" w:date="2026-07-03T10:03:00Z" w16du:dateUtc="2026-07-03T02:03:00Z"/>
              <w:sz w:val="30"/>
            </w:rPr>
          </w:rPrChange>
        </w:rPr>
        <w:pPrChange w:id="2002" w:author="昱 张" w:date="2026-07-03T10:03:00Z" w16du:dateUtc="2026-07-03T02:03:00Z">
          <w:pPr>
            <w:pStyle w:val="3"/>
            <w:numPr>
              <w:numId w:val="3"/>
            </w:numPr>
            <w:spacing w:before="288" w:after="192"/>
          </w:pPr>
        </w:pPrChange>
      </w:pPr>
      <w:ins w:id="2003" w:author="Lucien" w:date="2026-05-06T13:09:00Z">
        <w:del w:id="2004" w:author="昱 张" w:date="2026-07-03T10:02:00Z" w16du:dateUtc="2026-07-03T02:02:00Z">
          <w:r w:rsidRPr="005F5109" w:rsidDel="005F5109">
            <w:rPr>
              <w:rFonts w:hint="eastAsia"/>
              <w:b w:val="0"/>
              <w:bCs w:val="0"/>
              <w:color w:val="000000"/>
              <w:kern w:val="0"/>
              <w:sz w:val="28"/>
              <w:szCs w:val="28"/>
              <w:lang w:bidi="ar"/>
              <w:rPrChange w:id="2005" w:author="昱 张" w:date="2026-07-03T10:04:00Z" w16du:dateUtc="2026-07-03T02:04:00Z">
                <w:rPr>
                  <w:rFonts w:ascii="宋体" w:hAnsi="宋体" w:cs="宋体" w:hint="eastAsia"/>
                  <w:b w:val="0"/>
                  <w:bCs w:val="0"/>
                  <w:color w:val="000000"/>
                  <w:kern w:val="0"/>
                  <w:sz w:val="28"/>
                  <w:szCs w:val="28"/>
                  <w:lang w:bidi="ar"/>
                </w:rPr>
              </w:rPrChange>
            </w:rPr>
            <w:delText>生成并加密</w:delText>
          </w:r>
          <w:r w:rsidRPr="005F5109" w:rsidDel="005F5109">
            <w:rPr>
              <w:rFonts w:eastAsiaTheme="minorEastAsia" w:hint="eastAsia"/>
              <w:b w:val="0"/>
              <w:bCs w:val="0"/>
              <w:color w:val="000000"/>
              <w:kern w:val="0"/>
              <w:sz w:val="28"/>
              <w:szCs w:val="28"/>
              <w:lang w:bidi="ar"/>
              <w:rPrChange w:id="2006" w:author="昱 张" w:date="2026-07-03T10:04:00Z" w16du:dateUtc="2026-07-03T02:04:00Z">
                <w:rPr>
                  <w:rFonts w:asciiTheme="minorEastAsia" w:eastAsiaTheme="minorEastAsia" w:hAnsiTheme="minorEastAsia" w:cs="Helvetica Neue" w:hint="eastAsia"/>
                  <w:b w:val="0"/>
                  <w:bCs w:val="0"/>
                  <w:color w:val="000000"/>
                  <w:kern w:val="0"/>
                  <w:sz w:val="28"/>
                  <w:szCs w:val="28"/>
                  <w:lang w:bidi="ar"/>
                </w:rPr>
              </w:rPrChange>
            </w:rPr>
            <w:delText xml:space="preserve"> SM4 </w:delText>
          </w:r>
          <w:r w:rsidRPr="005F5109" w:rsidDel="005F5109">
            <w:rPr>
              <w:rFonts w:hint="eastAsia"/>
              <w:b w:val="0"/>
              <w:bCs w:val="0"/>
              <w:color w:val="000000"/>
              <w:kern w:val="0"/>
              <w:sz w:val="28"/>
              <w:szCs w:val="28"/>
              <w:lang w:bidi="ar"/>
              <w:rPrChange w:id="2007" w:author="昱 张" w:date="2026-07-03T10:04:00Z" w16du:dateUtc="2026-07-03T02:04:00Z">
                <w:rPr>
                  <w:rFonts w:ascii="宋体" w:hAnsi="宋体" w:cs="宋体" w:hint="eastAsia"/>
                  <w:b w:val="0"/>
                  <w:bCs w:val="0"/>
                  <w:color w:val="000000"/>
                  <w:kern w:val="0"/>
                  <w:sz w:val="28"/>
                  <w:szCs w:val="28"/>
                  <w:lang w:bidi="ar"/>
                </w:rPr>
              </w:rPrChange>
            </w:rPr>
            <w:delText>密钥</w:delText>
          </w:r>
        </w:del>
      </w:ins>
      <w:del w:id="2008" w:author="昱 张" w:date="2026-07-03T10:02:00Z" w16du:dateUtc="2026-07-03T02:02:00Z">
        <w:r w:rsidRPr="005F5109" w:rsidDel="005F5109">
          <w:rPr>
            <w:rFonts w:hint="eastAsia"/>
            <w:sz w:val="30"/>
          </w:rPr>
          <w:delText>启动任务</w:delText>
        </w:r>
      </w:del>
      <w:bookmarkEnd w:id="1993"/>
      <w:bookmarkEnd w:id="1994"/>
    </w:p>
    <w:p w14:paraId="2FEAD007" w14:textId="64D699B4" w:rsidR="00F46436" w:rsidRPr="005F5109" w:rsidDel="005F5109" w:rsidRDefault="00000000">
      <w:pPr>
        <w:pStyle w:val="4"/>
        <w:numPr>
          <w:ilvl w:val="3"/>
          <w:numId w:val="8"/>
        </w:numPr>
        <w:rPr>
          <w:del w:id="2009" w:author="昱 张" w:date="2026-07-03T10:02:00Z" w16du:dateUtc="2026-07-03T02:02:00Z"/>
          <w:rFonts w:ascii="Times New Roman" w:eastAsia="宋体" w:hAnsi="Times New Roman" w:cs="Times New Roman" w:hint="eastAsia"/>
          <w:b w:val="0"/>
          <w:bCs w:val="0"/>
          <w:rPrChange w:id="2010" w:author="昱 张" w:date="2026-07-03T10:04:00Z" w16du:dateUtc="2026-07-03T02:04:00Z">
            <w:rPr>
              <w:del w:id="2011" w:author="昱 张" w:date="2026-07-03T10:02:00Z" w16du:dateUtc="2026-07-03T02:02:00Z"/>
              <w:rFonts w:ascii="宋体" w:eastAsia="宋体" w:hAnsi="宋体" w:cs="宋体" w:hint="eastAsia"/>
              <w:b w:val="0"/>
              <w:bCs w:val="0"/>
            </w:rPr>
          </w:rPrChange>
        </w:rPr>
        <w:pPrChange w:id="2012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del w:id="2013" w:author="昱 张" w:date="2026-07-03T10:02:00Z" w16du:dateUtc="2026-07-03T02:02:00Z">
        <w:r w:rsidRPr="005F5109" w:rsidDel="005F5109">
          <w:rPr>
            <w:rFonts w:ascii="Times New Roman" w:hAnsi="Times New Roman" w:cs="Times New Roman" w:hint="eastAsia"/>
            <w:b w:val="0"/>
            <w:bCs w:val="0"/>
            <w:rPrChange w:id="2014" w:author="昱 张" w:date="2026-07-03T10:04:00Z" w16du:dateUtc="2026-07-03T02:04:00Z">
              <w:rPr>
                <w:rFonts w:ascii="宋体" w:hAnsi="宋体" w:cs="宋体" w:hint="eastAsia"/>
                <w:b w:val="0"/>
                <w:bCs w:val="0"/>
              </w:rPr>
            </w:rPrChange>
          </w:rPr>
          <w:delText>接口说明</w:delText>
        </w:r>
      </w:del>
    </w:p>
    <w:p w14:paraId="5E3B6E97" w14:textId="77777777" w:rsidR="00F46436" w:rsidRPr="005F5109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rFonts w:ascii="Times New Roman" w:hAnsi="Times New Roman" w:cs="Times New Roman"/>
          <w:rPrChange w:id="2015" w:author="昱 张" w:date="2026-07-03T10:04:00Z" w16du:dateUtc="2026-07-03T02:04:00Z">
            <w:rPr/>
          </w:rPrChange>
        </w:rPr>
      </w:pPr>
      <w:r w:rsidRPr="005F5109">
        <w:rPr>
          <w:rFonts w:ascii="Times New Roman" w:eastAsia="宋体" w:hAnsi="Times New Roman" w:cs="Times New Roman" w:hint="eastAsia"/>
          <w:rPrChange w:id="2016" w:author="昱 张" w:date="2026-07-03T10:04:00Z" w16du:dateUtc="2026-07-03T02:04:00Z">
            <w:rPr>
              <w:rFonts w:ascii="宋体" w:eastAsia="宋体" w:hAnsi="宋体" w:cs="宋体" w:hint="eastAsia"/>
            </w:rPr>
          </w:rPrChange>
        </w:rPr>
        <w:t>接口地址：</w:t>
      </w:r>
      <w:ins w:id="2017" w:author="Lucien" w:date="2026-05-06T13:09:00Z">
        <w:r w:rsidRPr="005F5109">
          <w:rPr>
            <w:rFonts w:ascii="Times New Roman" w:eastAsia="宋体" w:hAnsi="Times New Roman" w:cs="Times New Roman" w:hint="eastAsia"/>
            <w:lang w:val="en-US" w:eastAsia="zh-CN"/>
            <w:rPrChange w:id="2018" w:author="昱 张" w:date="2026-07-03T10:04:00Z" w16du:dateUtc="2026-07-03T02:04:00Z">
              <w:rPr>
                <w:rFonts w:ascii="宋体" w:eastAsia="宋体" w:hAnsi="宋体" w:cs="宋体" w:hint="eastAsia"/>
                <w:lang w:val="en-US" w:eastAsia="zh-CN"/>
              </w:rPr>
            </w:rPrChange>
          </w:rPr>
          <w:t>/</w:t>
        </w:r>
      </w:ins>
      <w:ins w:id="2019" w:author="Lucien" w:date="2026-05-26T19:36:00Z">
        <w:r w:rsidRPr="005F5109">
          <w:rPr>
            <w:rFonts w:ascii="Times New Roman" w:eastAsia="宋体" w:hAnsi="Times New Roman" w:cs="Times New Roman" w:hint="eastAsia"/>
            <w:lang w:val="en-US" w:eastAsia="zh-CN"/>
            <w:rPrChange w:id="2020" w:author="昱 张" w:date="2026-07-03T10:04:00Z" w16du:dateUtc="2026-07-03T02:04:00Z">
              <w:rPr>
                <w:rFonts w:ascii="宋体" w:eastAsia="宋体" w:hAnsi="宋体" w:cs="宋体" w:hint="eastAsia"/>
                <w:lang w:val="en-US" w:eastAsia="zh-CN"/>
              </w:rPr>
            </w:rPrChange>
          </w:rPr>
          <w:t>api</w:t>
        </w:r>
      </w:ins>
      <w:ins w:id="2021" w:author="Lucien" w:date="2026-05-06T13:09:00Z">
        <w:del w:id="2022" w:author="Lucien" w:date="2026-05-26T19:36:00Z">
          <w:r w:rsidRPr="005F5109">
            <w:rPr>
              <w:rFonts w:ascii="Times New Roman" w:eastAsia="宋体" w:hAnsi="Times New Roman" w:cs="Times New Roman" w:hint="eastAsia"/>
              <w:lang w:val="en-US" w:eastAsia="zh-CN"/>
              <w:rPrChange w:id="2023" w:author="昱 张" w:date="2026-07-03T10:04:00Z" w16du:dateUtc="2026-07-03T02:04:00Z">
                <w:rPr>
                  <w:rFonts w:ascii="宋体" w:eastAsia="宋体" w:hAnsi="宋体" w:cs="宋体" w:hint="eastAsia"/>
                  <w:lang w:val="en-US" w:eastAsia="zh-CN"/>
                </w:rPr>
              </w:rPrChange>
            </w:rPr>
            <w:delText>key</w:delText>
          </w:r>
        </w:del>
        <w:r w:rsidRPr="005F5109">
          <w:rPr>
            <w:rFonts w:ascii="Times New Roman" w:eastAsia="宋体" w:hAnsi="Times New Roman" w:cs="Times New Roman" w:hint="eastAsia"/>
            <w:lang w:val="en-US" w:eastAsia="zh-CN"/>
            <w:rPrChange w:id="2024" w:author="昱 张" w:date="2026-07-03T10:04:00Z" w16du:dateUtc="2026-07-03T02:04:00Z">
              <w:rPr>
                <w:rFonts w:ascii="宋体" w:eastAsia="宋体" w:hAnsi="宋体" w:cs="宋体" w:hint="eastAsia"/>
                <w:lang w:val="en-US" w:eastAsia="zh-CN"/>
              </w:rPr>
            </w:rPrChange>
          </w:rPr>
          <w:t>/</w:t>
        </w:r>
      </w:ins>
      <w:ins w:id="2025" w:author="Lucien" w:date="2026-05-26T19:36:00Z">
        <w:r w:rsidRPr="005F5109">
          <w:rPr>
            <w:rFonts w:ascii="Times New Roman" w:eastAsia="宋体" w:hAnsi="Times New Roman" w:cs="Times New Roman" w:hint="eastAsia"/>
            <w:lang w:val="en-US" w:eastAsia="zh-CN"/>
            <w:rPrChange w:id="2026" w:author="昱 张" w:date="2026-07-03T10:04:00Z" w16du:dateUtc="2026-07-03T02:04:00Z">
              <w:rPr>
                <w:rFonts w:ascii="宋体" w:eastAsia="宋体" w:hAnsi="宋体" w:cs="宋体" w:hint="eastAsia"/>
                <w:lang w:val="en-US" w:eastAsia="zh-CN"/>
              </w:rPr>
            </w:rPrChange>
          </w:rPr>
          <w:t>receive</w:t>
        </w:r>
      </w:ins>
      <w:ins w:id="2027" w:author="Lucien" w:date="2026-05-26T19:37:00Z">
        <w:r w:rsidRPr="005F5109">
          <w:rPr>
            <w:rFonts w:ascii="Times New Roman" w:eastAsia="宋体" w:hAnsi="Times New Roman" w:cs="Times New Roman" w:hint="eastAsia"/>
            <w:lang w:val="en-US" w:eastAsia="zh-CN"/>
            <w:rPrChange w:id="2028" w:author="昱 张" w:date="2026-07-03T10:04:00Z" w16du:dateUtc="2026-07-03T02:04:00Z">
              <w:rPr>
                <w:rFonts w:ascii="宋体" w:eastAsia="宋体" w:hAnsi="宋体" w:cs="宋体" w:hint="eastAsia"/>
                <w:lang w:val="en-US" w:eastAsia="zh-CN"/>
              </w:rPr>
            </w:rPrChange>
          </w:rPr>
          <w:t>-key</w:t>
        </w:r>
      </w:ins>
      <w:ins w:id="2029" w:author="Lucien" w:date="2026-05-06T13:09:00Z">
        <w:del w:id="2030" w:author="Lucien" w:date="2026-05-26T19:36:00Z">
          <w:r w:rsidRPr="005F5109">
            <w:rPr>
              <w:rFonts w:ascii="Times New Roman" w:eastAsia="宋体" w:hAnsi="Times New Roman" w:cs="Times New Roman" w:hint="eastAsia"/>
              <w:lang w:val="en-US" w:eastAsia="zh-CN"/>
              <w:rPrChange w:id="2031" w:author="昱 张" w:date="2026-07-03T10:04:00Z" w16du:dateUtc="2026-07-03T02:04:00Z">
                <w:rPr>
                  <w:rFonts w:ascii="宋体" w:eastAsia="宋体" w:hAnsi="宋体" w:cs="宋体" w:hint="eastAsia"/>
                  <w:lang w:val="en-US" w:eastAsia="zh-CN"/>
                </w:rPr>
              </w:rPrChange>
            </w:rPr>
            <w:delText>EncryptSM</w:delText>
          </w:r>
        </w:del>
      </w:ins>
      <w:ins w:id="2032" w:author="Lucien" w:date="2026-05-06T13:10:00Z">
        <w:del w:id="2033" w:author="Lucien" w:date="2026-05-26T19:36:00Z">
          <w:r w:rsidRPr="005F5109">
            <w:rPr>
              <w:rFonts w:ascii="Times New Roman" w:eastAsia="宋体" w:hAnsi="Times New Roman" w:cs="Times New Roman" w:hint="eastAsia"/>
              <w:lang w:val="en-US" w:eastAsia="zh-CN"/>
              <w:rPrChange w:id="2034" w:author="昱 张" w:date="2026-07-03T10:04:00Z" w16du:dateUtc="2026-07-03T02:04:00Z">
                <w:rPr>
                  <w:rFonts w:ascii="宋体" w:eastAsia="宋体" w:hAnsi="宋体" w:cs="宋体" w:hint="eastAsia"/>
                  <w:lang w:val="en-US" w:eastAsia="zh-CN"/>
                </w:rPr>
              </w:rPrChange>
            </w:rPr>
            <w:delText>4</w:delText>
          </w:r>
        </w:del>
      </w:ins>
      <w:ins w:id="2035" w:author="Lucien" w:date="2026-05-06T13:09:00Z">
        <w:del w:id="2036" w:author="Lucien" w:date="2026-05-26T19:36:00Z">
          <w:r w:rsidRPr="005F5109">
            <w:rPr>
              <w:rFonts w:ascii="Times New Roman" w:eastAsia="宋体" w:hAnsi="Times New Roman" w:cs="Times New Roman" w:hint="eastAsia"/>
              <w:lang w:val="en-US" w:eastAsia="zh-CN"/>
              <w:rPrChange w:id="2037" w:author="昱 张" w:date="2026-07-03T10:04:00Z" w16du:dateUtc="2026-07-03T02:04:00Z">
                <w:rPr>
                  <w:rFonts w:ascii="宋体" w:eastAsia="宋体" w:hAnsi="宋体" w:cs="宋体" w:hint="eastAsia"/>
                  <w:lang w:val="en-US" w:eastAsia="zh-CN"/>
                </w:rPr>
              </w:rPrChange>
            </w:rPr>
            <w:delText>Key</w:delText>
          </w:r>
        </w:del>
      </w:ins>
      <w:del w:id="2038" w:author="Lucien" w:date="2026-05-06T13:09:00Z">
        <w:r w:rsidRPr="005F5109">
          <w:rPr>
            <w:rFonts w:ascii="Times New Roman" w:hAnsi="Times New Roman" w:cs="Times New Roman"/>
          </w:rPr>
          <w:delText>/job/StartJob</w:delText>
        </w:r>
      </w:del>
    </w:p>
    <w:p w14:paraId="290E6CBA" w14:textId="31ACF657" w:rsidR="00F46436" w:rsidRPr="005F5109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rFonts w:ascii="Times New Roman" w:hAnsi="Times New Roman" w:cs="Times New Roman"/>
          <w:rPrChange w:id="2039" w:author="昱 张" w:date="2026-07-03T10:04:00Z" w16du:dateUtc="2026-07-03T02:04:00Z">
            <w:rPr/>
          </w:rPrChange>
        </w:rPr>
      </w:pPr>
      <w:r w:rsidRPr="005F5109">
        <w:rPr>
          <w:rFonts w:ascii="Times New Roman" w:eastAsia="宋体" w:hAnsi="Times New Roman" w:cs="Times New Roman" w:hint="eastAsia"/>
          <w:rPrChange w:id="2040" w:author="昱 张" w:date="2026-07-03T10:04:00Z" w16du:dateUtc="2026-07-03T02:04:00Z">
            <w:rPr>
              <w:rFonts w:ascii="宋体" w:eastAsia="宋体" w:hAnsi="宋体" w:cs="宋体" w:hint="eastAsia"/>
            </w:rPr>
          </w:rPrChange>
        </w:rPr>
        <w:t>接口名称：</w:t>
      </w:r>
      <w:ins w:id="2041" w:author="昱 张" w:date="2026-07-03T10:07:00Z" w16du:dateUtc="2026-07-03T02:07:00Z">
        <w:r w:rsidR="00273A9D" w:rsidRPr="00273A9D">
          <w:rPr>
            <w:rFonts w:ascii="Times New Roman" w:eastAsia="宋体" w:hAnsi="Times New Roman" w:cs="Times New Roman" w:hint="eastAsia"/>
          </w:rPr>
          <w:t>生成并封装</w:t>
        </w:r>
        <w:r w:rsidR="00273A9D" w:rsidRPr="00273A9D">
          <w:rPr>
            <w:rFonts w:ascii="Times New Roman" w:eastAsia="宋体" w:hAnsi="Times New Roman" w:cs="Times New Roman" w:hint="eastAsia"/>
          </w:rPr>
          <w:t xml:space="preserve"> SM4 </w:t>
        </w:r>
        <w:r w:rsidR="00273A9D" w:rsidRPr="00273A9D">
          <w:rPr>
            <w:rFonts w:ascii="Times New Roman" w:eastAsia="宋体" w:hAnsi="Times New Roman" w:cs="Times New Roman" w:hint="eastAsia"/>
          </w:rPr>
          <w:t>会话密钥</w:t>
        </w:r>
      </w:ins>
      <w:ins w:id="2042" w:author="Lucien" w:date="2026-05-06T13:10:00Z">
        <w:del w:id="2043" w:author="昱 张" w:date="2026-07-03T10:07:00Z" w16du:dateUtc="2026-07-03T02:07:00Z">
          <w:r w:rsidRPr="005F5109" w:rsidDel="00273A9D">
            <w:rPr>
              <w:rFonts w:ascii="Times New Roman" w:eastAsia="宋体" w:hAnsi="Times New Roman" w:cs="Times New Roman"/>
              <w:rPrChange w:id="2044" w:author="昱 张" w:date="2026-07-03T10:04:00Z" w16du:dateUtc="2026-07-03T02:04:00Z">
                <w:rPr/>
              </w:rPrChange>
            </w:rPr>
            <w:delText>生成并加密</w:delText>
          </w:r>
          <w:r w:rsidRPr="005F5109" w:rsidDel="00273A9D">
            <w:rPr>
              <w:rFonts w:ascii="Times New Roman" w:eastAsia="宋体" w:hAnsi="Times New Roman" w:cs="Times New Roman"/>
              <w:rPrChange w:id="2045" w:author="昱 张" w:date="2026-07-03T10:04:00Z" w16du:dateUtc="2026-07-03T02:04:00Z">
                <w:rPr/>
              </w:rPrChange>
            </w:rPr>
            <w:delText xml:space="preserve"> SM4 </w:delText>
          </w:r>
          <w:r w:rsidRPr="005F5109" w:rsidDel="00273A9D">
            <w:rPr>
              <w:rFonts w:ascii="Times New Roman" w:eastAsia="宋体" w:hAnsi="Times New Roman" w:cs="Times New Roman"/>
              <w:rPrChange w:id="2046" w:author="昱 张" w:date="2026-07-03T10:04:00Z" w16du:dateUtc="2026-07-03T02:04:00Z">
                <w:rPr/>
              </w:rPrChange>
            </w:rPr>
            <w:delText>密钥</w:delText>
          </w:r>
        </w:del>
      </w:ins>
      <w:del w:id="2047" w:author="Lucien" w:date="2026-05-06T13:10:00Z">
        <w:r w:rsidRPr="005F5109">
          <w:rPr>
            <w:rFonts w:ascii="Times New Roman" w:eastAsia="宋体" w:hAnsi="Times New Roman" w:cs="Times New Roman" w:hint="eastAsia"/>
            <w:rPrChange w:id="2048" w:author="昱 张" w:date="2026-07-03T10:04:00Z" w16du:dateUtc="2026-07-03T02:04:00Z">
              <w:rPr>
                <w:rFonts w:ascii="宋体" w:eastAsia="宋体" w:hAnsi="宋体" w:cs="宋体" w:hint="eastAsia"/>
              </w:rPr>
            </w:rPrChange>
          </w:rPr>
          <w:delText>启动任务</w:delText>
        </w:r>
      </w:del>
    </w:p>
    <w:p w14:paraId="296DD531" w14:textId="205B66FD" w:rsidR="00F46436" w:rsidRPr="005F5109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2049" w:author="昱 张" w:date="2026-07-03T09:33:00Z" w16du:dateUtc="2026-07-03T01:33:00Z"/>
          <w:rFonts w:ascii="Times New Roman" w:eastAsia="宋体" w:hAnsi="Times New Roman" w:cs="Times New Roman" w:hint="eastAsia"/>
          <w:rPrChange w:id="2050" w:author="昱 张" w:date="2026-07-03T10:04:00Z" w16du:dateUtc="2026-07-03T02:04:00Z">
            <w:rPr>
              <w:ins w:id="2051" w:author="昱 张" w:date="2026-07-03T09:33:00Z" w16du:dateUtc="2026-07-03T01:33:00Z"/>
              <w:rFonts w:ascii="宋体" w:eastAsia="宋体" w:hAnsi="宋体" w:cs="宋体" w:hint="eastAsia"/>
            </w:rPr>
          </w:rPrChange>
        </w:rPr>
      </w:pPr>
      <w:r w:rsidRPr="005F5109">
        <w:rPr>
          <w:rFonts w:ascii="Times New Roman" w:eastAsia="宋体" w:hAnsi="Times New Roman" w:cs="Times New Roman" w:hint="eastAsia"/>
          <w:rPrChange w:id="2052" w:author="昱 张" w:date="2026-07-03T10:04:00Z" w16du:dateUtc="2026-07-03T02:04:00Z">
            <w:rPr>
              <w:rFonts w:ascii="宋体" w:eastAsia="宋体" w:hAnsi="宋体" w:cs="宋体" w:hint="eastAsia"/>
            </w:rPr>
          </w:rPrChange>
        </w:rPr>
        <w:t>接口描述：</w:t>
      </w:r>
      <w:ins w:id="2053" w:author="Lucien" w:date="2026-05-06T13:10:00Z">
        <w:r w:rsidRPr="005F5109">
          <w:rPr>
            <w:rFonts w:ascii="Times New Roman" w:eastAsia="宋体" w:hAnsi="Times New Roman" w:cs="Times New Roman"/>
            <w:rPrChange w:id="2054" w:author="昱 张" w:date="2026-07-03T10:04:00Z" w16du:dateUtc="2026-07-03T02:04:00Z">
              <w:rPr/>
            </w:rPrChange>
          </w:rPr>
          <w:t>服务端</w:t>
        </w:r>
      </w:ins>
      <w:ins w:id="2055" w:author="昱 张" w:date="2026-07-03T09:36:00Z" w16du:dateUtc="2026-07-03T01:36:00Z">
        <w:r w:rsidR="006B5DCC" w:rsidRPr="005F5109">
          <w:rPr>
            <w:rFonts w:ascii="Times New Roman" w:eastAsia="宋体" w:hAnsi="Times New Roman" w:cs="Times New Roman" w:hint="eastAsia"/>
            <w:rPrChange w:id="2056" w:author="昱 张" w:date="2026-07-03T10:04:00Z" w16du:dateUtc="2026-07-03T02:04:00Z">
              <w:rPr>
                <w:rFonts w:ascii="宋体" w:eastAsia="宋体" w:hAnsi="宋体" w:cs="宋体" w:hint="eastAsia"/>
              </w:rPr>
            </w:rPrChange>
          </w:rPr>
          <w:t>在当前</w:t>
        </w:r>
        <w:r w:rsidR="006B5DCC" w:rsidRPr="005F5109">
          <w:rPr>
            <w:rFonts w:ascii="Times New Roman" w:eastAsia="宋体" w:hAnsi="Times New Roman" w:cs="Times New Roman" w:hint="eastAsia"/>
            <w:rPrChange w:id="2057" w:author="昱 张" w:date="2026-07-03T10:04:00Z" w16du:dateUtc="2026-07-03T02:04:00Z">
              <w:rPr>
                <w:rFonts w:ascii="宋体" w:eastAsia="宋体" w:hAnsi="宋体" w:cs="宋体" w:hint="eastAsia"/>
              </w:rPr>
            </w:rPrChange>
          </w:rPr>
          <w:t xml:space="preserve"> VM </w:t>
        </w:r>
        <w:r w:rsidR="006B5DCC" w:rsidRPr="005F5109">
          <w:rPr>
            <w:rFonts w:ascii="Times New Roman" w:eastAsia="宋体" w:hAnsi="Times New Roman" w:cs="Times New Roman" w:hint="eastAsia"/>
            <w:rPrChange w:id="2058" w:author="昱 张" w:date="2026-07-03T10:04:00Z" w16du:dateUtc="2026-07-03T02:04:00Z">
              <w:rPr>
                <w:rFonts w:ascii="宋体" w:eastAsia="宋体" w:hAnsi="宋体" w:cs="宋体" w:hint="eastAsia"/>
              </w:rPr>
            </w:rPrChange>
          </w:rPr>
          <w:t>绑定的</w:t>
        </w:r>
        <w:r w:rsidR="006B5DCC" w:rsidRPr="005F5109">
          <w:rPr>
            <w:rFonts w:ascii="Times New Roman" w:eastAsia="宋体" w:hAnsi="Times New Roman" w:cs="Times New Roman" w:hint="eastAsia"/>
            <w:rPrChange w:id="2059" w:author="昱 张" w:date="2026-07-03T10:04:00Z" w16du:dateUtc="2026-07-03T02:04:00Z">
              <w:rPr>
                <w:rFonts w:ascii="宋体" w:eastAsia="宋体" w:hAnsi="宋体" w:cs="宋体" w:hint="eastAsia"/>
              </w:rPr>
            </w:rPrChange>
          </w:rPr>
          <w:t xml:space="preserve"> vTKM </w:t>
        </w:r>
        <w:r w:rsidR="006B5DCC" w:rsidRPr="005F5109">
          <w:rPr>
            <w:rFonts w:ascii="Times New Roman" w:eastAsia="宋体" w:hAnsi="Times New Roman" w:cs="Times New Roman" w:hint="eastAsia"/>
            <w:rPrChange w:id="2060" w:author="昱 张" w:date="2026-07-03T10:04:00Z" w16du:dateUtc="2026-07-03T02:04:00Z">
              <w:rPr>
                <w:rFonts w:ascii="宋体" w:eastAsia="宋体" w:hAnsi="宋体" w:cs="宋体" w:hint="eastAsia"/>
              </w:rPr>
            </w:rPrChange>
          </w:rPr>
          <w:t>中</w:t>
        </w:r>
      </w:ins>
      <w:ins w:id="2061" w:author="Lucien" w:date="2026-05-06T13:10:00Z">
        <w:r w:rsidRPr="005F5109">
          <w:rPr>
            <w:rFonts w:ascii="Times New Roman" w:eastAsia="宋体" w:hAnsi="Times New Roman" w:cs="Times New Roman"/>
            <w:rPrChange w:id="2062" w:author="昱 张" w:date="2026-07-03T10:04:00Z" w16du:dateUtc="2026-07-03T02:04:00Z">
              <w:rPr/>
            </w:rPrChange>
          </w:rPr>
          <w:t>生成一把</w:t>
        </w:r>
        <w:r w:rsidRPr="005F5109">
          <w:rPr>
            <w:rFonts w:ascii="Times New Roman" w:eastAsia="宋体" w:hAnsi="Times New Roman" w:cs="Times New Roman"/>
            <w:rPrChange w:id="2063" w:author="昱 张" w:date="2026-07-03T10:04:00Z" w16du:dateUtc="2026-07-03T02:04:00Z">
              <w:rPr/>
            </w:rPrChange>
          </w:rPr>
          <w:t xml:space="preserve"> SM4 </w:t>
        </w:r>
        <w:r w:rsidRPr="005F5109">
          <w:rPr>
            <w:rFonts w:ascii="Times New Roman" w:eastAsia="宋体" w:hAnsi="Times New Roman" w:cs="Times New Roman"/>
            <w:rPrChange w:id="2064" w:author="昱 张" w:date="2026-07-03T10:04:00Z" w16du:dateUtc="2026-07-03T02:04:00Z">
              <w:rPr/>
            </w:rPrChange>
          </w:rPr>
          <w:t>对称密钥，并使用调用方提供的</w:t>
        </w:r>
        <w:r w:rsidRPr="005F5109">
          <w:rPr>
            <w:rFonts w:ascii="Times New Roman" w:eastAsia="宋体" w:hAnsi="Times New Roman" w:cs="Times New Roman"/>
            <w:rPrChange w:id="2065" w:author="昱 张" w:date="2026-07-03T10:04:00Z" w16du:dateUtc="2026-07-03T02:04:00Z">
              <w:rPr/>
            </w:rPrChange>
          </w:rPr>
          <w:t xml:space="preserve"> EC </w:t>
        </w:r>
        <w:r w:rsidRPr="005F5109">
          <w:rPr>
            <w:rFonts w:ascii="Times New Roman" w:eastAsia="宋体" w:hAnsi="Times New Roman" w:cs="Times New Roman"/>
            <w:rPrChange w:id="2066" w:author="昱 张" w:date="2026-07-03T10:04:00Z" w16du:dateUtc="2026-07-03T02:04:00Z">
              <w:rPr/>
            </w:rPrChange>
          </w:rPr>
          <w:t>公钥进行信封加密，返回加密后的密钥材料</w:t>
        </w:r>
      </w:ins>
      <w:del w:id="2067" w:author="Lucien" w:date="2026-05-06T13:10:00Z">
        <w:r w:rsidRPr="005F5109">
          <w:rPr>
            <w:rFonts w:ascii="Times New Roman" w:eastAsia="宋体" w:hAnsi="Times New Roman" w:cs="Times New Roman" w:hint="eastAsia"/>
            <w:rPrChange w:id="2068" w:author="昱 张" w:date="2026-07-03T10:04:00Z" w16du:dateUtc="2026-07-03T02:04:00Z">
              <w:rPr>
                <w:rFonts w:ascii="宋体" w:eastAsia="宋体" w:hAnsi="宋体" w:cs="宋体" w:hint="eastAsia"/>
              </w:rPr>
            </w:rPrChange>
          </w:rPr>
          <w:delText>根据任务</w:delText>
        </w:r>
        <w:r w:rsidRPr="005F5109">
          <w:rPr>
            <w:rFonts w:ascii="Times New Roman" w:eastAsia="宋体" w:hAnsi="Times New Roman" w:cs="Times New Roman"/>
          </w:rPr>
          <w:delText>ID</w:delText>
        </w:r>
        <w:r w:rsidRPr="005F5109">
          <w:rPr>
            <w:rFonts w:ascii="Times New Roman" w:eastAsia="宋体" w:hAnsi="Times New Roman" w:cs="Times New Roman" w:hint="eastAsia"/>
            <w:rPrChange w:id="2069" w:author="昱 张" w:date="2026-07-03T10:04:00Z" w16du:dateUtc="2026-07-03T02:04:00Z">
              <w:rPr>
                <w:rFonts w:ascii="宋体" w:eastAsia="宋体" w:hAnsi="宋体" w:cs="宋体" w:hint="eastAsia"/>
              </w:rPr>
            </w:rPrChange>
          </w:rPr>
          <w:delText>启动任务，获取任务实例</w:delText>
        </w:r>
        <w:r w:rsidRPr="005F5109">
          <w:rPr>
            <w:rFonts w:ascii="Times New Roman" w:eastAsia="宋体" w:hAnsi="Times New Roman" w:cs="Times New Roman"/>
          </w:rPr>
          <w:delText>ID</w:delText>
        </w:r>
        <w:r w:rsidRPr="005F5109">
          <w:rPr>
            <w:rFonts w:ascii="Times New Roman" w:eastAsia="宋体" w:hAnsi="Times New Roman" w:cs="Times New Roman" w:hint="eastAsia"/>
            <w:rPrChange w:id="2070" w:author="昱 张" w:date="2026-07-03T10:04:00Z" w16du:dateUtc="2026-07-03T02:04:00Z">
              <w:rPr>
                <w:rFonts w:ascii="宋体" w:eastAsia="宋体" w:hAnsi="宋体" w:cs="宋体" w:hint="eastAsia"/>
              </w:rPr>
            </w:rPrChange>
          </w:rPr>
          <w:delText>等</w:delText>
        </w:r>
      </w:del>
    </w:p>
    <w:p w14:paraId="5143CF37" w14:textId="0F9CDBAB" w:rsidR="006B5DCC" w:rsidRPr="005F5109" w:rsidDel="006B5DCC" w:rsidRDefault="006B5DCC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2071" w:author="昱 张" w:date="2026-07-03T09:37:00Z" w16du:dateUtc="2026-07-03T01:37:00Z"/>
          <w:rFonts w:ascii="Times New Roman" w:eastAsia="宋体" w:hAnsi="Times New Roman" w:cs="Times New Roman" w:hint="eastAsia"/>
          <w:rPrChange w:id="2072" w:author="昱 张" w:date="2026-07-03T10:04:00Z" w16du:dateUtc="2026-07-03T02:04:00Z">
            <w:rPr>
              <w:del w:id="2073" w:author="昱 张" w:date="2026-07-03T09:37:00Z" w16du:dateUtc="2026-07-03T01:37:00Z"/>
              <w:rFonts w:ascii="宋体" w:eastAsia="宋体" w:hAnsi="宋体" w:cs="宋体" w:hint="eastAsia"/>
            </w:rPr>
          </w:rPrChange>
        </w:rPr>
      </w:pPr>
    </w:p>
    <w:p w14:paraId="7598866C" w14:textId="77777777" w:rsidR="00F46436" w:rsidRPr="005F5109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rFonts w:ascii="Times New Roman" w:hAnsi="Times New Roman" w:cs="Times New Roman"/>
          <w:rPrChange w:id="2074" w:author="昱 张" w:date="2026-07-03T10:04:00Z" w16du:dateUtc="2026-07-03T02:04:00Z">
            <w:rPr/>
          </w:rPrChange>
        </w:rPr>
      </w:pPr>
      <w:r w:rsidRPr="005F5109">
        <w:rPr>
          <w:rFonts w:ascii="Times New Roman" w:eastAsia="宋体" w:hAnsi="Times New Roman" w:cs="Times New Roman" w:hint="eastAsia"/>
          <w:rPrChange w:id="2075" w:author="昱 张" w:date="2026-07-03T10:04:00Z" w16du:dateUtc="2026-07-03T02:04:00Z">
            <w:rPr>
              <w:rFonts w:ascii="宋体" w:eastAsia="宋体" w:hAnsi="宋体" w:cs="宋体" w:hint="eastAsia"/>
            </w:rPr>
          </w:rPrChange>
        </w:rPr>
        <w:t>请求方式：</w:t>
      </w:r>
      <w:r w:rsidRPr="005F5109">
        <w:rPr>
          <w:rFonts w:ascii="Times New Roman" w:hAnsi="Times New Roman" w:cs="Times New Roman"/>
        </w:rPr>
        <w:t>POST</w:t>
      </w:r>
      <w:r w:rsidRPr="005F5109">
        <w:rPr>
          <w:rFonts w:ascii="Times New Roman" w:hAnsi="Times New Roman" w:cs="Times New Roman"/>
          <w:lang w:eastAsia="zh-CN"/>
        </w:rPr>
        <w:t xml:space="preserve"> </w:t>
      </w:r>
    </w:p>
    <w:p w14:paraId="083F84A7" w14:textId="44660495" w:rsidR="005F5109" w:rsidRPr="005F5109" w:rsidRDefault="005F5109" w:rsidP="005F5109">
      <w:pPr>
        <w:pStyle w:val="3"/>
        <w:spacing w:before="288" w:after="192"/>
        <w:rPr>
          <w:ins w:id="2076" w:author="昱 张" w:date="2026-07-03T10:04:00Z" w16du:dateUtc="2026-07-03T02:04:00Z"/>
          <w:rFonts w:hint="eastAsia"/>
          <w:color w:val="000000"/>
          <w:kern w:val="0"/>
          <w:sz w:val="28"/>
          <w:szCs w:val="28"/>
          <w:lang w:bidi="ar"/>
          <w:rPrChange w:id="2077" w:author="昱 张" w:date="2026-07-03T10:04:00Z" w16du:dateUtc="2026-07-03T02:04:00Z">
            <w:rPr>
              <w:ins w:id="2078" w:author="昱 张" w:date="2026-07-03T10:04:00Z" w16du:dateUtc="2026-07-03T02:04:00Z"/>
              <w:rFonts w:ascii="宋体" w:hAnsi="宋体" w:cs="宋体" w:hint="eastAsia"/>
              <w:color w:val="000000"/>
              <w:kern w:val="0"/>
              <w:sz w:val="28"/>
              <w:szCs w:val="28"/>
              <w:lang w:bidi="ar"/>
            </w:rPr>
          </w:rPrChange>
        </w:rPr>
      </w:pPr>
      <w:bookmarkStart w:id="2079" w:name="2__Shu_Ru_Can_Shu_3"/>
      <w:ins w:id="2080" w:author="昱 张" w:date="2026-07-03T10:04:00Z" w16du:dateUtc="2026-07-03T02:04:00Z">
        <w:r w:rsidRPr="005F5109">
          <w:rPr>
            <w:rFonts w:hint="eastAsia"/>
            <w:color w:val="000000"/>
            <w:kern w:val="0"/>
            <w:sz w:val="28"/>
            <w:szCs w:val="28"/>
            <w:lang w:bidi="ar"/>
            <w:rPrChange w:id="2081" w:author="昱 张" w:date="2026-07-03T10:04:00Z" w16du:dateUtc="2026-07-03T02:04:00Z"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</w:rPrChange>
          </w:rPr>
          <w:t xml:space="preserve"> </w:t>
        </w:r>
        <w:bookmarkStart w:id="2082" w:name="_Toc233968685"/>
        <w:r w:rsidRPr="005F5109">
          <w:rPr>
            <w:rFonts w:hint="eastAsia"/>
            <w:color w:val="000000"/>
            <w:kern w:val="0"/>
            <w:sz w:val="28"/>
            <w:szCs w:val="28"/>
            <w:lang w:bidi="ar"/>
            <w:rPrChange w:id="2083" w:author="昱 张" w:date="2026-07-03T10:04:00Z" w16du:dateUtc="2026-07-03T02:04:00Z"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</w:rPrChange>
          </w:rPr>
          <w:t>输入参数</w:t>
        </w:r>
        <w:bookmarkEnd w:id="2082"/>
      </w:ins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1759"/>
        <w:gridCol w:w="1892"/>
        <w:gridCol w:w="1928"/>
      </w:tblGrid>
      <w:tr w:rsidR="00F46436" w14:paraId="29C968A8" w14:textId="77777777">
        <w:tc>
          <w:tcPr>
            <w:tcW w:w="2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bookmarkEnd w:id="2079"/>
          <w:p w14:paraId="3469578A" w14:textId="77777777" w:rsidR="00F4643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参数名称</w:t>
            </w:r>
          </w:p>
        </w:tc>
        <w:tc>
          <w:tcPr>
            <w:tcW w:w="17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85007B3" w14:textId="77777777" w:rsidR="00F46436" w:rsidRDefault="00000000">
            <w:pPr>
              <w:keepLines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18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1442B34" w14:textId="77777777" w:rsidR="00F46436" w:rsidRDefault="00000000">
            <w:pPr>
              <w:keepLines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F3A472C" w14:textId="77777777" w:rsidR="00F46436" w:rsidRDefault="00000000">
            <w:pPr>
              <w:keepLines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F46436" w14:paraId="316D1C9D" w14:textId="77777777">
        <w:trPr>
          <w:del w:id="2084" w:author="Lucien" w:date="2026-05-26T19:37:00Z"/>
        </w:trPr>
        <w:tc>
          <w:tcPr>
            <w:tcW w:w="2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EC0D0AC" w14:textId="77777777" w:rsidR="00F46436" w:rsidRDefault="00000000">
            <w:pPr>
              <w:rPr>
                <w:del w:id="2085" w:author="Lucien" w:date="2026-05-26T19:37:00Z"/>
              </w:rPr>
            </w:pPr>
            <w:ins w:id="2086" w:author="Lucien" w:date="2026-05-06T13:11:00Z">
              <w:del w:id="2087" w:author="Lucien" w:date="2026-05-26T19:37:00Z">
                <w:r>
                  <w:rPr>
                    <w:rFonts w:hint="eastAsia"/>
                  </w:rPr>
                  <w:delText>keyId</w:delText>
                </w:r>
              </w:del>
            </w:ins>
            <w:ins w:id="2088" w:author="明宇 王" w:date="2026-05-06T14:36:00Z">
              <w:del w:id="2089" w:author="Lucien" w:date="2026-05-26T19:37:00Z">
                <w:r>
                  <w:rPr>
                    <w:rFonts w:hint="eastAsia"/>
                  </w:rPr>
                  <w:delText>（</w:delText>
                </w:r>
              </w:del>
            </w:ins>
            <w:ins w:id="2090" w:author="明宇 王" w:date="2026-05-11T21:58:00Z">
              <w:del w:id="2091" w:author="Lucien" w:date="2026-05-26T19:37:00Z">
                <w:r>
                  <w:rPr>
                    <w:rFonts w:hint="eastAsia"/>
                  </w:rPr>
                  <w:delText>取消</w:delText>
                </w:r>
              </w:del>
            </w:ins>
            <w:ins w:id="2092" w:author="明宇 王" w:date="2026-05-06T14:36:00Z">
              <w:del w:id="2093" w:author="Lucien" w:date="2026-05-26T19:37:00Z">
                <w:r>
                  <w:rPr>
                    <w:rFonts w:hint="eastAsia"/>
                  </w:rPr>
                  <w:delText>）</w:delText>
                </w:r>
              </w:del>
            </w:ins>
            <w:del w:id="2094" w:author="Lucien" w:date="2026-05-26T19:37:00Z">
              <w:r>
                <w:delText>jobId</w:delText>
              </w:r>
            </w:del>
          </w:p>
        </w:tc>
        <w:tc>
          <w:tcPr>
            <w:tcW w:w="17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6120F95" w14:textId="77777777" w:rsidR="00F46436" w:rsidRDefault="00000000">
            <w:pPr>
              <w:keepLines/>
              <w:rPr>
                <w:del w:id="2095" w:author="Lucien" w:date="2026-05-26T19:37:00Z"/>
              </w:rPr>
            </w:pPr>
            <w:ins w:id="2096" w:author="Lucien" w:date="2026-05-06T13:11:00Z">
              <w:del w:id="2097" w:author="Lucien" w:date="2026-05-26T19:37:00Z">
                <w:r>
                  <w:rPr>
                    <w:rFonts w:hint="eastAsia"/>
                  </w:rPr>
                  <w:delText>否</w:delText>
                </w:r>
              </w:del>
            </w:ins>
            <w:del w:id="2098" w:author="Lucien" w:date="2026-05-26T19:37:00Z">
              <w:r>
                <w:delText>是</w:delText>
              </w:r>
            </w:del>
          </w:p>
        </w:tc>
        <w:tc>
          <w:tcPr>
            <w:tcW w:w="18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DEC8A56" w14:textId="77777777" w:rsidR="00F46436" w:rsidRDefault="00000000">
            <w:pPr>
              <w:keepLines/>
              <w:rPr>
                <w:del w:id="2099" w:author="Lucien" w:date="2026-05-26T19:37:00Z"/>
              </w:rPr>
            </w:pPr>
            <w:del w:id="2100" w:author="Lucien" w:date="2026-05-26T19:37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</w:del>
          </w:p>
        </w:tc>
        <w:tc>
          <w:tcPr>
            <w:tcW w:w="1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68402D3" w14:textId="77777777" w:rsidR="00F46436" w:rsidRDefault="00000000">
            <w:pPr>
              <w:keepLines/>
              <w:rPr>
                <w:del w:id="2101" w:author="Lucien" w:date="2026-05-26T19:37:00Z"/>
              </w:rPr>
            </w:pPr>
            <w:ins w:id="2102" w:author="Lucien" w:date="2026-05-06T13:11:00Z">
              <w:del w:id="2103" w:author="Lucien" w:date="2026-05-26T19:37:00Z">
                <w:r>
                  <w:rPr>
                    <w:rFonts w:hint="eastAsia"/>
                  </w:rPr>
                  <w:delText>密钥标识</w:delText>
                </w:r>
              </w:del>
            </w:ins>
            <w:del w:id="2104" w:author="Lucien" w:date="2026-05-26T19:37:00Z">
              <w:r>
                <w:delText>任务</w:delText>
              </w:r>
              <w:r>
                <w:rPr>
                  <w:rFonts w:hint="eastAsia"/>
                </w:rPr>
                <w:delText>ID</w:delText>
              </w:r>
            </w:del>
          </w:p>
        </w:tc>
      </w:tr>
      <w:tr w:rsidR="00F46436" w14:paraId="0B87EAFA" w14:textId="77777777">
        <w:trPr>
          <w:ins w:id="2105" w:author="Lucien" w:date="2026-05-26T19:38:00Z"/>
        </w:trPr>
        <w:tc>
          <w:tcPr>
            <w:tcW w:w="2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1EF8335" w14:textId="77777777" w:rsidR="00F46436" w:rsidRDefault="00000000">
            <w:pPr>
              <w:rPr>
                <w:ins w:id="2106" w:author="Lucien" w:date="2026-05-26T19:38:00Z"/>
              </w:rPr>
            </w:pPr>
            <w:bookmarkStart w:id="2107" w:name="3__Shu_Chu_Can_Shu_3"/>
            <w:ins w:id="2108" w:author="Lucien" w:date="2026-05-26T19:38:00Z">
              <w:r>
                <w:t>vmId</w:t>
              </w:r>
            </w:ins>
          </w:p>
        </w:tc>
        <w:tc>
          <w:tcPr>
            <w:tcW w:w="17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C896FBB" w14:textId="77777777" w:rsidR="00F46436" w:rsidRDefault="00000000">
            <w:pPr>
              <w:keepLines/>
              <w:rPr>
                <w:ins w:id="2109" w:author="Lucien" w:date="2026-05-26T19:38:00Z"/>
              </w:rPr>
            </w:pPr>
            <w:ins w:id="2110" w:author="Lucien" w:date="2026-05-26T19:38:00Z">
              <w:r>
                <w:rPr>
                  <w:rFonts w:hint="eastAsia"/>
                </w:rPr>
                <w:t>是</w:t>
              </w:r>
            </w:ins>
          </w:p>
        </w:tc>
        <w:tc>
          <w:tcPr>
            <w:tcW w:w="18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F902CDA" w14:textId="77777777" w:rsidR="00F46436" w:rsidRDefault="00000000">
            <w:pPr>
              <w:keepLines/>
              <w:rPr>
                <w:ins w:id="2111" w:author="Lucien" w:date="2026-05-26T19:38:00Z"/>
              </w:rPr>
            </w:pPr>
            <w:ins w:id="2112" w:author="Lucien" w:date="2026-05-26T19:39:00Z">
              <w:r>
                <w:t>S</w:t>
              </w:r>
              <w:r>
                <w:rPr>
                  <w:rFonts w:hint="eastAsia"/>
                </w:rPr>
                <w:t>tring</w:t>
              </w:r>
            </w:ins>
          </w:p>
        </w:tc>
        <w:tc>
          <w:tcPr>
            <w:tcW w:w="1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91591D2" w14:textId="77777777" w:rsidR="00F46436" w:rsidRDefault="00000000">
            <w:pPr>
              <w:keepLines/>
              <w:rPr>
                <w:ins w:id="2113" w:author="Lucien" w:date="2026-05-26T19:38:00Z"/>
              </w:rPr>
            </w:pPr>
            <w:ins w:id="2114" w:author="Lucien" w:date="2026-05-26T19:39:00Z">
              <w:r>
                <w:rPr>
                  <w:rFonts w:hint="eastAsia"/>
                </w:rPr>
                <w:t>虚拟机</w:t>
              </w:r>
              <w:r>
                <w:rPr>
                  <w:rFonts w:hint="eastAsia"/>
                </w:rPr>
                <w:t>Id</w:t>
              </w:r>
            </w:ins>
          </w:p>
        </w:tc>
      </w:tr>
      <w:tr w:rsidR="00F46436" w14:paraId="1F9914BA" w14:textId="77777777">
        <w:trPr>
          <w:ins w:id="2115" w:author="Lucien" w:date="2026-05-06T13:11:00Z"/>
        </w:trPr>
        <w:tc>
          <w:tcPr>
            <w:tcW w:w="2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84E2972" w14:textId="77777777" w:rsidR="00F46436" w:rsidRDefault="00000000">
            <w:pPr>
              <w:rPr>
                <w:ins w:id="2116" w:author="Lucien" w:date="2026-05-06T13:11:00Z"/>
              </w:rPr>
            </w:pPr>
            <w:ins w:id="2117" w:author="Lucien" w:date="2026-05-06T13:11:00Z">
              <w:del w:id="2118" w:author="Lucien" w:date="2026-05-26T19:38:00Z">
                <w:r>
                  <w:rPr>
                    <w:rFonts w:hint="eastAsia"/>
                  </w:rPr>
                  <w:delText>ecPublic</w:delText>
                </w:r>
              </w:del>
            </w:ins>
            <w:ins w:id="2119" w:author="Lucien" w:date="2026-05-26T19:38:00Z">
              <w:r>
                <w:t>k</w:t>
              </w:r>
            </w:ins>
            <w:ins w:id="2120" w:author="Lucien" w:date="2026-05-06T13:11:00Z">
              <w:del w:id="2121" w:author="Lucien" w:date="2026-05-26T19:38:00Z">
                <w:r>
                  <w:rPr>
                    <w:rFonts w:hint="eastAsia"/>
                  </w:rPr>
                  <w:delText>K</w:delText>
                </w:r>
              </w:del>
              <w:r>
                <w:rPr>
                  <w:rFonts w:hint="eastAsia"/>
                </w:rPr>
                <w:t>ey</w:t>
              </w:r>
            </w:ins>
          </w:p>
        </w:tc>
        <w:tc>
          <w:tcPr>
            <w:tcW w:w="17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998F632" w14:textId="77777777" w:rsidR="00F46436" w:rsidRDefault="00000000">
            <w:pPr>
              <w:keepLines/>
              <w:rPr>
                <w:ins w:id="2122" w:author="Lucien" w:date="2026-05-06T13:11:00Z"/>
              </w:rPr>
            </w:pPr>
            <w:ins w:id="2123" w:author="Lucien" w:date="2026-05-06T13:11:00Z">
              <w:r>
                <w:rPr>
                  <w:rFonts w:hint="eastAsia"/>
                </w:rPr>
                <w:t>是</w:t>
              </w:r>
            </w:ins>
          </w:p>
        </w:tc>
        <w:tc>
          <w:tcPr>
            <w:tcW w:w="18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C29B8B4" w14:textId="77777777" w:rsidR="00F46436" w:rsidRDefault="00000000">
            <w:pPr>
              <w:keepLines/>
              <w:rPr>
                <w:ins w:id="2124" w:author="Lucien" w:date="2026-05-06T13:11:00Z"/>
              </w:rPr>
            </w:pPr>
            <w:ins w:id="2125" w:author="Lucien" w:date="2026-05-06T13:11:00Z">
              <w:r>
                <w:rPr>
                  <w:rFonts w:hint="eastAsia"/>
                </w:rPr>
                <w:t>String</w:t>
              </w:r>
            </w:ins>
          </w:p>
        </w:tc>
        <w:tc>
          <w:tcPr>
            <w:tcW w:w="1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79F9161" w14:textId="77777777" w:rsidR="00F46436" w:rsidRDefault="00000000">
            <w:pPr>
              <w:keepLines/>
              <w:rPr>
                <w:ins w:id="2126" w:author="Lucien" w:date="2026-05-06T13:11:00Z"/>
              </w:rPr>
            </w:pPr>
            <w:ins w:id="2127" w:author="Lucien" w:date="2026-05-06T13:12:00Z">
              <w:r>
                <w:rPr>
                  <w:rFonts w:hint="eastAsia"/>
                </w:rPr>
                <w:t>调用方</w:t>
              </w:r>
              <w:r>
                <w:rPr>
                  <w:rFonts w:hint="eastAsia"/>
                </w:rPr>
                <w:t xml:space="preserve"> EC </w:t>
              </w:r>
              <w:r>
                <w:rPr>
                  <w:rFonts w:hint="eastAsia"/>
                </w:rPr>
                <w:t>公钥，</w:t>
              </w:r>
              <w:r>
                <w:rPr>
                  <w:rFonts w:hint="eastAsia"/>
                </w:rPr>
                <w:t xml:space="preserve">PEM </w:t>
              </w:r>
              <w:r>
                <w:rPr>
                  <w:rFonts w:hint="eastAsia"/>
                </w:rPr>
                <w:t>格式</w:t>
              </w:r>
            </w:ins>
          </w:p>
        </w:tc>
      </w:tr>
      <w:tr w:rsidR="00F46436" w14:paraId="103ABBB9" w14:textId="77777777">
        <w:trPr>
          <w:ins w:id="2128" w:author="Lucien" w:date="2026-05-06T13:12:00Z"/>
          <w:del w:id="2129" w:author="Lucien" w:date="2026-05-26T19:38:00Z"/>
        </w:trPr>
        <w:tc>
          <w:tcPr>
            <w:tcW w:w="2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EBCD8EB" w14:textId="77777777" w:rsidR="00F46436" w:rsidRDefault="00000000">
            <w:pPr>
              <w:numPr>
                <w:ilvl w:val="0"/>
                <w:numId w:val="8"/>
              </w:numPr>
              <w:rPr>
                <w:ins w:id="2130" w:author="Lucien" w:date="2026-05-06T13:12:00Z"/>
                <w:del w:id="2131" w:author="Lucien" w:date="2026-05-26T19:38:00Z"/>
              </w:rPr>
              <w:pPrChange w:id="2132" w:author="昱 张" w:date="2026-07-02T22:19:00Z" w16du:dateUtc="2026-07-02T14:19:00Z">
                <w:pPr/>
              </w:pPrChange>
            </w:pPr>
            <w:ins w:id="2133" w:author="Lucien" w:date="2026-05-06T13:12:00Z">
              <w:del w:id="2134" w:author="Lucien" w:date="2026-05-26T19:38:00Z">
                <w:r>
                  <w:delText>C</w:delText>
                </w:r>
                <w:r>
                  <w:rPr>
                    <w:rFonts w:hint="eastAsia"/>
                  </w:rPr>
                  <w:delText>urve</w:delText>
                </w:r>
              </w:del>
            </w:ins>
            <w:ins w:id="2135" w:author="明宇 王" w:date="2026-05-11T21:59:00Z">
              <w:del w:id="2136" w:author="Lucien" w:date="2026-05-26T19:38:00Z">
                <w:r>
                  <w:rPr>
                    <w:rFonts w:hint="eastAsia"/>
                  </w:rPr>
                  <w:delText>（取消）</w:delText>
                </w:r>
              </w:del>
            </w:ins>
            <w:bookmarkStart w:id="2137" w:name="_Toc233968686"/>
            <w:bookmarkEnd w:id="2137"/>
          </w:p>
        </w:tc>
        <w:tc>
          <w:tcPr>
            <w:tcW w:w="17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DDA95CC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ins w:id="2138" w:author="Lucien" w:date="2026-05-06T13:12:00Z"/>
                <w:del w:id="2139" w:author="Lucien" w:date="2026-05-26T19:38:00Z"/>
              </w:rPr>
              <w:pPrChange w:id="2140" w:author="昱 张" w:date="2026-07-02T22:19:00Z" w16du:dateUtc="2026-07-02T14:19:00Z">
                <w:pPr>
                  <w:keepLines/>
                </w:pPr>
              </w:pPrChange>
            </w:pPr>
            <w:ins w:id="2141" w:author="Lucien" w:date="2026-05-06T13:12:00Z">
              <w:del w:id="2142" w:author="Lucien" w:date="2026-05-26T19:38:00Z">
                <w:r>
                  <w:delText>否</w:delText>
                </w:r>
                <w:bookmarkStart w:id="2143" w:name="_Toc233968687"/>
                <w:bookmarkEnd w:id="2143"/>
              </w:del>
            </w:ins>
          </w:p>
        </w:tc>
        <w:tc>
          <w:tcPr>
            <w:tcW w:w="18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5B19891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ins w:id="2144" w:author="Lucien" w:date="2026-05-06T13:12:00Z"/>
                <w:del w:id="2145" w:author="Lucien" w:date="2026-05-26T19:38:00Z"/>
              </w:rPr>
              <w:pPrChange w:id="2146" w:author="昱 张" w:date="2026-07-02T22:19:00Z" w16du:dateUtc="2026-07-02T14:19:00Z">
                <w:pPr>
                  <w:keepLines/>
                </w:pPr>
              </w:pPrChange>
            </w:pPr>
            <w:ins w:id="2147" w:author="Lucien" w:date="2026-05-06T13:12:00Z">
              <w:del w:id="2148" w:author="Lucien" w:date="2026-05-26T19:38:00Z">
                <w:r>
                  <w:delText>String</w:delText>
                </w:r>
                <w:bookmarkStart w:id="2149" w:name="_Toc233968688"/>
                <w:bookmarkEnd w:id="2149"/>
              </w:del>
            </w:ins>
          </w:p>
        </w:tc>
        <w:tc>
          <w:tcPr>
            <w:tcW w:w="1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936A3E8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ins w:id="2150" w:author="Lucien" w:date="2026-05-06T13:12:00Z"/>
                <w:del w:id="2151" w:author="Lucien" w:date="2026-05-26T19:38:00Z"/>
              </w:rPr>
              <w:pPrChange w:id="2152" w:author="昱 张" w:date="2026-07-02T22:19:00Z" w16du:dateUtc="2026-07-02T14:19:00Z">
                <w:pPr>
                  <w:keepLines/>
                </w:pPr>
              </w:pPrChange>
            </w:pPr>
            <w:ins w:id="2153" w:author="Lucien" w:date="2026-05-06T13:12:00Z">
              <w:del w:id="2154" w:author="Lucien" w:date="2026-05-26T19:38:00Z">
                <w:r>
                  <w:delText>椭圆曲线类型，建议默认 prime256v1</w:delText>
                </w:r>
                <w:bookmarkStart w:id="2155" w:name="_Toc233968689"/>
                <w:bookmarkEnd w:id="2155"/>
              </w:del>
            </w:ins>
          </w:p>
        </w:tc>
        <w:bookmarkStart w:id="2156" w:name="_Toc233968690"/>
        <w:bookmarkEnd w:id="2156"/>
      </w:tr>
    </w:tbl>
    <w:p w14:paraId="384063C7" w14:textId="77777777" w:rsidR="00F46436" w:rsidRPr="005F5109" w:rsidRDefault="00000000">
      <w:pPr>
        <w:pStyle w:val="3"/>
        <w:spacing w:before="288" w:after="192"/>
        <w:rPr>
          <w:rFonts w:hint="eastAsia"/>
          <w:color w:val="000000"/>
          <w:kern w:val="0"/>
          <w:lang w:bidi="ar"/>
          <w:rPrChange w:id="2157" w:author="昱 张" w:date="2026-07-03T10:04:00Z" w16du:dateUtc="2026-07-03T02:04:00Z">
            <w:rPr>
              <w:rFonts w:ascii="宋体" w:eastAsia="宋体" w:hAnsi="宋体" w:cs="宋体" w:hint="eastAsia"/>
            </w:rPr>
          </w:rPrChange>
        </w:rPr>
        <w:pPrChange w:id="2158" w:author="昱 张" w:date="2026-07-03T10:04:00Z" w16du:dateUtc="2026-07-03T02:04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bookmarkStart w:id="2159" w:name="_Toc233968691"/>
      <w:r w:rsidRPr="005F5109">
        <w:rPr>
          <w:rFonts w:hint="eastAsia"/>
          <w:color w:val="000000"/>
          <w:kern w:val="0"/>
          <w:sz w:val="28"/>
          <w:szCs w:val="28"/>
          <w:lang w:bidi="ar"/>
          <w:rPrChange w:id="2160" w:author="昱 张" w:date="2026-07-03T10:04:00Z" w16du:dateUtc="2026-07-03T02:04:00Z">
            <w:rPr>
              <w:rFonts w:ascii="宋体" w:hAnsi="宋体" w:cs="宋体" w:hint="eastAsia"/>
            </w:rPr>
          </w:rPrChange>
        </w:rPr>
        <w:t>输出参数</w:t>
      </w:r>
      <w:bookmarkEnd w:id="2107"/>
      <w:bookmarkEnd w:id="2159"/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1942"/>
        <w:gridCol w:w="4645"/>
      </w:tblGrid>
      <w:tr w:rsidR="00F46436" w14:paraId="72FD6D6B" w14:textId="77777777"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9408C48" w14:textId="77777777" w:rsidR="00F4643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参数名称</w:t>
            </w:r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C526877" w14:textId="77777777" w:rsidR="00F46436" w:rsidRDefault="00000000">
            <w:pPr>
              <w:keepLines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07E93EA" w14:textId="77777777" w:rsidR="00F46436" w:rsidRDefault="00000000">
            <w:pPr>
              <w:keepLines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F46436" w14:paraId="5077BB60" w14:textId="77777777"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5B93E9" w14:textId="77777777" w:rsidR="00F46436" w:rsidRPr="005F5109" w:rsidRDefault="00000000">
            <w:r w:rsidRPr="005F5109">
              <w:t>code</w:t>
            </w:r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463D2A" w14:textId="77777777" w:rsidR="00F46436" w:rsidRPr="005F5109" w:rsidRDefault="00000000">
            <w:pPr>
              <w:keepLines/>
              <w:ind w:firstLineChars="200" w:firstLine="480"/>
              <w:pPrChange w:id="2161" w:author="昱 张" w:date="2026-06-02T17:16:00Z" w16du:dateUtc="2026-06-02T09:16:00Z">
                <w:pPr>
                  <w:keepLines/>
                </w:pPr>
              </w:pPrChange>
            </w:pPr>
            <w:r w:rsidRPr="005F5109">
              <w:t>Integer</w:t>
            </w:r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A56745" w14:textId="77777777" w:rsidR="00F46436" w:rsidRPr="005F5109" w:rsidRDefault="00000000">
            <w:pPr>
              <w:keepLines/>
            </w:pPr>
            <w:r w:rsidRPr="005F5109">
              <w:t xml:space="preserve">200 </w:t>
            </w:r>
            <w:r w:rsidRPr="005F5109">
              <w:t>表示服务端执行成功，非</w:t>
            </w:r>
            <w:r w:rsidRPr="005F5109">
              <w:t xml:space="preserve"> 200 </w:t>
            </w:r>
            <w:r w:rsidRPr="005F5109">
              <w:t>表示执行失败</w:t>
            </w:r>
          </w:p>
        </w:tc>
      </w:tr>
      <w:tr w:rsidR="00F46436" w14:paraId="02964616" w14:textId="77777777">
        <w:trPr>
          <w:del w:id="2162" w:author="Lucien" w:date="2026-05-26T19:50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5C2EA4" w14:textId="77777777" w:rsidR="00F46436" w:rsidRPr="005F5109" w:rsidRDefault="00000000">
            <w:pPr>
              <w:rPr>
                <w:del w:id="2163" w:author="Lucien" w:date="2026-05-26T19:50:00Z"/>
              </w:rPr>
            </w:pPr>
            <w:bookmarkStart w:id="2164" w:name="4__Shi_Li_3"/>
            <w:del w:id="2165" w:author="Lucien" w:date="2026-05-26T19:50:00Z">
              <w:r w:rsidRPr="005F5109">
                <w:delText>Msg</w:delText>
              </w:r>
            </w:del>
            <w:ins w:id="2166" w:author="明宇 王" w:date="2026-05-11T22:02:00Z">
              <w:del w:id="2167" w:author="Lucien" w:date="2026-05-26T19:50:00Z">
                <w:r w:rsidRPr="005F5109">
                  <w:rPr>
                    <w:rFonts w:hint="eastAsia"/>
                  </w:rPr>
                  <w:delText>（取消）</w:delText>
                </w:r>
              </w:del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75F81D" w14:textId="77777777" w:rsidR="00F46436" w:rsidRPr="005F5109" w:rsidRDefault="00000000">
            <w:pPr>
              <w:keepLines/>
              <w:rPr>
                <w:del w:id="2168" w:author="Lucien" w:date="2026-05-26T19:50:00Z"/>
              </w:rPr>
            </w:pPr>
            <w:del w:id="2169" w:author="Lucien" w:date="2026-05-26T19:50:00Z">
              <w:r w:rsidRPr="005F5109">
                <w:delText>String</w:delText>
              </w:r>
            </w:del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BC1C4C" w14:textId="77777777" w:rsidR="00F46436" w:rsidRPr="005F5109" w:rsidRDefault="00000000">
            <w:pPr>
              <w:keepLines/>
              <w:rPr>
                <w:del w:id="2170" w:author="Lucien" w:date="2026-05-26T19:50:00Z"/>
              </w:rPr>
            </w:pPr>
            <w:del w:id="2171" w:author="Lucien" w:date="2026-05-26T19:50:00Z">
              <w:r w:rsidRPr="005F5109">
                <w:rPr>
                  <w:rFonts w:hint="eastAsia"/>
                </w:rPr>
                <w:delText>执行结果描述，失败时返回具体错误信息</w:delText>
              </w:r>
            </w:del>
          </w:p>
        </w:tc>
      </w:tr>
      <w:tr w:rsidR="00F46436" w14:paraId="3C530CB7" w14:textId="77777777"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0B6F7D" w14:textId="77777777" w:rsidR="00F46436" w:rsidRPr="005F5109" w:rsidRDefault="00000000">
            <w:pPr>
              <w:pStyle w:val="af2"/>
              <w:rPr>
                <w:rFonts w:ascii="Times New Roman" w:hAnsi="Times New Roman" w:cs="Times New Roman" w:hint="eastAsia"/>
                <w:rPrChange w:id="2172" w:author="昱 张" w:date="2026-07-03T10:00:00Z" w16du:dateUtc="2026-07-03T02:00:00Z">
                  <w:rPr>
                    <w:rFonts w:hint="eastAsia"/>
                  </w:rPr>
                </w:rPrChange>
              </w:rPr>
            </w:pPr>
            <w:ins w:id="2173" w:author="Lucien" w:date="2026-05-26T20:35:00Z">
              <w:r w:rsidRPr="005F5109">
                <w:rPr>
                  <w:rFonts w:ascii="Times New Roman" w:hAnsi="Times New Roman" w:cs="Times New Roman" w:hint="eastAsia"/>
                  <w:rPrChange w:id="2174" w:author="昱 张" w:date="2026-07-03T10:00:00Z" w16du:dateUtc="2026-07-03T02:00:00Z">
                    <w:rPr>
                      <w:rFonts w:hint="eastAsia"/>
                    </w:rPr>
                  </w:rPrChange>
                </w:rPr>
                <w:t>ephPub</w:t>
              </w:r>
            </w:ins>
            <w:del w:id="2175" w:author="Lucien" w:date="2026-05-26T20:35:00Z">
              <w:r w:rsidRPr="005F5109">
                <w:rPr>
                  <w:rFonts w:ascii="Times New Roman" w:hAnsi="Times New Roman" w:cs="Times New Roman" w:hint="eastAsia"/>
                  <w:rPrChange w:id="2176" w:author="昱 张" w:date="2026-07-03T10:00:00Z" w16du:dateUtc="2026-07-03T02:00:00Z">
                    <w:rPr>
                      <w:rFonts w:hint="eastAsia"/>
                    </w:rPr>
                  </w:rPrChange>
                </w:rPr>
                <w:delText>data</w:delText>
              </w:r>
            </w:del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C102C8" w14:textId="77777777" w:rsidR="00F46436" w:rsidRPr="005F5109" w:rsidRDefault="00000000">
            <w:pPr>
              <w:keepLines/>
              <w:jc w:val="center"/>
              <w:pPrChange w:id="2177" w:author="Lucien" w:date="2026-05-06T13:12:00Z">
                <w:pPr>
                  <w:keepLines/>
                </w:pPr>
              </w:pPrChange>
            </w:pPr>
            <w:ins w:id="2178" w:author="Lucien" w:date="2026-05-26T20:35:00Z">
              <w:r w:rsidRPr="005F5109">
                <w:t>String</w:t>
              </w:r>
            </w:ins>
            <w:ins w:id="2179" w:author="Lucien" w:date="2026-05-06T13:12:00Z">
              <w:del w:id="2180" w:author="Lucien" w:date="2026-05-26T20:35:00Z">
                <w:r w:rsidRPr="005F5109">
                  <w:delText>EncryptSM4KeyResult</w:delText>
                </w:r>
              </w:del>
            </w:ins>
            <w:del w:id="2181" w:author="Lucien" w:date="2026-05-26T20:35:00Z">
              <w:r w:rsidRPr="005F5109">
                <w:delText>StartJobResult</w:delText>
              </w:r>
            </w:del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945A25" w14:textId="77777777" w:rsidR="00F46436" w:rsidRPr="003F6C30" w:rsidRDefault="00000000">
            <w:pPr>
              <w:pStyle w:val="af2"/>
              <w:keepLines/>
              <w:pPrChange w:id="2182" w:author="Lucien" w:date="2026-05-26T20:36:00Z">
                <w:pPr>
                  <w:keepLines/>
                </w:pPr>
              </w:pPrChange>
            </w:pPr>
            <w:ins w:id="2183" w:author="Lucien" w:date="2026-05-26T20:35:00Z">
              <w:r w:rsidRPr="005F5109">
                <w:rPr>
                  <w:rFonts w:ascii="Times New Roman" w:hAnsi="Times New Roman" w:cs="Times New Roman" w:hint="eastAsia"/>
                  <w:rPrChange w:id="2184" w:author="昱 张" w:date="2026-07-03T10:00:00Z" w16du:dateUtc="2026-07-03T02:00:00Z">
                    <w:rPr>
                      <w:rFonts w:hint="eastAsia"/>
                    </w:rPr>
                  </w:rPrChange>
                </w:rPr>
                <w:t>服务端临时</w:t>
              </w:r>
              <w:r w:rsidRPr="005F5109">
                <w:rPr>
                  <w:rFonts w:ascii="Times New Roman" w:hAnsi="Times New Roman" w:cs="Times New Roman"/>
                  <w:rPrChange w:id="2185" w:author="昱 张" w:date="2026-07-03T10:00:00Z" w16du:dateUtc="2026-07-03T02:00:00Z">
                    <w:rPr/>
                  </w:rPrChange>
                </w:rPr>
                <w:t xml:space="preserve"> EC </w:t>
              </w:r>
              <w:r w:rsidRPr="005F5109">
                <w:rPr>
                  <w:rFonts w:ascii="Times New Roman" w:hAnsi="Times New Roman" w:cs="Times New Roman" w:hint="eastAsia"/>
                  <w:rPrChange w:id="2186" w:author="昱 张" w:date="2026-07-03T10:00:00Z" w16du:dateUtc="2026-07-03T02:00:00Z">
                    <w:rPr>
                      <w:rFonts w:hint="eastAsia"/>
                    </w:rPr>
                  </w:rPrChange>
                </w:rPr>
                <w:t>公钥，</w:t>
              </w:r>
              <w:r w:rsidRPr="005F5109">
                <w:rPr>
                  <w:rFonts w:ascii="Times New Roman" w:hAnsi="Times New Roman" w:cs="Times New Roman"/>
                  <w:rPrChange w:id="2187" w:author="昱 张" w:date="2026-07-03T10:00:00Z" w16du:dateUtc="2026-07-03T02:00:00Z">
                    <w:rPr/>
                  </w:rPrChange>
                </w:rPr>
                <w:t xml:space="preserve">Base64 </w:t>
              </w:r>
              <w:r w:rsidRPr="005F5109">
                <w:rPr>
                  <w:rFonts w:ascii="Times New Roman" w:hAnsi="Times New Roman" w:cs="Times New Roman" w:hint="eastAsia"/>
                  <w:rPrChange w:id="2188" w:author="昱 张" w:date="2026-07-03T10:00:00Z" w16du:dateUtc="2026-07-03T02:00:00Z">
                    <w:rPr>
                      <w:rFonts w:hint="eastAsia"/>
                    </w:rPr>
                  </w:rPrChange>
                </w:rPr>
                <w:t>编码</w:t>
              </w:r>
            </w:ins>
            <w:del w:id="2189" w:author="Lucien" w:date="2026-05-26T20:35:00Z">
              <w:r w:rsidRPr="005F5109">
                <w:rPr>
                  <w:rFonts w:ascii="Times New Roman" w:hAnsi="Times New Roman" w:cs="Times New Roman" w:hint="eastAsia"/>
                  <w:rPrChange w:id="2190" w:author="昱 张" w:date="2026-07-03T10:00:00Z" w16du:dateUtc="2026-07-03T02:00:00Z">
                    <w:rPr>
                      <w:rFonts w:hint="eastAsia"/>
                    </w:rPr>
                  </w:rPrChange>
                </w:rPr>
                <w:delText>启动任务结</w:delText>
              </w:r>
            </w:del>
            <w:ins w:id="2191" w:author="Lucien" w:date="2026-05-06T13:13:00Z">
              <w:del w:id="2192" w:author="Lucien" w:date="2026-05-26T20:35:00Z">
                <w:r w:rsidRPr="005F5109">
                  <w:rPr>
                    <w:rFonts w:ascii="Times New Roman" w:hAnsi="Times New Roman" w:cs="Times New Roman"/>
                    <w:rPrChange w:id="2193" w:author="昱 张" w:date="2026-07-03T10:00:00Z" w16du:dateUtc="2026-07-03T02:00:00Z">
                      <w:rPr/>
                    </w:rPrChange>
                  </w:rPr>
                  <w:delText xml:space="preserve">SM4 </w:delText>
                </w:r>
                <w:r w:rsidRPr="005F5109">
                  <w:rPr>
                    <w:rFonts w:ascii="Times New Roman" w:hAnsi="Times New Roman" w:cs="Times New Roman" w:hint="eastAsia"/>
                    <w:rPrChange w:id="2194" w:author="昱 张" w:date="2026-07-03T10:00:00Z" w16du:dateUtc="2026-07-03T02:00:00Z">
                      <w:rPr>
                        <w:rFonts w:hint="eastAsia"/>
                      </w:rPr>
                    </w:rPrChange>
                  </w:rPr>
                  <w:delText>密钥加密封装结果</w:delText>
                </w:r>
              </w:del>
            </w:ins>
            <w:del w:id="2195" w:author="Lucien" w:date="2026-05-26T20:35:00Z">
              <w:r w:rsidRPr="005F5109">
                <w:rPr>
                  <w:rFonts w:ascii="Times New Roman" w:hAnsi="Times New Roman" w:cs="Times New Roman" w:hint="eastAsia"/>
                  <w:rPrChange w:id="2196" w:author="昱 张" w:date="2026-07-03T10:00:00Z" w16du:dateUtc="2026-07-03T02:00:00Z">
                    <w:rPr>
                      <w:rFonts w:hint="eastAsia"/>
                    </w:rPr>
                  </w:rPrChange>
                </w:rPr>
                <w:delText>果</w:delText>
              </w:r>
            </w:del>
          </w:p>
        </w:tc>
      </w:tr>
      <w:tr w:rsidR="00F46436" w14:paraId="74F1A973" w14:textId="77777777">
        <w:trPr>
          <w:ins w:id="2197" w:author="Lucien" w:date="2026-05-26T20:3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1BA910" w14:textId="77777777" w:rsidR="00F46436" w:rsidRPr="005F5109" w:rsidRDefault="00000000">
            <w:pPr>
              <w:pStyle w:val="af2"/>
              <w:rPr>
                <w:ins w:id="2198" w:author="Lucien" w:date="2026-05-26T20:36:00Z"/>
                <w:rFonts w:ascii="Times New Roman" w:hAnsi="Times New Roman" w:cs="Times New Roman" w:hint="eastAsia"/>
                <w:rPrChange w:id="2199" w:author="昱 张" w:date="2026-07-03T10:00:00Z" w16du:dateUtc="2026-07-03T02:00:00Z">
                  <w:rPr>
                    <w:ins w:id="2200" w:author="Lucien" w:date="2026-05-26T20:36:00Z"/>
                    <w:rFonts w:hint="eastAsia"/>
                  </w:rPr>
                </w:rPrChange>
              </w:rPr>
            </w:pPr>
            <w:ins w:id="2201" w:author="Lucien" w:date="2026-05-26T20:36:00Z">
              <w:r w:rsidRPr="005F5109">
                <w:rPr>
                  <w:rFonts w:ascii="Times New Roman" w:hAnsi="Times New Roman" w:cs="Times New Roman" w:hint="eastAsia"/>
                  <w:rPrChange w:id="2202" w:author="昱 张" w:date="2026-07-03T10:00:00Z" w16du:dateUtc="2026-07-03T02:00:00Z">
                    <w:rPr>
                      <w:rFonts w:hint="eastAsia"/>
                    </w:rPr>
                  </w:rPrChange>
                </w:rPr>
                <w:t>salt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31A9D3" w14:textId="77777777" w:rsidR="00F46436" w:rsidRPr="005F5109" w:rsidRDefault="00000000">
            <w:pPr>
              <w:keepLines/>
              <w:jc w:val="center"/>
              <w:rPr>
                <w:ins w:id="2203" w:author="Lucien" w:date="2026-05-26T20:36:00Z"/>
              </w:rPr>
            </w:pPr>
            <w:ins w:id="2204" w:author="Lucien" w:date="2026-05-26T20:36:00Z">
              <w:r w:rsidRPr="005F5109"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4CC36B" w14:textId="77777777" w:rsidR="00F46436" w:rsidRPr="005F5109" w:rsidRDefault="00000000">
            <w:pPr>
              <w:pStyle w:val="af2"/>
              <w:keepLines/>
              <w:rPr>
                <w:ins w:id="2205" w:author="Lucien" w:date="2026-05-26T20:36:00Z"/>
                <w:rFonts w:ascii="Times New Roman" w:hAnsi="Times New Roman" w:cs="Times New Roman" w:hint="eastAsia"/>
                <w:rPrChange w:id="2206" w:author="昱 张" w:date="2026-07-03T10:00:00Z" w16du:dateUtc="2026-07-03T02:00:00Z">
                  <w:rPr>
                    <w:ins w:id="2207" w:author="Lucien" w:date="2026-05-26T20:36:00Z"/>
                    <w:rFonts w:hint="eastAsia"/>
                  </w:rPr>
                </w:rPrChange>
              </w:rPr>
            </w:pPr>
            <w:ins w:id="2208" w:author="Lucien" w:date="2026-05-26T20:36:00Z">
              <w:r w:rsidRPr="005F5109">
                <w:rPr>
                  <w:rFonts w:ascii="Times New Roman" w:hAnsi="Times New Roman" w:cs="Times New Roman" w:hint="eastAsia"/>
                  <w:rPrChange w:id="2209" w:author="昱 张" w:date="2026-07-03T10:00:00Z" w16du:dateUtc="2026-07-03T02:00:00Z">
                    <w:rPr>
                      <w:rFonts w:hint="eastAsia"/>
                    </w:rPr>
                  </w:rPrChange>
                </w:rPr>
                <w:t xml:space="preserve">KDF </w:t>
              </w:r>
              <w:r w:rsidRPr="005F5109">
                <w:rPr>
                  <w:rFonts w:ascii="Times New Roman" w:hAnsi="Times New Roman" w:cs="Times New Roman" w:hint="eastAsia"/>
                  <w:rPrChange w:id="2210" w:author="昱 张" w:date="2026-07-03T10:00:00Z" w16du:dateUtc="2026-07-03T02:00:00Z">
                    <w:rPr>
                      <w:rFonts w:hint="eastAsia"/>
                    </w:rPr>
                  </w:rPrChange>
                </w:rPr>
                <w:t>派生用盐值，</w:t>
              </w:r>
              <w:r w:rsidRPr="005F5109">
                <w:rPr>
                  <w:rFonts w:ascii="Times New Roman" w:hAnsi="Times New Roman" w:cs="Times New Roman" w:hint="eastAsia"/>
                  <w:rPrChange w:id="2211" w:author="昱 张" w:date="2026-07-03T10:00:00Z" w16du:dateUtc="2026-07-03T02:00:00Z">
                    <w:rPr>
                      <w:rFonts w:hint="eastAsia"/>
                    </w:rPr>
                  </w:rPrChange>
                </w:rPr>
                <w:t xml:space="preserve">Base64 </w:t>
              </w:r>
              <w:r w:rsidRPr="005F5109">
                <w:rPr>
                  <w:rFonts w:ascii="Times New Roman" w:hAnsi="Times New Roman" w:cs="Times New Roman" w:hint="eastAsia"/>
                  <w:rPrChange w:id="2212" w:author="昱 张" w:date="2026-07-03T10:00:00Z" w16du:dateUtc="2026-07-03T02:00:00Z">
                    <w:rPr>
                      <w:rFonts w:hint="eastAsia"/>
                    </w:rPr>
                  </w:rPrChange>
                </w:rPr>
                <w:t>编码</w:t>
              </w:r>
            </w:ins>
          </w:p>
        </w:tc>
      </w:tr>
      <w:tr w:rsidR="00F46436" w14:paraId="4D17E0F9" w14:textId="77777777">
        <w:trPr>
          <w:ins w:id="2213" w:author="Lucien" w:date="2026-05-26T20:3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FE88DA" w14:textId="77777777" w:rsidR="00F46436" w:rsidRPr="005F5109" w:rsidRDefault="00000000">
            <w:pPr>
              <w:pStyle w:val="af2"/>
              <w:rPr>
                <w:ins w:id="2214" w:author="Lucien" w:date="2026-05-26T20:36:00Z"/>
                <w:rFonts w:ascii="Times New Roman" w:hAnsi="Times New Roman" w:cs="Times New Roman" w:hint="eastAsia"/>
                <w:rPrChange w:id="2215" w:author="昱 张" w:date="2026-07-03T10:00:00Z" w16du:dateUtc="2026-07-03T02:00:00Z">
                  <w:rPr>
                    <w:ins w:id="2216" w:author="Lucien" w:date="2026-05-26T20:36:00Z"/>
                    <w:rFonts w:hint="eastAsia"/>
                  </w:rPr>
                </w:rPrChange>
              </w:rPr>
            </w:pPr>
            <w:ins w:id="2217" w:author="Lucien" w:date="2026-05-26T20:36:00Z">
              <w:r w:rsidRPr="005F5109">
                <w:rPr>
                  <w:rFonts w:ascii="Times New Roman" w:hAnsi="Times New Roman" w:cs="Times New Roman" w:hint="eastAsia"/>
                  <w:rPrChange w:id="2218" w:author="昱 张" w:date="2026-07-03T10:00:00Z" w16du:dateUtc="2026-07-03T02:00:00Z">
                    <w:rPr>
                      <w:rFonts w:hint="eastAsia"/>
                    </w:rPr>
                  </w:rPrChange>
                </w:rPr>
                <w:t>nonce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D4F893" w14:textId="77777777" w:rsidR="00F46436" w:rsidRPr="005F5109" w:rsidRDefault="00000000">
            <w:pPr>
              <w:keepLines/>
              <w:jc w:val="center"/>
              <w:rPr>
                <w:ins w:id="2219" w:author="Lucien" w:date="2026-05-26T20:36:00Z"/>
              </w:rPr>
            </w:pPr>
            <w:ins w:id="2220" w:author="Lucien" w:date="2026-05-26T20:36:00Z">
              <w:r w:rsidRPr="005F5109"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50F01A" w14:textId="77777777" w:rsidR="00F46436" w:rsidRPr="005F5109" w:rsidRDefault="00000000">
            <w:pPr>
              <w:keepLines/>
              <w:rPr>
                <w:ins w:id="2221" w:author="Lucien" w:date="2026-05-26T20:36:00Z"/>
              </w:rPr>
            </w:pPr>
            <w:ins w:id="2222" w:author="Lucien" w:date="2026-05-26T20:36:00Z">
              <w:r w:rsidRPr="005F5109">
                <w:t>AES-GCM nonce</w:t>
              </w:r>
              <w:r w:rsidRPr="005F5109">
                <w:rPr>
                  <w:rFonts w:hint="eastAsia"/>
                </w:rPr>
                <w:t>，</w:t>
              </w:r>
              <w:r w:rsidRPr="005F5109">
                <w:t xml:space="preserve">Base64 </w:t>
              </w:r>
              <w:r w:rsidRPr="005F5109">
                <w:rPr>
                  <w:rFonts w:hint="eastAsia"/>
                </w:rPr>
                <w:t>编码</w:t>
              </w:r>
            </w:ins>
          </w:p>
        </w:tc>
      </w:tr>
      <w:tr w:rsidR="00F46436" w14:paraId="25C458D2" w14:textId="77777777">
        <w:trPr>
          <w:ins w:id="2223" w:author="Lucien" w:date="2026-05-26T20:3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1E8DE5" w14:textId="77777777" w:rsidR="00F46436" w:rsidRPr="005F5109" w:rsidRDefault="00000000">
            <w:pPr>
              <w:pStyle w:val="af2"/>
              <w:rPr>
                <w:ins w:id="2224" w:author="Lucien" w:date="2026-05-26T20:36:00Z"/>
                <w:rFonts w:ascii="Times New Roman" w:hAnsi="Times New Roman" w:cs="Times New Roman" w:hint="eastAsia"/>
                <w:rPrChange w:id="2225" w:author="昱 张" w:date="2026-07-03T10:00:00Z" w16du:dateUtc="2026-07-03T02:00:00Z">
                  <w:rPr>
                    <w:ins w:id="2226" w:author="Lucien" w:date="2026-05-26T20:36:00Z"/>
                    <w:rFonts w:hint="eastAsia"/>
                  </w:rPr>
                </w:rPrChange>
              </w:rPr>
            </w:pPr>
            <w:ins w:id="2227" w:author="Lucien" w:date="2026-05-26T20:36:00Z">
              <w:r w:rsidRPr="005F5109">
                <w:rPr>
                  <w:rFonts w:ascii="Times New Roman" w:hAnsi="Times New Roman" w:cs="Times New Roman" w:hint="eastAsia"/>
                  <w:rPrChange w:id="2228" w:author="昱 张" w:date="2026-07-03T10:00:00Z" w16du:dateUtc="2026-07-03T02:00:00Z">
                    <w:rPr>
                      <w:rFonts w:hint="eastAsia"/>
                    </w:rPr>
                  </w:rPrChange>
                </w:rPr>
                <w:t>tag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365113" w14:textId="77777777" w:rsidR="00F46436" w:rsidRPr="005F5109" w:rsidRDefault="00000000">
            <w:pPr>
              <w:keepLines/>
              <w:jc w:val="center"/>
              <w:rPr>
                <w:ins w:id="2229" w:author="Lucien" w:date="2026-05-26T20:36:00Z"/>
              </w:rPr>
            </w:pPr>
            <w:ins w:id="2230" w:author="Lucien" w:date="2026-05-26T20:36:00Z">
              <w:r w:rsidRPr="005F5109"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D1194C" w14:textId="77777777" w:rsidR="00F46436" w:rsidRPr="005F5109" w:rsidRDefault="00000000">
            <w:pPr>
              <w:pStyle w:val="af2"/>
              <w:keepLines/>
              <w:rPr>
                <w:ins w:id="2231" w:author="Lucien" w:date="2026-05-26T20:36:00Z"/>
                <w:rFonts w:ascii="Times New Roman" w:hAnsi="Times New Roman" w:cs="Times New Roman" w:hint="eastAsia"/>
                <w:rPrChange w:id="2232" w:author="昱 张" w:date="2026-07-03T10:00:00Z" w16du:dateUtc="2026-07-03T02:00:00Z">
                  <w:rPr>
                    <w:ins w:id="2233" w:author="Lucien" w:date="2026-05-26T20:36:00Z"/>
                    <w:rFonts w:hint="eastAsia"/>
                  </w:rPr>
                </w:rPrChange>
              </w:rPr>
            </w:pPr>
            <w:ins w:id="2234" w:author="Lucien" w:date="2026-05-26T20:36:00Z">
              <w:r w:rsidRPr="005F5109">
                <w:rPr>
                  <w:rFonts w:ascii="Times New Roman" w:hAnsi="Times New Roman" w:cs="Times New Roman" w:hint="eastAsia"/>
                  <w:rPrChange w:id="2235" w:author="昱 张" w:date="2026-07-03T10:00:00Z" w16du:dateUtc="2026-07-03T02:00:00Z">
                    <w:rPr>
                      <w:rFonts w:hint="eastAsia"/>
                    </w:rPr>
                  </w:rPrChange>
                </w:rPr>
                <w:t xml:space="preserve">AES-GCM </w:t>
              </w:r>
              <w:r w:rsidRPr="005F5109">
                <w:rPr>
                  <w:rFonts w:ascii="Times New Roman" w:hAnsi="Times New Roman" w:cs="Times New Roman" w:hint="eastAsia"/>
                  <w:rPrChange w:id="2236" w:author="昱 张" w:date="2026-07-03T10:00:00Z" w16du:dateUtc="2026-07-03T02:00:00Z">
                    <w:rPr>
                      <w:rFonts w:hint="eastAsia"/>
                    </w:rPr>
                  </w:rPrChange>
                </w:rPr>
                <w:t>认证标签，</w:t>
              </w:r>
              <w:r w:rsidRPr="005F5109">
                <w:rPr>
                  <w:rFonts w:ascii="Times New Roman" w:hAnsi="Times New Roman" w:cs="Times New Roman" w:hint="eastAsia"/>
                  <w:rPrChange w:id="2237" w:author="昱 张" w:date="2026-07-03T10:00:00Z" w16du:dateUtc="2026-07-03T02:00:00Z">
                    <w:rPr>
                      <w:rFonts w:hint="eastAsia"/>
                    </w:rPr>
                  </w:rPrChange>
                </w:rPr>
                <w:t xml:space="preserve">Base64 </w:t>
              </w:r>
              <w:r w:rsidRPr="005F5109">
                <w:rPr>
                  <w:rFonts w:ascii="Times New Roman" w:hAnsi="Times New Roman" w:cs="Times New Roman" w:hint="eastAsia"/>
                  <w:rPrChange w:id="2238" w:author="昱 张" w:date="2026-07-03T10:00:00Z" w16du:dateUtc="2026-07-03T02:00:00Z">
                    <w:rPr>
                      <w:rFonts w:hint="eastAsia"/>
                    </w:rPr>
                  </w:rPrChange>
                </w:rPr>
                <w:t>编码</w:t>
              </w:r>
            </w:ins>
          </w:p>
        </w:tc>
      </w:tr>
      <w:tr w:rsidR="00F46436" w14:paraId="761525B0" w14:textId="77777777">
        <w:trPr>
          <w:ins w:id="2239" w:author="Lucien" w:date="2026-05-26T20:36:00Z"/>
        </w:trPr>
        <w:tc>
          <w:tcPr>
            <w:tcW w:w="16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902C74" w14:textId="77777777" w:rsidR="00F46436" w:rsidRPr="005F5109" w:rsidRDefault="00000000">
            <w:pPr>
              <w:pStyle w:val="af2"/>
              <w:rPr>
                <w:ins w:id="2240" w:author="Lucien" w:date="2026-05-26T20:36:00Z"/>
                <w:rFonts w:ascii="Times New Roman" w:hAnsi="Times New Roman" w:cs="Times New Roman" w:hint="eastAsia"/>
                <w:rPrChange w:id="2241" w:author="昱 张" w:date="2026-07-03T10:00:00Z" w16du:dateUtc="2026-07-03T02:00:00Z">
                  <w:rPr>
                    <w:ins w:id="2242" w:author="Lucien" w:date="2026-05-26T20:36:00Z"/>
                    <w:rFonts w:hint="eastAsia"/>
                  </w:rPr>
                </w:rPrChange>
              </w:rPr>
            </w:pPr>
            <w:ins w:id="2243" w:author="Lucien" w:date="2026-05-26T20:36:00Z">
              <w:r w:rsidRPr="005F5109">
                <w:rPr>
                  <w:rFonts w:ascii="Times New Roman" w:hAnsi="Times New Roman" w:cs="Times New Roman" w:hint="eastAsia"/>
                  <w:rPrChange w:id="2244" w:author="昱 张" w:date="2026-07-03T10:00:00Z" w16du:dateUtc="2026-07-03T02:00:00Z">
                    <w:rPr>
                      <w:rFonts w:hint="eastAsia"/>
                    </w:rPr>
                  </w:rPrChange>
                </w:rPr>
                <w:t>ciphertext</w:t>
              </w:r>
            </w:ins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0658DF" w14:textId="77777777" w:rsidR="00F46436" w:rsidRPr="005F5109" w:rsidRDefault="00000000">
            <w:pPr>
              <w:keepLines/>
              <w:jc w:val="center"/>
              <w:rPr>
                <w:ins w:id="2245" w:author="Lucien" w:date="2026-05-26T20:36:00Z"/>
              </w:rPr>
            </w:pPr>
            <w:ins w:id="2246" w:author="Lucien" w:date="2026-05-26T20:36:00Z">
              <w:r w:rsidRPr="005F5109">
                <w:t>String</w:t>
              </w:r>
            </w:ins>
          </w:p>
        </w:tc>
        <w:tc>
          <w:tcPr>
            <w:tcW w:w="46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8C513B" w14:textId="77777777" w:rsidR="00F46436" w:rsidRPr="005F5109" w:rsidRDefault="00000000">
            <w:pPr>
              <w:pStyle w:val="af2"/>
              <w:keepLines/>
              <w:rPr>
                <w:ins w:id="2247" w:author="Lucien" w:date="2026-05-26T20:36:00Z"/>
                <w:rFonts w:ascii="Times New Roman" w:hAnsi="Times New Roman" w:cs="Times New Roman" w:hint="eastAsia"/>
                <w:rPrChange w:id="2248" w:author="昱 张" w:date="2026-07-03T10:00:00Z" w16du:dateUtc="2026-07-03T02:00:00Z">
                  <w:rPr>
                    <w:ins w:id="2249" w:author="Lucien" w:date="2026-05-26T20:36:00Z"/>
                    <w:rFonts w:hint="eastAsia"/>
                  </w:rPr>
                </w:rPrChange>
              </w:rPr>
            </w:pPr>
            <w:ins w:id="2250" w:author="Lucien" w:date="2026-05-26T20:36:00Z">
              <w:r w:rsidRPr="005F5109">
                <w:rPr>
                  <w:rFonts w:ascii="Times New Roman" w:hAnsi="Times New Roman" w:cs="Times New Roman" w:hint="eastAsia"/>
                  <w:rPrChange w:id="2251" w:author="昱 张" w:date="2026-07-03T10:00:00Z" w16du:dateUtc="2026-07-03T02:00:00Z">
                    <w:rPr>
                      <w:rFonts w:hint="eastAsia"/>
                    </w:rPr>
                  </w:rPrChange>
                </w:rPr>
                <w:t>加密后的</w:t>
              </w:r>
              <w:r w:rsidRPr="005F5109">
                <w:rPr>
                  <w:rFonts w:ascii="Times New Roman" w:hAnsi="Times New Roman" w:cs="Times New Roman" w:hint="eastAsia"/>
                  <w:rPrChange w:id="2252" w:author="昱 张" w:date="2026-07-03T10:00:00Z" w16du:dateUtc="2026-07-03T02:00:00Z">
                    <w:rPr>
                      <w:rFonts w:hint="eastAsia"/>
                    </w:rPr>
                  </w:rPrChange>
                </w:rPr>
                <w:t xml:space="preserve"> SM4 </w:t>
              </w:r>
              <w:r w:rsidRPr="005F5109">
                <w:rPr>
                  <w:rFonts w:ascii="Times New Roman" w:hAnsi="Times New Roman" w:cs="Times New Roman" w:hint="eastAsia"/>
                  <w:rPrChange w:id="2253" w:author="昱 张" w:date="2026-07-03T10:00:00Z" w16du:dateUtc="2026-07-03T02:00:00Z">
                    <w:rPr>
                      <w:rFonts w:hint="eastAsia"/>
                    </w:rPr>
                  </w:rPrChange>
                </w:rPr>
                <w:t>密钥，</w:t>
              </w:r>
              <w:r w:rsidRPr="005F5109">
                <w:rPr>
                  <w:rFonts w:ascii="Times New Roman" w:hAnsi="Times New Roman" w:cs="Times New Roman" w:hint="eastAsia"/>
                  <w:rPrChange w:id="2254" w:author="昱 张" w:date="2026-07-03T10:00:00Z" w16du:dateUtc="2026-07-03T02:00:00Z">
                    <w:rPr>
                      <w:rFonts w:hint="eastAsia"/>
                    </w:rPr>
                  </w:rPrChange>
                </w:rPr>
                <w:t xml:space="preserve">Base64 </w:t>
              </w:r>
              <w:r w:rsidRPr="005F5109">
                <w:rPr>
                  <w:rFonts w:ascii="Times New Roman" w:hAnsi="Times New Roman" w:cs="Times New Roman" w:hint="eastAsia"/>
                  <w:rPrChange w:id="2255" w:author="昱 张" w:date="2026-07-03T10:00:00Z" w16du:dateUtc="2026-07-03T02:00:00Z">
                    <w:rPr>
                      <w:rFonts w:hint="eastAsia"/>
                    </w:rPr>
                  </w:rPrChange>
                </w:rPr>
                <w:t>编码</w:t>
              </w:r>
            </w:ins>
          </w:p>
        </w:tc>
      </w:tr>
    </w:tbl>
    <w:p w14:paraId="2453C84D" w14:textId="77777777" w:rsidR="00F46436" w:rsidRDefault="00F46436">
      <w:pPr>
        <w:rPr>
          <w:ins w:id="2256" w:author="昱 张" w:date="2026-07-03T10:06:00Z" w16du:dateUtc="2026-07-03T02:06:00Z"/>
        </w:rPr>
      </w:pPr>
    </w:p>
    <w:p w14:paraId="177840BD" w14:textId="77777777" w:rsidR="005F5109" w:rsidRDefault="005F5109"/>
    <w:p w14:paraId="3D37F316" w14:textId="7B423880" w:rsidR="00F46436" w:rsidRPr="005F5109" w:rsidDel="005F5109" w:rsidRDefault="00000000">
      <w:pPr>
        <w:pStyle w:val="3"/>
        <w:spacing w:before="288" w:after="192"/>
        <w:rPr>
          <w:del w:id="2257" w:author="昱 张" w:date="2026-07-03T10:05:00Z" w16du:dateUtc="2026-07-03T02:05:00Z"/>
          <w:rFonts w:hint="eastAsia"/>
          <w:color w:val="000000"/>
          <w:kern w:val="0"/>
          <w:lang w:bidi="ar"/>
          <w:rPrChange w:id="2258" w:author="昱 张" w:date="2026-07-03T10:04:00Z" w16du:dateUtc="2026-07-03T02:04:00Z">
            <w:rPr>
              <w:del w:id="2259" w:author="昱 张" w:date="2026-07-03T10:05:00Z" w16du:dateUtc="2026-07-03T02:05:00Z"/>
              <w:rFonts w:ascii="宋体" w:eastAsia="宋体" w:hAnsi="宋体" w:cs="宋体" w:hint="eastAsia"/>
            </w:rPr>
          </w:rPrChange>
        </w:rPr>
        <w:pPrChange w:id="2260" w:author="昱 张" w:date="2026-07-03T10:04:00Z" w16du:dateUtc="2026-07-03T02:04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del w:id="2261" w:author="昱 张" w:date="2026-07-03T10:05:00Z" w16du:dateUtc="2026-07-03T02:05:00Z">
        <w:r w:rsidRPr="005F5109" w:rsidDel="005F5109">
          <w:rPr>
            <w:rFonts w:hint="eastAsia"/>
            <w:color w:val="000000"/>
            <w:kern w:val="0"/>
            <w:sz w:val="28"/>
            <w:szCs w:val="28"/>
            <w:lang w:bidi="ar"/>
            <w:rPrChange w:id="2262" w:author="昱 张" w:date="2026-07-03T10:04:00Z" w16du:dateUtc="2026-07-03T02:04:00Z">
              <w:rPr>
                <w:rFonts w:ascii="宋体" w:hAnsi="宋体" w:cs="宋体" w:hint="eastAsia"/>
              </w:rPr>
            </w:rPrChange>
          </w:rPr>
          <w:lastRenderedPageBreak/>
          <w:delText>数据结构</w:delText>
        </w:r>
        <w:bookmarkStart w:id="2263" w:name="_Toc233968692"/>
        <w:bookmarkEnd w:id="2263"/>
      </w:del>
    </w:p>
    <w:p w14:paraId="267566EA" w14:textId="77777777" w:rsidR="00F46436" w:rsidRDefault="00000000">
      <w:pPr>
        <w:numPr>
          <w:ilvl w:val="0"/>
          <w:numId w:val="8"/>
        </w:numPr>
        <w:spacing w:line="360" w:lineRule="auto"/>
        <w:ind w:firstLineChars="100" w:firstLine="240"/>
        <w:rPr>
          <w:del w:id="2264" w:author="Lucien" w:date="2026-05-26T20:36:00Z"/>
          <w:rFonts w:ascii="宋体" w:hAnsi="宋体" w:hint="eastAsia"/>
          <w:szCs w:val="21"/>
        </w:rPr>
        <w:pPrChange w:id="2265" w:author="昱 张" w:date="2026-07-02T22:19:00Z" w16du:dateUtc="2026-07-02T14:19:00Z">
          <w:pPr>
            <w:spacing w:line="360" w:lineRule="auto"/>
            <w:ind w:firstLineChars="100" w:firstLine="240"/>
          </w:pPr>
        </w:pPrChange>
      </w:pPr>
      <w:del w:id="2266" w:author="Lucien" w:date="2026-05-26T20:36:00Z">
        <w:r>
          <w:rPr>
            <w:rFonts w:hint="eastAsia"/>
            <w:szCs w:val="21"/>
          </w:rPr>
          <w:delText>StartJobResult</w:delText>
        </w:r>
        <w:r>
          <w:rPr>
            <w:rFonts w:hint="eastAsia"/>
            <w:szCs w:val="21"/>
          </w:rPr>
          <w:delText>：</w:delText>
        </w:r>
        <w:bookmarkStart w:id="2267" w:name="_Toc233968693"/>
        <w:bookmarkEnd w:id="2267"/>
      </w:del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1051"/>
        <w:gridCol w:w="5333"/>
      </w:tblGrid>
      <w:tr w:rsidR="00F46436" w14:paraId="367970F2" w14:textId="77777777">
        <w:trPr>
          <w:del w:id="2268" w:author="Lucien" w:date="2026-05-26T20:36:00Z"/>
        </w:trPr>
        <w:tc>
          <w:tcPr>
            <w:tcW w:w="18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0F9E346" w14:textId="77777777" w:rsidR="00F46436" w:rsidRDefault="00000000">
            <w:pPr>
              <w:numPr>
                <w:ilvl w:val="0"/>
                <w:numId w:val="8"/>
              </w:numPr>
              <w:rPr>
                <w:del w:id="2269" w:author="Lucien" w:date="2026-05-26T20:36:00Z"/>
                <w:b/>
                <w:bCs/>
              </w:rPr>
              <w:pPrChange w:id="2270" w:author="昱 张" w:date="2026-07-02T22:19:00Z" w16du:dateUtc="2026-07-02T14:19:00Z">
                <w:pPr/>
              </w:pPrChange>
            </w:pPr>
            <w:del w:id="2271" w:author="Lucien" w:date="2026-05-26T20:36:00Z">
              <w:r>
                <w:rPr>
                  <w:rFonts w:hint="eastAsia"/>
                  <w:b/>
                  <w:bCs/>
                </w:rPr>
                <w:delText>参数名称</w:delText>
              </w:r>
              <w:bookmarkStart w:id="2272" w:name="_Toc233968694"/>
              <w:bookmarkEnd w:id="2272"/>
            </w:del>
          </w:p>
        </w:tc>
        <w:tc>
          <w:tcPr>
            <w:tcW w:w="10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D9093C1" w14:textId="77777777" w:rsidR="00F46436" w:rsidRDefault="00000000">
            <w:pPr>
              <w:keepLines/>
              <w:numPr>
                <w:ilvl w:val="0"/>
                <w:numId w:val="8"/>
              </w:numPr>
              <w:jc w:val="center"/>
              <w:rPr>
                <w:del w:id="2273" w:author="Lucien" w:date="2026-05-26T20:36:00Z"/>
                <w:b/>
                <w:bCs/>
              </w:rPr>
              <w:pPrChange w:id="2274" w:author="昱 张" w:date="2026-07-02T22:19:00Z" w16du:dateUtc="2026-07-02T14:19:00Z">
                <w:pPr>
                  <w:keepLines/>
                  <w:jc w:val="center"/>
                </w:pPr>
              </w:pPrChange>
            </w:pPr>
            <w:del w:id="2275" w:author="Lucien" w:date="2026-05-26T20:36:00Z">
              <w:r>
                <w:rPr>
                  <w:rFonts w:hint="eastAsia"/>
                  <w:b/>
                  <w:bCs/>
                </w:rPr>
                <w:delText>类型</w:delText>
              </w:r>
              <w:bookmarkStart w:id="2276" w:name="_Toc233968695"/>
              <w:bookmarkEnd w:id="2276"/>
            </w:del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E8103BD" w14:textId="77777777" w:rsidR="00F46436" w:rsidRDefault="00000000">
            <w:pPr>
              <w:keepLines/>
              <w:numPr>
                <w:ilvl w:val="0"/>
                <w:numId w:val="8"/>
              </w:numPr>
              <w:jc w:val="center"/>
              <w:rPr>
                <w:del w:id="2277" w:author="Lucien" w:date="2026-05-26T20:36:00Z"/>
                <w:b/>
                <w:bCs/>
              </w:rPr>
              <w:pPrChange w:id="2278" w:author="昱 张" w:date="2026-07-02T22:19:00Z" w16du:dateUtc="2026-07-02T14:19:00Z">
                <w:pPr>
                  <w:keepLines/>
                  <w:jc w:val="center"/>
                </w:pPr>
              </w:pPrChange>
            </w:pPr>
            <w:del w:id="2279" w:author="Lucien" w:date="2026-05-26T20:36:00Z">
              <w:r>
                <w:rPr>
                  <w:rFonts w:hint="eastAsia"/>
                  <w:b/>
                  <w:bCs/>
                </w:rPr>
                <w:delText>描述</w:delText>
              </w:r>
              <w:bookmarkStart w:id="2280" w:name="_Toc233968696"/>
              <w:bookmarkEnd w:id="2280"/>
            </w:del>
          </w:p>
        </w:tc>
        <w:bookmarkStart w:id="2281" w:name="_Toc233968697"/>
        <w:bookmarkEnd w:id="2281"/>
      </w:tr>
      <w:tr w:rsidR="00F46436" w14:paraId="09370F57" w14:textId="77777777">
        <w:trPr>
          <w:del w:id="2282" w:author="Lucien" w:date="2026-05-26T20:36:00Z"/>
        </w:trPr>
        <w:tc>
          <w:tcPr>
            <w:tcW w:w="18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EEB8C5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del w:id="2283" w:author="Lucien" w:date="2026-05-26T20:36:00Z"/>
              </w:rPr>
              <w:pPrChange w:id="2284" w:author="昱 张" w:date="2026-07-02T22:19:00Z" w16du:dateUtc="2026-07-02T14:19:00Z">
                <w:pPr/>
              </w:pPrChange>
            </w:pPr>
            <w:ins w:id="2285" w:author="Lucien" w:date="2026-05-06T13:14:00Z">
              <w:del w:id="2286" w:author="Lucien" w:date="2026-05-26T20:36:00Z">
                <w:r>
                  <w:delText>keyId</w:delText>
                </w:r>
              </w:del>
            </w:ins>
            <w:ins w:id="2287" w:author="明宇 王" w:date="2026-05-06T14:37:00Z">
              <w:del w:id="2288" w:author="Lucien" w:date="2026-05-26T20:36:00Z">
                <w:r>
                  <w:rPr>
                    <w:rFonts w:hint="eastAsia"/>
                  </w:rPr>
                  <w:delText>（删掉）</w:delText>
                </w:r>
              </w:del>
            </w:ins>
            <w:del w:id="2289" w:author="Lucien" w:date="2026-05-26T20:36:00Z">
              <w:r>
                <w:delText>isValid</w:delText>
              </w:r>
              <w:bookmarkStart w:id="2290" w:name="_Toc233968698"/>
              <w:bookmarkEnd w:id="2290"/>
            </w:del>
          </w:p>
        </w:tc>
        <w:tc>
          <w:tcPr>
            <w:tcW w:w="10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335AFF" w14:textId="77777777" w:rsidR="00F46436" w:rsidRDefault="00000000">
            <w:pPr>
              <w:keepLines/>
              <w:numPr>
                <w:ilvl w:val="0"/>
                <w:numId w:val="8"/>
              </w:numPr>
              <w:jc w:val="left"/>
              <w:rPr>
                <w:del w:id="2291" w:author="Lucien" w:date="2026-05-26T20:36:00Z"/>
              </w:rPr>
              <w:pPrChange w:id="2292" w:author="昱 张" w:date="2026-07-02T22:19:00Z" w16du:dateUtc="2026-07-02T14:19:00Z">
                <w:pPr>
                  <w:keepLines/>
                  <w:jc w:val="left"/>
                </w:pPr>
              </w:pPrChange>
            </w:pPr>
            <w:del w:id="2293" w:author="Lucien" w:date="2026-05-26T20:36:00Z">
              <w:r>
                <w:delText>Bool</w:delText>
              </w:r>
            </w:del>
            <w:ins w:id="2294" w:author="Lucien" w:date="2026-05-06T13:15:00Z">
              <w:del w:id="2295" w:author="Lucien" w:date="2026-05-26T20:36:00Z">
                <w:r>
                  <w:delText>String</w:delText>
                </w:r>
              </w:del>
            </w:ins>
            <w:bookmarkStart w:id="2296" w:name="_Toc233968699"/>
            <w:bookmarkEnd w:id="2296"/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36C52D" w14:textId="77777777" w:rsidR="00F46436" w:rsidRDefault="00000000">
            <w:pPr>
              <w:keepLines/>
              <w:numPr>
                <w:ilvl w:val="0"/>
                <w:numId w:val="8"/>
              </w:numPr>
              <w:rPr>
                <w:del w:id="2297" w:author="Lucien" w:date="2026-05-26T20:36:00Z"/>
              </w:rPr>
              <w:pPrChange w:id="2298" w:author="昱 张" w:date="2026-07-02T22:19:00Z" w16du:dateUtc="2026-07-02T14:19:00Z">
                <w:pPr>
                  <w:keepLines/>
                </w:pPr>
              </w:pPrChange>
            </w:pPr>
            <w:ins w:id="2299" w:author="Lucien" w:date="2026-05-06T13:15:00Z">
              <w:del w:id="2300" w:author="Lucien" w:date="2026-05-26T20:36:00Z">
                <w:r>
                  <w:rPr>
                    <w:rFonts w:hint="eastAsia"/>
                  </w:rPr>
                  <w:delText>密钥标识</w:delText>
                </w:r>
              </w:del>
            </w:ins>
            <w:del w:id="2301" w:author="Lucien" w:date="2026-05-26T20:36:00Z">
              <w:r>
                <w:delText>操作是否有效，当</w:delText>
              </w:r>
              <w:r>
                <w:delText>msg</w:delText>
              </w:r>
              <w:r>
                <w:delText>为调度错误的时候返回</w:delText>
              </w:r>
              <w:bookmarkStart w:id="2302" w:name="_Toc233968700"/>
              <w:bookmarkEnd w:id="2302"/>
            </w:del>
          </w:p>
        </w:tc>
        <w:bookmarkStart w:id="2303" w:name="_Toc233968701"/>
        <w:bookmarkEnd w:id="2303"/>
      </w:tr>
      <w:tr w:rsidR="00F46436" w14:paraId="272D0095" w14:textId="77777777">
        <w:trPr>
          <w:del w:id="2304" w:author="Lucien" w:date="2026-05-26T20:36:00Z"/>
        </w:trPr>
        <w:tc>
          <w:tcPr>
            <w:tcW w:w="18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5434BB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del w:id="2305" w:author="Lucien" w:date="2026-05-26T20:36:00Z"/>
              </w:rPr>
              <w:pPrChange w:id="2306" w:author="昱 张" w:date="2026-07-02T22:19:00Z" w16du:dateUtc="2026-07-02T14:19:00Z">
                <w:pPr/>
              </w:pPrChange>
            </w:pPr>
            <w:ins w:id="2307" w:author="Lucien" w:date="2026-05-06T13:14:00Z">
              <w:del w:id="2308" w:author="Lucien" w:date="2026-05-26T20:36:00Z">
                <w:r>
                  <w:delText>algorithm</w:delText>
                </w:r>
              </w:del>
            </w:ins>
            <w:ins w:id="2309" w:author="明宇 王" w:date="2026-05-11T22:04:00Z">
              <w:del w:id="2310" w:author="Lucien" w:date="2026-05-26T20:36:00Z">
                <w:r>
                  <w:rPr>
                    <w:rFonts w:hint="eastAsia"/>
                  </w:rPr>
                  <w:delText>（取消</w:delText>
                </w:r>
              </w:del>
            </w:ins>
            <w:del w:id="2311" w:author="Lucien" w:date="2026-05-26T20:36:00Z">
              <w:r>
                <w:delText>jobInstanceId</w:delText>
              </w:r>
              <w:bookmarkStart w:id="2312" w:name="_Toc233968702"/>
              <w:bookmarkEnd w:id="2312"/>
            </w:del>
          </w:p>
        </w:tc>
        <w:tc>
          <w:tcPr>
            <w:tcW w:w="10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779F48" w14:textId="77777777" w:rsidR="00F46436" w:rsidRDefault="00000000">
            <w:pPr>
              <w:keepLines/>
              <w:numPr>
                <w:ilvl w:val="0"/>
                <w:numId w:val="8"/>
              </w:numPr>
              <w:jc w:val="left"/>
              <w:rPr>
                <w:del w:id="2313" w:author="Lucien" w:date="2026-05-26T20:36:00Z"/>
              </w:rPr>
              <w:pPrChange w:id="2314" w:author="昱 张" w:date="2026-07-02T22:19:00Z" w16du:dateUtc="2026-07-02T14:19:00Z">
                <w:pPr>
                  <w:keepLines/>
                  <w:jc w:val="left"/>
                </w:pPr>
              </w:pPrChange>
            </w:pPr>
            <w:del w:id="2315" w:author="Lucien" w:date="2026-05-26T20:36:00Z">
              <w:r>
                <w:delText>String</w:delText>
              </w:r>
              <w:bookmarkStart w:id="2316" w:name="_Toc233968703"/>
              <w:bookmarkEnd w:id="2316"/>
            </w:del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267395" w14:textId="77777777" w:rsidR="00F46436" w:rsidRDefault="00000000">
            <w:pPr>
              <w:keepLines/>
              <w:numPr>
                <w:ilvl w:val="0"/>
                <w:numId w:val="8"/>
              </w:numPr>
              <w:rPr>
                <w:del w:id="2317" w:author="Lucien" w:date="2026-05-26T20:36:00Z"/>
              </w:rPr>
              <w:pPrChange w:id="2318" w:author="昱 张" w:date="2026-07-02T22:19:00Z" w16du:dateUtc="2026-07-02T14:19:00Z">
                <w:pPr>
                  <w:keepLines/>
                </w:pPr>
              </w:pPrChange>
            </w:pPr>
            <w:ins w:id="2319" w:author="Lucien" w:date="2026-05-06T13:16:00Z">
              <w:del w:id="2320" w:author="Lucien" w:date="2026-05-26T20:36:00Z">
                <w:r>
                  <w:rPr>
                    <w:rFonts w:hint="eastAsia"/>
                  </w:rPr>
                  <w:delText>密钥封装算法，例如</w:delText>
                </w:r>
                <w:r>
                  <w:rPr>
                    <w:rFonts w:hint="eastAsia"/>
                  </w:rPr>
                  <w:delText xml:space="preserve"> HENC2-P256-AES256GCM</w:delText>
                </w:r>
              </w:del>
            </w:ins>
            <w:del w:id="2321" w:author="Lucien" w:date="2026-05-26T20:36:00Z">
              <w:r>
                <w:delText>任务实例</w:delText>
              </w:r>
              <w:r>
                <w:rPr>
                  <w:rFonts w:hint="eastAsia"/>
                </w:rPr>
                <w:delText>ID</w:delText>
              </w:r>
              <w:r>
                <w:delText>，当</w:delText>
              </w:r>
              <w:r>
                <w:delText>msg</w:delText>
              </w:r>
              <w:r>
                <w:delText>为成功的时候返回</w:delText>
              </w:r>
              <w:bookmarkStart w:id="2322" w:name="_Toc233968704"/>
              <w:bookmarkEnd w:id="2322"/>
            </w:del>
          </w:p>
        </w:tc>
        <w:bookmarkStart w:id="2323" w:name="_Toc233968705"/>
        <w:bookmarkEnd w:id="2323"/>
      </w:tr>
      <w:tr w:rsidR="00F46436" w14:paraId="10FA7B5D" w14:textId="77777777">
        <w:trPr>
          <w:del w:id="2324" w:author="Lucien" w:date="2026-05-26T20:36:00Z"/>
        </w:trPr>
        <w:tc>
          <w:tcPr>
            <w:tcW w:w="18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7C2BB9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del w:id="2325" w:author="Lucien" w:date="2026-05-26T20:36:00Z"/>
              </w:rPr>
              <w:pPrChange w:id="2326" w:author="昱 张" w:date="2026-07-02T22:19:00Z" w16du:dateUtc="2026-07-02T14:19:00Z">
                <w:pPr/>
              </w:pPrChange>
            </w:pPr>
            <w:ins w:id="2327" w:author="Lucien" w:date="2026-05-06T13:14:00Z">
              <w:del w:id="2328" w:author="Lucien" w:date="2026-05-26T20:36:00Z">
                <w:r>
                  <w:delText>Curve</w:delText>
                </w:r>
              </w:del>
            </w:ins>
            <w:ins w:id="2329" w:author="明宇 王" w:date="2026-05-11T22:04:00Z">
              <w:del w:id="2330" w:author="Lucien" w:date="2026-05-26T20:36:00Z">
                <w:r>
                  <w:rPr>
                    <w:rFonts w:hint="eastAsia"/>
                  </w:rPr>
                  <w:delText>（取消</w:delText>
                </w:r>
              </w:del>
            </w:ins>
            <w:del w:id="2331" w:author="Lucien" w:date="2026-05-26T20:36:00Z">
              <w:r>
                <w:delText>inValidReason</w:delText>
              </w:r>
              <w:bookmarkStart w:id="2332" w:name="_Toc233968706"/>
              <w:bookmarkEnd w:id="2332"/>
            </w:del>
          </w:p>
        </w:tc>
        <w:tc>
          <w:tcPr>
            <w:tcW w:w="10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A618A6" w14:textId="77777777" w:rsidR="00F46436" w:rsidRDefault="00000000">
            <w:pPr>
              <w:keepLines/>
              <w:numPr>
                <w:ilvl w:val="0"/>
                <w:numId w:val="8"/>
              </w:numPr>
              <w:jc w:val="center"/>
              <w:rPr>
                <w:del w:id="2333" w:author="Lucien" w:date="2026-05-26T20:36:00Z"/>
              </w:rPr>
              <w:pPrChange w:id="2334" w:author="昱 张" w:date="2026-07-02T22:19:00Z" w16du:dateUtc="2026-07-02T14:19:00Z">
                <w:pPr>
                  <w:keepLines/>
                  <w:jc w:val="center"/>
                </w:pPr>
              </w:pPrChange>
            </w:pPr>
            <w:del w:id="2335" w:author="Lucien" w:date="2026-05-26T20:36:00Z">
              <w:r>
                <w:delText>String</w:delText>
              </w:r>
              <w:bookmarkStart w:id="2336" w:name="_Toc233968707"/>
              <w:bookmarkEnd w:id="2336"/>
            </w:del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0C53DF" w14:textId="77777777" w:rsidR="00F46436" w:rsidRDefault="00000000">
            <w:pPr>
              <w:keepLines/>
              <w:numPr>
                <w:ilvl w:val="0"/>
                <w:numId w:val="8"/>
              </w:numPr>
              <w:rPr>
                <w:del w:id="2337" w:author="Lucien" w:date="2026-05-26T20:36:00Z"/>
              </w:rPr>
              <w:pPrChange w:id="2338" w:author="昱 张" w:date="2026-07-02T22:19:00Z" w16du:dateUtc="2026-07-02T14:19:00Z">
                <w:pPr>
                  <w:keepLines/>
                </w:pPr>
              </w:pPrChange>
            </w:pPr>
            <w:ins w:id="2339" w:author="Lucien" w:date="2026-05-06T13:16:00Z">
              <w:del w:id="2340" w:author="Lucien" w:date="2026-05-26T20:36:00Z">
                <w:r>
                  <w:rPr>
                    <w:rFonts w:hint="eastAsia"/>
                  </w:rPr>
                  <w:delText>椭圆曲线类型</w:delText>
                </w:r>
              </w:del>
            </w:ins>
            <w:del w:id="2341" w:author="Lucien" w:date="2026-05-26T20:36:00Z">
              <w:r>
                <w:delText>无效的原因，当</w:delText>
              </w:r>
              <w:r>
                <w:delText>msg</w:delText>
              </w:r>
              <w:r>
                <w:delText>为调度错误的时候返回</w:delText>
              </w:r>
              <w:bookmarkStart w:id="2342" w:name="_Toc233968708"/>
              <w:bookmarkEnd w:id="2342"/>
            </w:del>
          </w:p>
        </w:tc>
        <w:bookmarkStart w:id="2343" w:name="_Toc233968709"/>
        <w:bookmarkEnd w:id="2343"/>
      </w:tr>
      <w:tr w:rsidR="00F46436" w14:paraId="72793721" w14:textId="77777777">
        <w:trPr>
          <w:ins w:id="2344" w:author="Lucien" w:date="2026-05-06T13:14:00Z"/>
          <w:del w:id="2345" w:author="Lucien" w:date="2026-05-26T20:36:00Z"/>
        </w:trPr>
        <w:tc>
          <w:tcPr>
            <w:tcW w:w="18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5B6118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ins w:id="2346" w:author="Lucien" w:date="2026-05-06T13:14:00Z"/>
                <w:del w:id="2347" w:author="Lucien" w:date="2026-05-26T20:36:00Z"/>
              </w:rPr>
              <w:pPrChange w:id="2348" w:author="昱 张" w:date="2026-07-02T22:19:00Z" w16du:dateUtc="2026-07-02T14:19:00Z">
                <w:pPr/>
              </w:pPrChange>
            </w:pPr>
            <w:ins w:id="2349" w:author="Lucien" w:date="2026-05-06T13:14:00Z">
              <w:del w:id="2350" w:author="Lucien" w:date="2026-05-26T20:36:00Z">
                <w:r>
                  <w:delText>ephPub</w:delText>
                </w:r>
              </w:del>
            </w:ins>
            <w:ins w:id="2351" w:author="明宇 王" w:date="2026-05-11T22:04:00Z">
              <w:del w:id="2352" w:author="Lucien" w:date="2026-05-26T20:36:00Z">
                <w:r>
                  <w:rPr>
                    <w:rFonts w:hint="eastAsia"/>
                  </w:rPr>
                  <w:delText>（</w:delText>
                </w:r>
              </w:del>
            </w:ins>
            <w:ins w:id="2353" w:author="明宇 王" w:date="2026-05-14T15:20:00Z">
              <w:del w:id="2354" w:author="Lucien" w:date="2026-05-26T20:36:00Z">
                <w:r>
                  <w:rPr>
                    <w:rFonts w:hint="eastAsia"/>
                  </w:rPr>
                  <w:delText>需要</w:delText>
                </w:r>
              </w:del>
            </w:ins>
            <w:bookmarkStart w:id="2355" w:name="_Toc233968710"/>
            <w:bookmarkEnd w:id="2355"/>
          </w:p>
        </w:tc>
        <w:tc>
          <w:tcPr>
            <w:tcW w:w="10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A8CC67" w14:textId="77777777" w:rsidR="00F46436" w:rsidRDefault="00000000">
            <w:pPr>
              <w:keepLines/>
              <w:numPr>
                <w:ilvl w:val="0"/>
                <w:numId w:val="8"/>
              </w:numPr>
              <w:jc w:val="center"/>
              <w:rPr>
                <w:ins w:id="2356" w:author="Lucien" w:date="2026-05-06T13:14:00Z"/>
                <w:del w:id="2357" w:author="Lucien" w:date="2026-05-26T20:36:00Z"/>
              </w:rPr>
              <w:pPrChange w:id="2358" w:author="昱 张" w:date="2026-07-02T22:19:00Z" w16du:dateUtc="2026-07-02T14:19:00Z">
                <w:pPr>
                  <w:keepLines/>
                  <w:jc w:val="center"/>
                </w:pPr>
              </w:pPrChange>
            </w:pPr>
            <w:ins w:id="2359" w:author="Lucien" w:date="2026-05-06T13:15:00Z">
              <w:del w:id="2360" w:author="Lucien" w:date="2026-05-26T20:36:00Z">
                <w:r>
                  <w:delText>String</w:delText>
                </w:r>
              </w:del>
            </w:ins>
            <w:bookmarkStart w:id="2361" w:name="_Toc233968711"/>
            <w:bookmarkEnd w:id="2361"/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B680D5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ins w:id="2362" w:author="Lucien" w:date="2026-05-06T13:14:00Z"/>
                <w:del w:id="2363" w:author="Lucien" w:date="2026-05-26T20:36:00Z"/>
              </w:rPr>
              <w:pPrChange w:id="2364" w:author="昱 张" w:date="2026-07-02T22:19:00Z" w16du:dateUtc="2026-07-02T14:19:00Z">
                <w:pPr>
                  <w:keepLines/>
                </w:pPr>
              </w:pPrChange>
            </w:pPr>
            <w:ins w:id="2365" w:author="Lucien" w:date="2026-05-06T13:16:00Z">
              <w:del w:id="2366" w:author="Lucien" w:date="2026-05-26T20:36:00Z">
                <w:r>
                  <w:delText>服务端临时 EC 公钥，Base64 编码</w:delText>
                </w:r>
              </w:del>
            </w:ins>
            <w:bookmarkStart w:id="2367" w:name="_Toc233968712"/>
            <w:bookmarkEnd w:id="2367"/>
          </w:p>
        </w:tc>
        <w:bookmarkStart w:id="2368" w:name="_Toc233968713"/>
        <w:bookmarkEnd w:id="2368"/>
      </w:tr>
      <w:tr w:rsidR="00F46436" w14:paraId="619E03D4" w14:textId="77777777">
        <w:trPr>
          <w:ins w:id="2369" w:author="Lucien" w:date="2026-05-06T13:14:00Z"/>
          <w:del w:id="2370" w:author="Lucien" w:date="2026-05-26T20:36:00Z"/>
        </w:trPr>
        <w:tc>
          <w:tcPr>
            <w:tcW w:w="18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44DF55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ins w:id="2371" w:author="Lucien" w:date="2026-05-06T13:14:00Z"/>
                <w:del w:id="2372" w:author="Lucien" w:date="2026-05-26T20:36:00Z"/>
              </w:rPr>
              <w:pPrChange w:id="2373" w:author="昱 张" w:date="2026-07-02T22:19:00Z" w16du:dateUtc="2026-07-02T14:19:00Z">
                <w:pPr/>
              </w:pPrChange>
            </w:pPr>
            <w:ins w:id="2374" w:author="Lucien" w:date="2026-05-06T13:14:00Z">
              <w:del w:id="2375" w:author="Lucien" w:date="2026-05-26T20:36:00Z">
                <w:r>
                  <w:delText>salt</w:delText>
                </w:r>
              </w:del>
            </w:ins>
            <w:ins w:id="2376" w:author="明宇 王" w:date="2026-05-11T22:04:00Z">
              <w:del w:id="2377" w:author="Lucien" w:date="2026-05-26T20:36:00Z">
                <w:r>
                  <w:rPr>
                    <w:rFonts w:hint="eastAsia"/>
                  </w:rPr>
                  <w:delText>（取消</w:delText>
                </w:r>
              </w:del>
            </w:ins>
            <w:bookmarkStart w:id="2378" w:name="_Toc233968714"/>
            <w:bookmarkEnd w:id="2378"/>
          </w:p>
        </w:tc>
        <w:tc>
          <w:tcPr>
            <w:tcW w:w="10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387A8D" w14:textId="77777777" w:rsidR="00F46436" w:rsidRDefault="00000000">
            <w:pPr>
              <w:keepLines/>
              <w:numPr>
                <w:ilvl w:val="0"/>
                <w:numId w:val="8"/>
              </w:numPr>
              <w:jc w:val="center"/>
              <w:rPr>
                <w:ins w:id="2379" w:author="Lucien" w:date="2026-05-06T13:14:00Z"/>
                <w:del w:id="2380" w:author="Lucien" w:date="2026-05-26T20:36:00Z"/>
              </w:rPr>
              <w:pPrChange w:id="2381" w:author="昱 张" w:date="2026-07-02T22:19:00Z" w16du:dateUtc="2026-07-02T14:19:00Z">
                <w:pPr>
                  <w:keepLines/>
                  <w:jc w:val="center"/>
                </w:pPr>
              </w:pPrChange>
            </w:pPr>
            <w:ins w:id="2382" w:author="Lucien" w:date="2026-05-06T13:15:00Z">
              <w:del w:id="2383" w:author="Lucien" w:date="2026-05-26T20:36:00Z">
                <w:r>
                  <w:delText>String</w:delText>
                </w:r>
              </w:del>
            </w:ins>
            <w:bookmarkStart w:id="2384" w:name="_Toc233968715"/>
            <w:bookmarkEnd w:id="2384"/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C22F51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ins w:id="2385" w:author="Lucien" w:date="2026-05-06T13:14:00Z"/>
                <w:del w:id="2386" w:author="Lucien" w:date="2026-05-26T20:36:00Z"/>
              </w:rPr>
              <w:pPrChange w:id="2387" w:author="昱 张" w:date="2026-07-02T22:19:00Z" w16du:dateUtc="2026-07-02T14:19:00Z">
                <w:pPr>
                  <w:keepLines/>
                </w:pPr>
              </w:pPrChange>
            </w:pPr>
            <w:ins w:id="2388" w:author="Lucien" w:date="2026-05-06T13:16:00Z">
              <w:del w:id="2389" w:author="Lucien" w:date="2026-05-26T20:36:00Z">
                <w:r>
                  <w:delText>KDF 派生用盐值，Base64 编码</w:delText>
                </w:r>
              </w:del>
            </w:ins>
            <w:bookmarkStart w:id="2390" w:name="_Toc233968716"/>
            <w:bookmarkEnd w:id="2390"/>
          </w:p>
        </w:tc>
        <w:bookmarkStart w:id="2391" w:name="_Toc233968717"/>
        <w:bookmarkEnd w:id="2391"/>
      </w:tr>
      <w:tr w:rsidR="00F46436" w14:paraId="1D19F851" w14:textId="77777777">
        <w:trPr>
          <w:ins w:id="2392" w:author="Lucien" w:date="2026-05-06T13:14:00Z"/>
          <w:del w:id="2393" w:author="Lucien" w:date="2026-05-26T20:36:00Z"/>
        </w:trPr>
        <w:tc>
          <w:tcPr>
            <w:tcW w:w="18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05B637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ins w:id="2394" w:author="Lucien" w:date="2026-05-06T13:14:00Z"/>
                <w:del w:id="2395" w:author="Lucien" w:date="2026-05-26T20:36:00Z"/>
              </w:rPr>
              <w:pPrChange w:id="2396" w:author="昱 张" w:date="2026-07-02T22:19:00Z" w16du:dateUtc="2026-07-02T14:19:00Z">
                <w:pPr/>
              </w:pPrChange>
            </w:pPr>
            <w:ins w:id="2397" w:author="Lucien" w:date="2026-05-06T13:14:00Z">
              <w:del w:id="2398" w:author="Lucien" w:date="2026-05-26T20:36:00Z">
                <w:r>
                  <w:delText>Nonce</w:delText>
                </w:r>
              </w:del>
            </w:ins>
            <w:ins w:id="2399" w:author="明宇 王" w:date="2026-05-11T22:03:00Z">
              <w:del w:id="2400" w:author="Lucien" w:date="2026-05-26T20:36:00Z">
                <w:r>
                  <w:rPr>
                    <w:rFonts w:hint="eastAsia"/>
                  </w:rPr>
                  <w:delText>（</w:delText>
                </w:r>
              </w:del>
            </w:ins>
            <w:ins w:id="2401" w:author="明宇 王" w:date="2026-05-11T22:04:00Z">
              <w:del w:id="2402" w:author="Lucien" w:date="2026-05-26T20:36:00Z">
                <w:r>
                  <w:rPr>
                    <w:rFonts w:hint="eastAsia"/>
                  </w:rPr>
                  <w:delText>再加密是否需要，去确认）</w:delText>
                </w:r>
              </w:del>
            </w:ins>
            <w:bookmarkStart w:id="2403" w:name="_Toc233968718"/>
            <w:bookmarkEnd w:id="2403"/>
          </w:p>
        </w:tc>
        <w:tc>
          <w:tcPr>
            <w:tcW w:w="10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2C0BA3" w14:textId="77777777" w:rsidR="00F46436" w:rsidRDefault="00000000">
            <w:pPr>
              <w:keepLines/>
              <w:numPr>
                <w:ilvl w:val="0"/>
                <w:numId w:val="8"/>
              </w:numPr>
              <w:jc w:val="center"/>
              <w:rPr>
                <w:ins w:id="2404" w:author="Lucien" w:date="2026-05-06T13:14:00Z"/>
                <w:del w:id="2405" w:author="Lucien" w:date="2026-05-26T20:36:00Z"/>
              </w:rPr>
              <w:pPrChange w:id="2406" w:author="昱 张" w:date="2026-07-02T22:19:00Z" w16du:dateUtc="2026-07-02T14:19:00Z">
                <w:pPr>
                  <w:keepLines/>
                  <w:jc w:val="center"/>
                </w:pPr>
              </w:pPrChange>
            </w:pPr>
            <w:ins w:id="2407" w:author="Lucien" w:date="2026-05-06T13:15:00Z">
              <w:del w:id="2408" w:author="Lucien" w:date="2026-05-26T20:36:00Z">
                <w:r>
                  <w:delText>String</w:delText>
                </w:r>
              </w:del>
            </w:ins>
            <w:bookmarkStart w:id="2409" w:name="_Toc233968719"/>
            <w:bookmarkEnd w:id="2409"/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C733C5" w14:textId="77777777" w:rsidR="00F46436" w:rsidRDefault="00000000">
            <w:pPr>
              <w:keepLines/>
              <w:numPr>
                <w:ilvl w:val="0"/>
                <w:numId w:val="8"/>
              </w:numPr>
              <w:rPr>
                <w:ins w:id="2410" w:author="Lucien" w:date="2026-05-06T13:14:00Z"/>
                <w:del w:id="2411" w:author="Lucien" w:date="2026-05-26T20:36:00Z"/>
              </w:rPr>
              <w:pPrChange w:id="2412" w:author="昱 张" w:date="2026-07-02T22:19:00Z" w16du:dateUtc="2026-07-02T14:19:00Z">
                <w:pPr>
                  <w:keepLines/>
                </w:pPr>
              </w:pPrChange>
            </w:pPr>
            <w:ins w:id="2413" w:author="Lucien" w:date="2026-05-06T13:16:00Z">
              <w:del w:id="2414" w:author="Lucien" w:date="2026-05-26T20:36:00Z">
                <w:r>
                  <w:rPr>
                    <w:rFonts w:hint="eastAsia"/>
                  </w:rPr>
                  <w:delText>AES-GCM nonce</w:delText>
                </w:r>
                <w:r>
                  <w:rPr>
                    <w:rFonts w:hint="eastAsia"/>
                  </w:rPr>
                  <w:delText>，</w:delText>
                </w:r>
                <w:r>
                  <w:rPr>
                    <w:rFonts w:hint="eastAsia"/>
                  </w:rPr>
                  <w:delText xml:space="preserve">Base64 </w:delText>
                </w:r>
                <w:r>
                  <w:rPr>
                    <w:rFonts w:hint="eastAsia"/>
                  </w:rPr>
                  <w:delText>编码</w:delText>
                </w:r>
              </w:del>
            </w:ins>
            <w:bookmarkStart w:id="2415" w:name="_Toc233968720"/>
            <w:bookmarkEnd w:id="2415"/>
          </w:p>
        </w:tc>
        <w:bookmarkStart w:id="2416" w:name="_Toc233968721"/>
        <w:bookmarkEnd w:id="2416"/>
      </w:tr>
      <w:tr w:rsidR="00F46436" w14:paraId="3F5652CB" w14:textId="77777777">
        <w:trPr>
          <w:ins w:id="2417" w:author="Lucien" w:date="2026-05-06T13:14:00Z"/>
          <w:del w:id="2418" w:author="Lucien" w:date="2026-05-26T20:36:00Z"/>
        </w:trPr>
        <w:tc>
          <w:tcPr>
            <w:tcW w:w="18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57F68C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ins w:id="2419" w:author="Lucien" w:date="2026-05-06T13:14:00Z"/>
                <w:del w:id="2420" w:author="Lucien" w:date="2026-05-26T20:36:00Z"/>
              </w:rPr>
              <w:pPrChange w:id="2421" w:author="昱 张" w:date="2026-07-02T22:19:00Z" w16du:dateUtc="2026-07-02T14:19:00Z">
                <w:pPr/>
              </w:pPrChange>
            </w:pPr>
            <w:ins w:id="2422" w:author="Lucien" w:date="2026-05-06T13:15:00Z">
              <w:del w:id="2423" w:author="Lucien" w:date="2026-05-26T20:36:00Z">
                <w:r>
                  <w:delText>tag</w:delText>
                </w:r>
              </w:del>
            </w:ins>
            <w:ins w:id="2424" w:author="明宇 王" w:date="2026-05-11T22:04:00Z">
              <w:del w:id="2425" w:author="Lucien" w:date="2026-05-26T20:36:00Z">
                <w:r>
                  <w:rPr>
                    <w:rFonts w:hint="eastAsia"/>
                  </w:rPr>
                  <w:delText>（取消</w:delText>
                </w:r>
              </w:del>
            </w:ins>
            <w:bookmarkStart w:id="2426" w:name="_Toc233968722"/>
            <w:bookmarkEnd w:id="2426"/>
          </w:p>
        </w:tc>
        <w:tc>
          <w:tcPr>
            <w:tcW w:w="10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9A1866" w14:textId="77777777" w:rsidR="00F46436" w:rsidRDefault="00000000">
            <w:pPr>
              <w:keepLines/>
              <w:numPr>
                <w:ilvl w:val="0"/>
                <w:numId w:val="8"/>
              </w:numPr>
              <w:jc w:val="center"/>
              <w:rPr>
                <w:ins w:id="2427" w:author="Lucien" w:date="2026-05-06T13:14:00Z"/>
                <w:del w:id="2428" w:author="Lucien" w:date="2026-05-26T20:36:00Z"/>
              </w:rPr>
              <w:pPrChange w:id="2429" w:author="昱 张" w:date="2026-07-02T22:19:00Z" w16du:dateUtc="2026-07-02T14:19:00Z">
                <w:pPr>
                  <w:keepLines/>
                  <w:jc w:val="center"/>
                </w:pPr>
              </w:pPrChange>
            </w:pPr>
            <w:ins w:id="2430" w:author="Lucien" w:date="2026-05-06T13:15:00Z">
              <w:del w:id="2431" w:author="Lucien" w:date="2026-05-26T20:36:00Z">
                <w:r>
                  <w:delText>String</w:delText>
                </w:r>
              </w:del>
            </w:ins>
            <w:bookmarkStart w:id="2432" w:name="_Toc233968723"/>
            <w:bookmarkEnd w:id="2432"/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A6DC17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ins w:id="2433" w:author="Lucien" w:date="2026-05-06T13:14:00Z"/>
                <w:del w:id="2434" w:author="Lucien" w:date="2026-05-26T20:36:00Z"/>
              </w:rPr>
              <w:pPrChange w:id="2435" w:author="昱 张" w:date="2026-07-02T22:19:00Z" w16du:dateUtc="2026-07-02T14:19:00Z">
                <w:pPr>
                  <w:keepLines/>
                </w:pPr>
              </w:pPrChange>
            </w:pPr>
            <w:ins w:id="2436" w:author="Lucien" w:date="2026-05-06T13:16:00Z">
              <w:del w:id="2437" w:author="Lucien" w:date="2026-05-26T20:36:00Z">
                <w:r>
                  <w:delText>AES-GCM 认证标签，Base64 编码</w:delText>
                </w:r>
              </w:del>
            </w:ins>
            <w:bookmarkStart w:id="2438" w:name="_Toc233968724"/>
            <w:bookmarkEnd w:id="2438"/>
          </w:p>
        </w:tc>
        <w:bookmarkStart w:id="2439" w:name="_Toc233968725"/>
        <w:bookmarkEnd w:id="2439"/>
      </w:tr>
      <w:tr w:rsidR="00F46436" w14:paraId="0D3D55A9" w14:textId="77777777">
        <w:trPr>
          <w:ins w:id="2440" w:author="Lucien" w:date="2026-05-06T13:15:00Z"/>
          <w:del w:id="2441" w:author="Lucien" w:date="2026-05-26T20:36:00Z"/>
        </w:trPr>
        <w:tc>
          <w:tcPr>
            <w:tcW w:w="18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B31A13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ins w:id="2442" w:author="Lucien" w:date="2026-05-06T13:15:00Z"/>
                <w:del w:id="2443" w:author="Lucien" w:date="2026-05-26T20:36:00Z"/>
              </w:rPr>
              <w:pPrChange w:id="2444" w:author="昱 张" w:date="2026-07-02T22:19:00Z" w16du:dateUtc="2026-07-02T14:19:00Z">
                <w:pPr/>
              </w:pPrChange>
            </w:pPr>
            <w:ins w:id="2445" w:author="Lucien" w:date="2026-05-06T13:15:00Z">
              <w:del w:id="2446" w:author="Lucien" w:date="2026-05-26T20:36:00Z">
                <w:r>
                  <w:delText>ciphertext</w:delText>
                </w:r>
              </w:del>
            </w:ins>
            <w:ins w:id="2447" w:author="明宇 王" w:date="2026-05-11T22:04:00Z">
              <w:del w:id="2448" w:author="Lucien" w:date="2026-05-26T20:36:00Z">
                <w:r>
                  <w:rPr>
                    <w:rFonts w:hint="eastAsia"/>
                  </w:rPr>
                  <w:delText>（取消</w:delText>
                </w:r>
              </w:del>
            </w:ins>
            <w:bookmarkStart w:id="2449" w:name="_Toc233968726"/>
            <w:bookmarkEnd w:id="2449"/>
          </w:p>
        </w:tc>
        <w:tc>
          <w:tcPr>
            <w:tcW w:w="10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FC2D10" w14:textId="77777777" w:rsidR="00F46436" w:rsidRDefault="00000000">
            <w:pPr>
              <w:keepLines/>
              <w:numPr>
                <w:ilvl w:val="0"/>
                <w:numId w:val="8"/>
              </w:numPr>
              <w:jc w:val="center"/>
              <w:rPr>
                <w:ins w:id="2450" w:author="Lucien" w:date="2026-05-06T13:15:00Z"/>
                <w:del w:id="2451" w:author="Lucien" w:date="2026-05-26T20:36:00Z"/>
              </w:rPr>
              <w:pPrChange w:id="2452" w:author="昱 张" w:date="2026-07-02T22:19:00Z" w16du:dateUtc="2026-07-02T14:19:00Z">
                <w:pPr>
                  <w:keepLines/>
                  <w:jc w:val="center"/>
                </w:pPr>
              </w:pPrChange>
            </w:pPr>
            <w:ins w:id="2453" w:author="Lucien" w:date="2026-05-06T13:15:00Z">
              <w:del w:id="2454" w:author="Lucien" w:date="2026-05-26T20:36:00Z">
                <w:r>
                  <w:delText>String</w:delText>
                </w:r>
                <w:bookmarkStart w:id="2455" w:name="_Toc233968727"/>
                <w:bookmarkEnd w:id="2455"/>
              </w:del>
            </w:ins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59707E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ins w:id="2456" w:author="Lucien" w:date="2026-05-06T13:15:00Z"/>
                <w:del w:id="2457" w:author="Lucien" w:date="2026-05-26T20:36:00Z"/>
              </w:rPr>
              <w:pPrChange w:id="2458" w:author="昱 张" w:date="2026-07-02T22:19:00Z" w16du:dateUtc="2026-07-02T14:19:00Z">
                <w:pPr>
                  <w:keepLines/>
                </w:pPr>
              </w:pPrChange>
            </w:pPr>
            <w:ins w:id="2459" w:author="Lucien" w:date="2026-05-06T13:16:00Z">
              <w:del w:id="2460" w:author="Lucien" w:date="2026-05-26T20:36:00Z">
                <w:r>
                  <w:delText>加密后的 SM4 密钥，Base64 编码</w:delText>
                </w:r>
              </w:del>
            </w:ins>
            <w:bookmarkStart w:id="2461" w:name="_Toc233968728"/>
            <w:bookmarkEnd w:id="2461"/>
          </w:p>
        </w:tc>
        <w:bookmarkStart w:id="2462" w:name="_Toc233968729"/>
        <w:bookmarkEnd w:id="2462"/>
      </w:tr>
    </w:tbl>
    <w:p w14:paraId="050BFD9A" w14:textId="434BEB16" w:rsidR="00F46436" w:rsidRPr="005F5109" w:rsidRDefault="00000000">
      <w:pPr>
        <w:pStyle w:val="3"/>
        <w:spacing w:before="288" w:after="192"/>
        <w:rPr>
          <w:rFonts w:hint="eastAsia"/>
          <w:color w:val="000000"/>
          <w:kern w:val="0"/>
          <w:lang w:bidi="ar"/>
          <w:rPrChange w:id="2463" w:author="昱 张" w:date="2026-07-03T10:04:00Z" w16du:dateUtc="2026-07-03T02:04:00Z">
            <w:rPr>
              <w:rFonts w:ascii="宋体" w:eastAsia="宋体" w:hAnsi="宋体" w:cs="宋体" w:hint="eastAsia"/>
            </w:rPr>
          </w:rPrChange>
        </w:rPr>
        <w:pPrChange w:id="2464" w:author="昱 张" w:date="2026-07-03T10:04:00Z" w16du:dateUtc="2026-07-03T02:04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bookmarkStart w:id="2465" w:name="_Toc233968730"/>
      <w:r w:rsidRPr="005F5109">
        <w:rPr>
          <w:rFonts w:hint="eastAsia"/>
          <w:color w:val="000000"/>
          <w:kern w:val="0"/>
          <w:sz w:val="28"/>
          <w:szCs w:val="28"/>
          <w:lang w:bidi="ar"/>
          <w:rPrChange w:id="2466" w:author="昱 张" w:date="2026-07-03T10:04:00Z" w16du:dateUtc="2026-07-03T02:04:00Z">
            <w:rPr>
              <w:rFonts w:ascii="宋体" w:hAnsi="宋体" w:cs="宋体" w:hint="eastAsia"/>
            </w:rPr>
          </w:rPrChange>
        </w:rPr>
        <w:t>示例</w:t>
      </w:r>
      <w:bookmarkEnd w:id="2465"/>
    </w:p>
    <w:p w14:paraId="380CC22E" w14:textId="77777777" w:rsidR="00F46436" w:rsidRPr="004000EE" w:rsidRDefault="00000000">
      <w:bookmarkStart w:id="2467" w:name="_1_Shu_Ru_3"/>
      <w:bookmarkEnd w:id="2164"/>
      <w:r w:rsidRPr="004000EE">
        <w:t>输入</w:t>
      </w:r>
      <w:bookmarkEnd w:id="2467"/>
      <w:r w:rsidRPr="004000EE">
        <w:rPr>
          <w:rFonts w:hint="eastAsia"/>
        </w:rPr>
        <w:t>：</w:t>
      </w:r>
    </w:p>
    <w:p w14:paraId="5C823241" w14:textId="77777777" w:rsidR="00F46436" w:rsidRPr="004000EE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ins w:id="2468" w:author="Lucien" w:date="2026-05-06T13:13:00Z"/>
          <w:rFonts w:ascii="Times New Roman" w:eastAsia="Menlo" w:hAnsi="Times New Roman" w:hint="default"/>
          <w:color w:val="333333"/>
          <w:sz w:val="21"/>
          <w:szCs w:val="16"/>
          <w:shd w:val="clear" w:color="auto" w:fill="FFFFFF"/>
          <w:rPrChange w:id="2469" w:author="昱 张" w:date="2026-07-03T10:08:00Z" w16du:dateUtc="2026-07-03T02:08:00Z">
            <w:rPr>
              <w:ins w:id="2470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</w:pPr>
      <w:bookmarkStart w:id="2471" w:name="_2_Shu_Chu_3"/>
      <w:ins w:id="2472" w:author="Lucien" w:date="2026-05-06T13:1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473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{</w:t>
        </w:r>
      </w:ins>
    </w:p>
    <w:p w14:paraId="09CED5C3" w14:textId="048F4C2C" w:rsidR="00F46436" w:rsidRPr="004000EE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ins w:id="2474" w:author="Lucien" w:date="2026-05-06T13:13:00Z"/>
          <w:rFonts w:ascii="Times New Roman" w:eastAsia="微软雅黑" w:hAnsi="Times New Roman" w:hint="default"/>
          <w:color w:val="333333"/>
          <w:sz w:val="21"/>
          <w:szCs w:val="16"/>
          <w:shd w:val="clear" w:color="auto" w:fill="FFFFFF"/>
          <w:rPrChange w:id="2475" w:author="昱 张" w:date="2026-07-03T10:08:00Z" w16du:dateUtc="2026-07-03T02:08:00Z">
            <w:rPr>
              <w:ins w:id="2476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</w:pPr>
      <w:ins w:id="2477" w:author="Lucien" w:date="2026-05-06T13:1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478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 xml:space="preserve">  "</w:t>
        </w:r>
      </w:ins>
      <w:ins w:id="2479" w:author="Lucien" w:date="2026-05-26T20:49:00Z">
        <w:r w:rsidRPr="004000EE">
          <w:rPr>
            <w:rFonts w:ascii="Times New Roman" w:hAnsi="Times New Roman" w:hint="default"/>
            <w:color w:val="333333"/>
            <w:sz w:val="21"/>
            <w:szCs w:val="16"/>
            <w:shd w:val="clear" w:color="auto" w:fill="FFFFFF"/>
            <w:rPrChange w:id="2480" w:author="昱 张" w:date="2026-07-03T10:08:00Z" w16du:dateUtc="2026-07-03T02:08:00Z">
              <w:rPr>
                <w:rFonts w:ascii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vm</w:t>
        </w:r>
      </w:ins>
      <w:ins w:id="2481" w:author="Lucien" w:date="2026-05-06T13:13:00Z">
        <w:del w:id="2482" w:author="Lucien" w:date="2026-05-26T20:49:00Z">
          <w:r w:rsidRPr="004000EE">
            <w:rPr>
              <w:rFonts w:ascii="Times New Roman" w:eastAsia="Menlo" w:hAnsi="Times New Roman" w:hint="default"/>
              <w:color w:val="333333"/>
              <w:sz w:val="21"/>
              <w:szCs w:val="16"/>
              <w:shd w:val="clear" w:color="auto" w:fill="FFFFFF"/>
              <w:rPrChange w:id="2483" w:author="昱 张" w:date="2026-07-03T10:08:00Z" w16du:dateUtc="2026-07-03T02:08:00Z">
                <w:rPr>
                  <w:rFonts w:ascii="Menlo" w:eastAsia="Menlo" w:hAnsi="Menlo" w:cs="Menlo" w:hint="default"/>
                  <w:color w:val="333333"/>
                  <w:sz w:val="21"/>
                  <w:szCs w:val="16"/>
                  <w:shd w:val="clear" w:color="auto" w:fill="FFFFFF"/>
                </w:rPr>
              </w:rPrChange>
            </w:rPr>
            <w:delText>key</w:delText>
          </w:r>
        </w:del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484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Id": "</w:t>
        </w:r>
      </w:ins>
      <w:ins w:id="2485" w:author="昱 张" w:date="2026-07-03T09:59:00Z" w16du:dateUtc="2026-07-03T01:59:00Z">
        <w:r w:rsidR="00D16915" w:rsidRPr="004000EE">
          <w:rPr>
            <w:rFonts w:ascii="Times New Roman" w:hAnsi="Times New Roman"/>
            <w:rPrChange w:id="2486" w:author="昱 张" w:date="2026-07-03T10:08:00Z" w16du:dateUtc="2026-07-03T02:08:00Z">
              <w:rPr/>
            </w:rPrChange>
          </w:rPr>
          <w:t xml:space="preserve"> </w:t>
        </w:r>
        <w:r w:rsidR="00D16915"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487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bd64d88ac1b76288</w:t>
        </w:r>
      </w:ins>
      <w:ins w:id="2488" w:author="Lucien" w:date="2026-05-26T20:49:00Z">
        <w:del w:id="2489" w:author="昱 张" w:date="2026-07-03T09:59:00Z" w16du:dateUtc="2026-07-03T01:59:00Z">
          <w:r w:rsidRPr="004000EE" w:rsidDel="00D16915">
            <w:rPr>
              <w:rFonts w:ascii="Times New Roman" w:eastAsia="Menlo" w:hAnsi="Times New Roman" w:hint="default"/>
              <w:color w:val="333333"/>
              <w:sz w:val="21"/>
              <w:szCs w:val="16"/>
              <w:shd w:val="clear" w:color="auto" w:fill="FFFFFF"/>
              <w:rPrChange w:id="2490" w:author="昱 张" w:date="2026-07-03T10:08:00Z" w16du:dateUtc="2026-07-03T02:08:00Z">
                <w:rPr>
                  <w:rFonts w:ascii="Menlo" w:eastAsia="Menlo" w:hAnsi="Menlo" w:cs="Menlo" w:hint="default"/>
                  <w:color w:val="333333"/>
                  <w:sz w:val="21"/>
                  <w:szCs w:val="16"/>
                  <w:shd w:val="clear" w:color="auto" w:fill="FFFFFF"/>
                </w:rPr>
              </w:rPrChange>
            </w:rPr>
            <w:delText>vm</w:delText>
          </w:r>
        </w:del>
      </w:ins>
      <w:ins w:id="2491" w:author="Lucien" w:date="2026-05-06T13:13:00Z">
        <w:del w:id="2492" w:author="昱 张" w:date="2026-07-03T09:59:00Z" w16du:dateUtc="2026-07-03T01:59:00Z">
          <w:r w:rsidRPr="004000EE" w:rsidDel="00D16915">
            <w:rPr>
              <w:rFonts w:ascii="Times New Roman" w:eastAsia="Menlo" w:hAnsi="Times New Roman" w:hint="default"/>
              <w:color w:val="333333"/>
              <w:sz w:val="21"/>
              <w:szCs w:val="16"/>
              <w:shd w:val="clear" w:color="auto" w:fill="FFFFFF"/>
              <w:rPrChange w:id="2493" w:author="昱 张" w:date="2026-07-03T10:08:00Z" w16du:dateUtc="2026-07-03T02:08:00Z">
                <w:rPr>
                  <w:rFonts w:ascii="Menlo" w:eastAsia="Menlo" w:hAnsi="Menlo" w:cs="Menlo" w:hint="default"/>
                  <w:color w:val="333333"/>
                  <w:sz w:val="21"/>
                  <w:szCs w:val="16"/>
                  <w:shd w:val="clear" w:color="auto" w:fill="FFFFFF"/>
                </w:rPr>
              </w:rPrChange>
            </w:rPr>
            <w:delText>sm4-key-001</w:delText>
          </w:r>
        </w:del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494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",</w:t>
        </w:r>
      </w:ins>
      <w:ins w:id="2495" w:author="明宇 王" w:date="2026-05-06T14:40:00Z">
        <w:del w:id="2496" w:author="Lucien" w:date="2026-05-26T19:51:00Z">
          <w:r w:rsidRPr="004000EE">
            <w:rPr>
              <w:rFonts w:ascii="Times New Roman" w:eastAsia="微软雅黑" w:hAnsi="Times New Roman"/>
              <w:color w:val="333333"/>
              <w:sz w:val="21"/>
              <w:szCs w:val="16"/>
              <w:shd w:val="clear" w:color="auto" w:fill="FFFFFF"/>
              <w:rPrChange w:id="2497" w:author="昱 张" w:date="2026-07-03T10:08:00Z" w16du:dateUtc="2026-07-03T02:08:00Z">
                <w:rPr>
                  <w:rFonts w:ascii="微软雅黑" w:eastAsia="微软雅黑" w:hAnsi="微软雅黑" w:cs="微软雅黑"/>
                  <w:color w:val="333333"/>
                  <w:sz w:val="21"/>
                  <w:szCs w:val="16"/>
                  <w:shd w:val="clear" w:color="auto" w:fill="FFFFFF"/>
                </w:rPr>
              </w:rPrChange>
            </w:rPr>
            <w:delText>（海光内部做一个分发）</w:delText>
          </w:r>
        </w:del>
      </w:ins>
    </w:p>
    <w:p w14:paraId="5EEB4DC3" w14:textId="77777777" w:rsidR="00F46436" w:rsidRPr="004000EE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ins w:id="2498" w:author="Lucien" w:date="2026-05-06T13:13:00Z"/>
          <w:del w:id="2499" w:author="Lucien" w:date="2026-05-26T19:52:00Z"/>
          <w:rFonts w:ascii="Times New Roman" w:eastAsia="微软雅黑" w:hAnsi="Times New Roman" w:hint="default"/>
          <w:color w:val="333333"/>
          <w:sz w:val="21"/>
          <w:szCs w:val="16"/>
          <w:shd w:val="clear" w:color="auto" w:fill="FFFFFF"/>
          <w:rPrChange w:id="2500" w:author="昱 张" w:date="2026-07-03T10:08:00Z" w16du:dateUtc="2026-07-03T02:08:00Z">
            <w:rPr>
              <w:ins w:id="2501" w:author="Lucien" w:date="2026-05-06T13:13:00Z"/>
              <w:del w:id="2502" w:author="Lucien" w:date="2026-05-26T19:52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</w:pPr>
      <w:ins w:id="2503" w:author="Lucien" w:date="2026-05-06T13:13:00Z">
        <w:del w:id="2504" w:author="Lucien" w:date="2026-05-26T19:52:00Z">
          <w:r w:rsidRPr="004000EE">
            <w:rPr>
              <w:rFonts w:ascii="Times New Roman" w:eastAsia="Menlo" w:hAnsi="Times New Roman"/>
              <w:color w:val="333333"/>
              <w:sz w:val="21"/>
              <w:szCs w:val="16"/>
              <w:shd w:val="clear" w:color="auto" w:fill="FFFFFF"/>
              <w:rPrChange w:id="2505" w:author="昱 张" w:date="2026-07-03T10:08:00Z" w16du:dateUtc="2026-07-03T02:08:00Z">
                <w:rPr>
                  <w:rFonts w:ascii="Menlo" w:eastAsia="Menlo" w:hAnsi="Menlo" w:cs="Menlo"/>
                  <w:color w:val="333333"/>
                  <w:sz w:val="21"/>
                  <w:szCs w:val="16"/>
                  <w:shd w:val="clear" w:color="auto" w:fill="FFFFFF"/>
                </w:rPr>
              </w:rPrChange>
            </w:rPr>
            <w:delText xml:space="preserve">  "curve": "prime256v1",</w:delText>
          </w:r>
        </w:del>
      </w:ins>
      <w:ins w:id="2506" w:author="明宇 王" w:date="2026-05-06T14:40:00Z">
        <w:del w:id="2507" w:author="Lucien" w:date="2026-05-26T19:52:00Z">
          <w:r w:rsidRPr="004000EE">
            <w:rPr>
              <w:rFonts w:ascii="Times New Roman" w:eastAsia="微软雅黑" w:hAnsi="Times New Roman"/>
              <w:color w:val="333333"/>
              <w:sz w:val="21"/>
              <w:szCs w:val="16"/>
              <w:shd w:val="clear" w:color="auto" w:fill="FFFFFF"/>
              <w:rPrChange w:id="2508" w:author="昱 张" w:date="2026-07-03T10:08:00Z" w16du:dateUtc="2026-07-03T02:08:00Z">
                <w:rPr>
                  <w:rFonts w:ascii="微软雅黑" w:eastAsia="微软雅黑" w:hAnsi="微软雅黑" w:cs="微软雅黑"/>
                  <w:color w:val="333333"/>
                  <w:sz w:val="21"/>
                  <w:szCs w:val="16"/>
                  <w:shd w:val="clear" w:color="auto" w:fill="FFFFFF"/>
                </w:rPr>
              </w:rPrChange>
            </w:rPr>
            <w:delText>（是否有需要）</w:delText>
          </w:r>
        </w:del>
      </w:ins>
    </w:p>
    <w:p w14:paraId="04132D53" w14:textId="77777777" w:rsidR="00F46436" w:rsidRPr="004000EE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ins w:id="2509" w:author="Lucien" w:date="2026-05-06T13:13:00Z"/>
          <w:rFonts w:ascii="Times New Roman" w:eastAsia="Menlo" w:hAnsi="Times New Roman" w:hint="default"/>
          <w:color w:val="333333"/>
          <w:sz w:val="21"/>
          <w:szCs w:val="16"/>
          <w:shd w:val="clear" w:color="auto" w:fill="FFFFFF"/>
          <w:rPrChange w:id="2510" w:author="昱 张" w:date="2026-07-03T10:08:00Z" w16du:dateUtc="2026-07-03T02:08:00Z">
            <w:rPr>
              <w:ins w:id="2511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</w:pPr>
      <w:ins w:id="2512" w:author="Lucien" w:date="2026-05-06T13:1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13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 xml:space="preserve">  "ecPublicKey": "-----BEGIN PUBLIC KEY-----\nMFkwEwYHKoZIzj0CAQYIKoZIzj0DAQcDQgAE...\n-----END PUBLIC KEY-----"</w:t>
        </w:r>
      </w:ins>
    </w:p>
    <w:p w14:paraId="6EBE89D0" w14:textId="77777777" w:rsidR="00F46436" w:rsidRPr="004000EE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2514" w:author="Lucien" w:date="2026-05-06T13:13:00Z"/>
          <w:rFonts w:ascii="Times New Roman" w:eastAsia="Menlo" w:hAnsi="Times New Roman" w:hint="default"/>
          <w:color w:val="333333"/>
          <w:sz w:val="21"/>
          <w:szCs w:val="16"/>
          <w:shd w:val="clear" w:color="auto" w:fill="FFFFFF"/>
          <w:rPrChange w:id="2515" w:author="昱 张" w:date="2026-07-03T10:08:00Z" w16du:dateUtc="2026-07-03T02:08:00Z">
            <w:rPr>
              <w:del w:id="2516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</w:pPr>
      <w:ins w:id="2517" w:author="Lucien" w:date="2026-05-06T13:13:00Z">
        <w:r w:rsidRPr="004000EE">
          <w:rPr>
            <w:rFonts w:ascii="Times New Roman" w:eastAsia="Menlo" w:hAnsi="Times New Roman"/>
            <w:color w:val="333333"/>
            <w:sz w:val="21"/>
            <w:szCs w:val="16"/>
            <w:shd w:val="clear" w:color="auto" w:fill="FFFFFF"/>
            <w:rPrChange w:id="2518" w:author="昱 张" w:date="2026-07-03T10:08:00Z" w16du:dateUtc="2026-07-03T02:08:00Z">
              <w:rPr>
                <w:rFonts w:ascii="Menlo" w:eastAsia="Menlo" w:hAnsi="Menlo" w:cs="Menlo"/>
                <w:color w:val="333333"/>
                <w:sz w:val="21"/>
                <w:szCs w:val="16"/>
                <w:shd w:val="clear" w:color="auto" w:fill="FFFFFF"/>
              </w:rPr>
            </w:rPrChange>
          </w:rPr>
          <w:t>}</w:t>
        </w:r>
      </w:ins>
      <w:del w:id="2519" w:author="Lucien" w:date="2026-05-06T13:13:00Z">
        <w:r w:rsidRPr="004000EE">
          <w:rPr>
            <w:rFonts w:ascii="Times New Roman" w:eastAsia="Menlo" w:hAnsi="Times New Roman"/>
            <w:color w:val="333333"/>
            <w:sz w:val="21"/>
            <w:szCs w:val="16"/>
            <w:shd w:val="clear" w:color="auto" w:fill="FFFFFF"/>
            <w:rPrChange w:id="2520" w:author="昱 张" w:date="2026-07-03T10:08:00Z" w16du:dateUtc="2026-07-03T02:08:00Z">
              <w:rPr>
                <w:rFonts w:ascii="Menlo" w:eastAsia="Menlo" w:hAnsi="Menlo" w:cs="Menlo"/>
                <w:color w:val="333333"/>
                <w:sz w:val="21"/>
                <w:szCs w:val="16"/>
                <w:shd w:val="clear" w:color="auto" w:fill="FFFFFF"/>
              </w:rPr>
            </w:rPrChange>
          </w:rPr>
          <w:delText xml:space="preserve">{    </w:delText>
        </w:r>
      </w:del>
    </w:p>
    <w:p w14:paraId="1EB9E767" w14:textId="77777777" w:rsidR="00F46436" w:rsidRPr="004000EE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ind w:firstLine="420"/>
        <w:rPr>
          <w:del w:id="2521" w:author="Lucien" w:date="2026-05-06T13:13:00Z"/>
          <w:rFonts w:ascii="Times New Roman" w:eastAsia="Menlo" w:hAnsi="Times New Roman" w:hint="default"/>
          <w:color w:val="333333"/>
          <w:sz w:val="21"/>
          <w:szCs w:val="16"/>
          <w:shd w:val="clear" w:color="auto" w:fill="FFFFFF"/>
          <w:rPrChange w:id="2522" w:author="昱 张" w:date="2026-07-03T10:08:00Z" w16du:dateUtc="2026-07-03T02:08:00Z">
            <w:rPr>
              <w:del w:id="2523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</w:pPr>
      <w:del w:id="2524" w:author="Lucien" w:date="2026-05-06T13:13:00Z">
        <w:r w:rsidRPr="004000EE">
          <w:rPr>
            <w:rFonts w:ascii="Times New Roman" w:eastAsia="Menlo" w:hAnsi="Times New Roman"/>
            <w:color w:val="333333"/>
            <w:sz w:val="21"/>
            <w:szCs w:val="16"/>
            <w:shd w:val="clear" w:color="auto" w:fill="FFFFFF"/>
            <w:rPrChange w:id="2525" w:author="昱 张" w:date="2026-07-03T10:08:00Z" w16du:dateUtc="2026-07-03T02:08:00Z">
              <w:rPr>
                <w:rFonts w:ascii="Menlo" w:eastAsia="Menlo" w:hAnsi="Menlo" w:cs="Menlo"/>
                <w:color w:val="333333"/>
                <w:sz w:val="21"/>
                <w:szCs w:val="16"/>
                <w:shd w:val="clear" w:color="auto" w:fill="FFFFFF"/>
              </w:rPr>
            </w:rPrChange>
          </w:rPr>
          <w:delText>"jobId": "2f3f8d79-753f-4144-aef5-1c1dd4556200"</w:delText>
        </w:r>
      </w:del>
    </w:p>
    <w:p w14:paraId="5CEF1130" w14:textId="77777777" w:rsidR="00F46436" w:rsidRPr="004000EE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2526" w:author="Lucien" w:date="2026-05-06T13:13:00Z"/>
          <w:rFonts w:ascii="Times New Roman" w:eastAsia="Menlo" w:hAnsi="Times New Roman" w:hint="default"/>
          <w:color w:val="333333"/>
          <w:sz w:val="21"/>
          <w:szCs w:val="16"/>
          <w:shd w:val="clear" w:color="auto" w:fill="FFFFFF"/>
          <w:rPrChange w:id="2527" w:author="昱 张" w:date="2026-07-03T10:08:00Z" w16du:dateUtc="2026-07-03T02:08:00Z">
            <w:rPr>
              <w:del w:id="2528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</w:pPr>
      <w:del w:id="2529" w:author="Lucien" w:date="2026-05-06T13:13:00Z">
        <w:r w:rsidRPr="004000EE">
          <w:rPr>
            <w:rFonts w:ascii="Times New Roman" w:eastAsia="Menlo" w:hAnsi="Times New Roman"/>
            <w:color w:val="333333"/>
            <w:sz w:val="21"/>
            <w:szCs w:val="16"/>
            <w:shd w:val="clear" w:color="auto" w:fill="FFFFFF"/>
            <w:rPrChange w:id="2530" w:author="昱 张" w:date="2026-07-03T10:08:00Z" w16du:dateUtc="2026-07-03T02:08:00Z">
              <w:rPr>
                <w:rFonts w:ascii="Menlo" w:eastAsia="Menlo" w:hAnsi="Menlo" w:cs="Menlo"/>
                <w:color w:val="333333"/>
                <w:sz w:val="21"/>
                <w:szCs w:val="16"/>
                <w:shd w:val="clear" w:color="auto" w:fill="FFFFFF"/>
              </w:rPr>
            </w:rPrChange>
          </w:rPr>
          <w:delText>}</w:delText>
        </w:r>
      </w:del>
    </w:p>
    <w:p w14:paraId="5A73562C" w14:textId="77777777" w:rsidR="00F46436" w:rsidRPr="004000EE" w:rsidRDefault="00F46436">
      <w:pPr>
        <w:rPr>
          <w:ins w:id="2531" w:author="Lucien" w:date="2026-05-06T13:13:00Z"/>
        </w:rPr>
      </w:pPr>
    </w:p>
    <w:p w14:paraId="15BDB9DE" w14:textId="77777777" w:rsidR="00F46436" w:rsidRPr="004000EE" w:rsidRDefault="00000000">
      <w:r w:rsidRPr="004000EE">
        <w:t>输出</w:t>
      </w:r>
      <w:bookmarkEnd w:id="2471"/>
      <w:r w:rsidRPr="004000EE">
        <w:rPr>
          <w:rFonts w:hint="eastAsia"/>
        </w:rPr>
        <w:t>：</w:t>
      </w:r>
    </w:p>
    <w:p w14:paraId="2A9031FF" w14:textId="77777777" w:rsidR="00F46436" w:rsidRPr="004000EE" w:rsidRDefault="00000000">
      <w:pPr>
        <w:pStyle w:val="HTML"/>
        <w:pBdr>
          <w:top w:val="single" w:sz="8" w:space="26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ins w:id="2532" w:author="Lucien" w:date="2026-05-06T13:13:00Z"/>
          <w:rFonts w:ascii="Times New Roman" w:eastAsia="Menlo" w:hAnsi="Times New Roman" w:hint="default"/>
          <w:color w:val="333333"/>
          <w:sz w:val="21"/>
          <w:szCs w:val="16"/>
          <w:shd w:val="clear" w:color="auto" w:fill="FFFFFF"/>
          <w:rPrChange w:id="2533" w:author="昱 张" w:date="2026-07-03T10:08:00Z" w16du:dateUtc="2026-07-03T02:08:00Z">
            <w:rPr>
              <w:ins w:id="2534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  <w:pPrChange w:id="2535" w:author="昱 张" w:date="2026-07-03T10:08:00Z" w16du:dateUtc="2026-07-03T02:08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2536" w:author="Lucien" w:date="2026-05-06T13:1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37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{</w:t>
        </w:r>
      </w:ins>
    </w:p>
    <w:p w14:paraId="78DACDE3" w14:textId="77777777" w:rsidR="00F46436" w:rsidRPr="004000EE" w:rsidRDefault="00000000">
      <w:pPr>
        <w:pStyle w:val="HTML"/>
        <w:pBdr>
          <w:top w:val="single" w:sz="8" w:space="26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ins w:id="2538" w:author="Lucien" w:date="2026-05-06T13:13:00Z"/>
          <w:rFonts w:ascii="Times New Roman" w:eastAsia="Menlo" w:hAnsi="Times New Roman" w:hint="default"/>
          <w:color w:val="333333"/>
          <w:sz w:val="21"/>
          <w:szCs w:val="16"/>
          <w:shd w:val="clear" w:color="auto" w:fill="FFFFFF"/>
          <w:rPrChange w:id="2539" w:author="昱 张" w:date="2026-07-03T10:08:00Z" w16du:dateUtc="2026-07-03T02:08:00Z">
            <w:rPr>
              <w:ins w:id="2540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  <w:pPrChange w:id="2541" w:author="昱 张" w:date="2026-07-03T10:08:00Z" w16du:dateUtc="2026-07-03T02:08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2542" w:author="Lucien" w:date="2026-05-06T13:1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43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 xml:space="preserve">  "code": 200,</w:t>
        </w:r>
      </w:ins>
    </w:p>
    <w:p w14:paraId="7D197DE3" w14:textId="77777777" w:rsidR="00F46436" w:rsidRPr="004000EE" w:rsidRDefault="00000000">
      <w:pPr>
        <w:pStyle w:val="HTML"/>
        <w:pBdr>
          <w:top w:val="single" w:sz="8" w:space="26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ins w:id="2544" w:author="Lucien" w:date="2026-05-06T13:13:00Z"/>
          <w:rFonts w:ascii="Times New Roman" w:eastAsia="Menlo" w:hAnsi="Times New Roman" w:hint="default"/>
          <w:color w:val="333333"/>
          <w:sz w:val="21"/>
          <w:szCs w:val="16"/>
          <w:shd w:val="clear" w:color="auto" w:fill="FFFFFF"/>
          <w:rPrChange w:id="2545" w:author="昱 张" w:date="2026-07-03T10:08:00Z" w16du:dateUtc="2026-07-03T02:08:00Z">
            <w:rPr>
              <w:ins w:id="2546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  <w:pPrChange w:id="2547" w:author="昱 张" w:date="2026-07-03T10:08:00Z" w16du:dateUtc="2026-07-03T02:08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2548" w:author="Lucien" w:date="2026-05-06T13:1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49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 xml:space="preserve"> </w:t>
        </w:r>
        <w:del w:id="2550" w:author="Lucien" w:date="2026-05-26T20:37:00Z">
          <w:r w:rsidRPr="004000EE">
            <w:rPr>
              <w:rFonts w:ascii="Times New Roman" w:eastAsia="Menlo" w:hAnsi="Times New Roman" w:hint="default"/>
              <w:color w:val="333333"/>
              <w:sz w:val="21"/>
              <w:szCs w:val="16"/>
              <w:shd w:val="clear" w:color="auto" w:fill="FFFFFF"/>
              <w:rPrChange w:id="2551" w:author="昱 张" w:date="2026-07-03T10:08:00Z" w16du:dateUtc="2026-07-03T02:08:00Z">
                <w:rPr>
                  <w:rFonts w:ascii="Menlo" w:eastAsia="Menlo" w:hAnsi="Menlo" w:cs="Menlo" w:hint="default"/>
                  <w:color w:val="333333"/>
                  <w:sz w:val="21"/>
                  <w:szCs w:val="16"/>
                  <w:shd w:val="clear" w:color="auto" w:fill="FFFFFF"/>
                </w:rPr>
              </w:rPrChange>
            </w:rPr>
            <w:delText xml:space="preserve">  </w:delText>
          </w:r>
        </w:del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52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 xml:space="preserve"> "ephPub": "BASE64_ENCODED_EPHEMERAL_PUBLIC_KEY",</w:t>
        </w:r>
      </w:ins>
    </w:p>
    <w:p w14:paraId="55FF7A8E" w14:textId="77777777" w:rsidR="00F46436" w:rsidRPr="004000EE" w:rsidRDefault="00000000">
      <w:pPr>
        <w:pStyle w:val="HTML"/>
        <w:pBdr>
          <w:top w:val="single" w:sz="8" w:space="26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ins w:id="2553" w:author="Lucien" w:date="2026-05-06T13:13:00Z"/>
          <w:rFonts w:ascii="Times New Roman" w:hAnsi="Times New Roman" w:hint="default"/>
          <w:color w:val="333333"/>
          <w:sz w:val="21"/>
          <w:szCs w:val="16"/>
          <w:shd w:val="clear" w:color="auto" w:fill="FFFFFF"/>
          <w:rPrChange w:id="2554" w:author="昱 张" w:date="2026-07-03T10:08:00Z" w16du:dateUtc="2026-07-03T02:08:00Z">
            <w:rPr>
              <w:ins w:id="2555" w:author="Lucien" w:date="2026-05-06T13:13:00Z"/>
              <w:rFonts w:ascii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  <w:pPrChange w:id="2556" w:author="昱 张" w:date="2026-07-03T10:08:00Z" w16du:dateUtc="2026-07-03T02:08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2557" w:author="Lucien" w:date="2026-05-06T13:13:00Z">
        <w:del w:id="2558" w:author="Lucien" w:date="2026-05-26T20:37:00Z">
          <w:r w:rsidRPr="004000EE">
            <w:rPr>
              <w:rFonts w:ascii="Times New Roman" w:eastAsia="Menlo" w:hAnsi="Times New Roman" w:hint="default"/>
              <w:color w:val="333333"/>
              <w:sz w:val="21"/>
              <w:szCs w:val="16"/>
              <w:shd w:val="clear" w:color="auto" w:fill="FFFFFF"/>
              <w:rPrChange w:id="2559" w:author="昱 张" w:date="2026-07-03T10:08:00Z" w16du:dateUtc="2026-07-03T02:08:00Z">
                <w:rPr>
                  <w:rFonts w:ascii="Menlo" w:eastAsia="Menlo" w:hAnsi="Menlo" w:cs="Menlo" w:hint="default"/>
                  <w:color w:val="333333"/>
                  <w:sz w:val="21"/>
                  <w:szCs w:val="16"/>
                  <w:shd w:val="clear" w:color="auto" w:fill="FFFFFF"/>
                </w:rPr>
              </w:rPrChange>
            </w:rPr>
            <w:delText xml:space="preserve">  </w:delText>
          </w:r>
        </w:del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60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 xml:space="preserve">  "salt": "BASE64_ENCODED_SALT",</w:t>
        </w:r>
      </w:ins>
    </w:p>
    <w:p w14:paraId="450D74A0" w14:textId="77777777" w:rsidR="00F46436" w:rsidRPr="004000EE" w:rsidRDefault="00000000">
      <w:pPr>
        <w:pStyle w:val="HTML"/>
        <w:pBdr>
          <w:top w:val="single" w:sz="8" w:space="26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ins w:id="2561" w:author="Lucien" w:date="2026-05-06T13:13:00Z"/>
          <w:rFonts w:ascii="Times New Roman" w:eastAsia="Menlo" w:hAnsi="Times New Roman" w:hint="default"/>
          <w:color w:val="333333"/>
          <w:sz w:val="21"/>
          <w:szCs w:val="16"/>
          <w:shd w:val="clear" w:color="auto" w:fill="FFFFFF"/>
          <w:rPrChange w:id="2562" w:author="昱 张" w:date="2026-07-03T10:08:00Z" w16du:dateUtc="2026-07-03T02:08:00Z">
            <w:rPr>
              <w:ins w:id="2563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  <w:pPrChange w:id="2564" w:author="昱 张" w:date="2026-07-03T10:08:00Z" w16du:dateUtc="2026-07-03T02:08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2565" w:author="Lucien" w:date="2026-05-06T13:13:00Z">
        <w:del w:id="2566" w:author="Lucien" w:date="2026-05-26T20:37:00Z">
          <w:r w:rsidRPr="004000EE">
            <w:rPr>
              <w:rFonts w:ascii="Times New Roman" w:eastAsia="Menlo" w:hAnsi="Times New Roman" w:hint="default"/>
              <w:color w:val="333333"/>
              <w:sz w:val="21"/>
              <w:szCs w:val="16"/>
              <w:shd w:val="clear" w:color="auto" w:fill="FFFFFF"/>
              <w:rPrChange w:id="2567" w:author="昱 张" w:date="2026-07-03T10:08:00Z" w16du:dateUtc="2026-07-03T02:08:00Z">
                <w:rPr>
                  <w:rFonts w:ascii="Menlo" w:eastAsia="Menlo" w:hAnsi="Menlo" w:cs="Menlo" w:hint="default"/>
                  <w:color w:val="333333"/>
                  <w:sz w:val="21"/>
                  <w:szCs w:val="16"/>
                  <w:shd w:val="clear" w:color="auto" w:fill="FFFFFF"/>
                </w:rPr>
              </w:rPrChange>
            </w:rPr>
            <w:delText xml:space="preserve">  </w:delText>
          </w:r>
        </w:del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68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 xml:space="preserve">  "</w:t>
        </w:r>
      </w:ins>
      <w:ins w:id="2569" w:author="Lucien" w:date="2026-05-26T20:3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70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nonce</w:t>
        </w:r>
      </w:ins>
      <w:ins w:id="2571" w:author="Lucien" w:date="2026-05-06T13:1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72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": "BASE64_ENCODED_</w:t>
        </w:r>
      </w:ins>
      <w:ins w:id="2573" w:author="Lucien" w:date="2026-05-26T20:3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74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nonce</w:t>
        </w:r>
      </w:ins>
      <w:ins w:id="2575" w:author="Lucien" w:date="2026-05-06T13:1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76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",</w:t>
        </w:r>
      </w:ins>
    </w:p>
    <w:p w14:paraId="303FEC34" w14:textId="77777777" w:rsidR="00F46436" w:rsidRPr="004000EE" w:rsidRDefault="00000000">
      <w:pPr>
        <w:pStyle w:val="HTML"/>
        <w:pBdr>
          <w:top w:val="single" w:sz="8" w:space="26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ins w:id="2577" w:author="Lucien" w:date="2026-05-06T13:13:00Z"/>
          <w:rFonts w:ascii="Times New Roman" w:eastAsia="Menlo" w:hAnsi="Times New Roman" w:hint="default"/>
          <w:color w:val="333333"/>
          <w:sz w:val="21"/>
          <w:szCs w:val="16"/>
          <w:shd w:val="clear" w:color="auto" w:fill="FFFFFF"/>
          <w:rPrChange w:id="2578" w:author="昱 张" w:date="2026-07-03T10:08:00Z" w16du:dateUtc="2026-07-03T02:08:00Z">
            <w:rPr>
              <w:ins w:id="2579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  <w:pPrChange w:id="2580" w:author="昱 张" w:date="2026-07-03T10:08:00Z" w16du:dateUtc="2026-07-03T02:08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2581" w:author="Lucien" w:date="2026-05-06T13:13:00Z">
        <w:del w:id="2582" w:author="Lucien" w:date="2026-05-26T20:37:00Z">
          <w:r w:rsidRPr="004000EE">
            <w:rPr>
              <w:rFonts w:ascii="Times New Roman" w:eastAsia="Menlo" w:hAnsi="Times New Roman" w:hint="default"/>
              <w:color w:val="333333"/>
              <w:sz w:val="21"/>
              <w:szCs w:val="16"/>
              <w:shd w:val="clear" w:color="auto" w:fill="FFFFFF"/>
              <w:rPrChange w:id="2583" w:author="昱 张" w:date="2026-07-03T10:08:00Z" w16du:dateUtc="2026-07-03T02:08:00Z">
                <w:rPr>
                  <w:rFonts w:ascii="Menlo" w:eastAsia="Menlo" w:hAnsi="Menlo" w:cs="Menlo" w:hint="default"/>
                  <w:color w:val="333333"/>
                  <w:sz w:val="21"/>
                  <w:szCs w:val="16"/>
                  <w:shd w:val="clear" w:color="auto" w:fill="FFFFFF"/>
                </w:rPr>
              </w:rPrChange>
            </w:rPr>
            <w:delText xml:space="preserve">  </w:delText>
          </w:r>
        </w:del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84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 xml:space="preserve">  "tag": "BASE64_ENCODED_GCM_TAG",</w:t>
        </w:r>
      </w:ins>
    </w:p>
    <w:p w14:paraId="1F5544B5" w14:textId="77777777" w:rsidR="00F46436" w:rsidRPr="004000EE" w:rsidRDefault="00000000">
      <w:pPr>
        <w:pStyle w:val="HTML"/>
        <w:pBdr>
          <w:top w:val="single" w:sz="8" w:space="26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ins w:id="2585" w:author="Lucien" w:date="2026-05-06T13:13:00Z"/>
          <w:rFonts w:ascii="Times New Roman" w:eastAsia="Menlo" w:hAnsi="Times New Roman" w:hint="default"/>
          <w:color w:val="333333"/>
          <w:sz w:val="21"/>
          <w:szCs w:val="16"/>
          <w:shd w:val="clear" w:color="auto" w:fill="FFFFFF"/>
          <w:rPrChange w:id="2586" w:author="昱 张" w:date="2026-07-03T10:08:00Z" w16du:dateUtc="2026-07-03T02:08:00Z">
            <w:rPr>
              <w:ins w:id="2587" w:author="Lucien" w:date="2026-05-06T13:13:00Z"/>
              <w:rFonts w:ascii="Menlo" w:eastAsia="Menlo" w:hAnsi="Menlo" w:cs="Menlo" w:hint="default"/>
              <w:color w:val="333333"/>
              <w:sz w:val="21"/>
              <w:szCs w:val="16"/>
              <w:shd w:val="clear" w:color="auto" w:fill="FFFFFF"/>
            </w:rPr>
          </w:rPrChange>
        </w:rPr>
        <w:pPrChange w:id="2588" w:author="昱 张" w:date="2026-07-03T10:08:00Z" w16du:dateUtc="2026-07-03T02:08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2589" w:author="Lucien" w:date="2026-05-06T13:13:00Z">
        <w:del w:id="2590" w:author="Lucien" w:date="2026-05-26T20:37:00Z">
          <w:r w:rsidRPr="004000EE">
            <w:rPr>
              <w:rFonts w:ascii="Times New Roman" w:eastAsia="Menlo" w:hAnsi="Times New Roman" w:hint="default"/>
              <w:color w:val="333333"/>
              <w:sz w:val="21"/>
              <w:szCs w:val="16"/>
              <w:shd w:val="clear" w:color="auto" w:fill="FFFFFF"/>
              <w:rPrChange w:id="2591" w:author="昱 张" w:date="2026-07-03T10:08:00Z" w16du:dateUtc="2026-07-03T02:08:00Z">
                <w:rPr>
                  <w:rFonts w:ascii="Menlo" w:eastAsia="Menlo" w:hAnsi="Menlo" w:cs="Menlo" w:hint="default"/>
                  <w:color w:val="333333"/>
                  <w:sz w:val="21"/>
                  <w:szCs w:val="16"/>
                  <w:shd w:val="clear" w:color="auto" w:fill="FFFFFF"/>
                </w:rPr>
              </w:rPrChange>
            </w:rPr>
            <w:delText xml:space="preserve">  </w:delText>
          </w:r>
        </w:del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92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 xml:space="preserve">  "</w:t>
        </w:r>
      </w:ins>
      <w:ins w:id="2593" w:author="Lucien" w:date="2026-05-26T20:3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94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ciphertext</w:t>
        </w:r>
      </w:ins>
      <w:ins w:id="2595" w:author="Lucien" w:date="2026-05-06T13:13:00Z">
        <w:r w:rsidRPr="004000EE">
          <w:rPr>
            <w:rFonts w:ascii="Times New Roman" w:eastAsia="Menlo" w:hAnsi="Times New Roman" w:hint="default"/>
            <w:color w:val="333333"/>
            <w:sz w:val="21"/>
            <w:szCs w:val="16"/>
            <w:shd w:val="clear" w:color="auto" w:fill="FFFFFF"/>
            <w:rPrChange w:id="2596" w:author="昱 张" w:date="2026-07-03T10:08:00Z" w16du:dateUtc="2026-07-03T02:08:00Z">
              <w:rPr>
                <w:rFonts w:ascii="Menlo" w:eastAsia="Menlo" w:hAnsi="Menlo" w:cs="Menlo" w:hint="default"/>
                <w:color w:val="333333"/>
                <w:sz w:val="21"/>
                <w:szCs w:val="16"/>
                <w:shd w:val="clear" w:color="auto" w:fill="FFFFFF"/>
              </w:rPr>
            </w:rPrChange>
          </w:rPr>
          <w:t>": "BASE64_ENCODED_ENCRYPTED_SM4_KEY"</w:t>
        </w:r>
      </w:ins>
    </w:p>
    <w:p w14:paraId="2539A7FA" w14:textId="77777777" w:rsidR="00F46436" w:rsidRPr="004000EE" w:rsidRDefault="00000000">
      <w:ins w:id="2597" w:author="Lucien" w:date="2026-05-06T13:13:00Z">
        <w:r w:rsidRPr="004000EE">
          <w:rPr>
            <w:rFonts w:eastAsia="Menlo"/>
            <w:color w:val="333333"/>
            <w:sz w:val="21"/>
            <w:szCs w:val="16"/>
            <w:shd w:val="clear" w:color="auto" w:fill="FFFFFF"/>
            <w:rPrChange w:id="2598" w:author="昱 张" w:date="2026-07-03T10:08:00Z" w16du:dateUtc="2026-07-03T02:08:00Z">
              <w:rPr>
                <w:rFonts w:ascii="Menlo" w:eastAsia="Menlo" w:hAnsi="Menlo" w:cs="Menlo"/>
                <w:color w:val="333333"/>
                <w:sz w:val="21"/>
                <w:szCs w:val="16"/>
                <w:shd w:val="clear" w:color="auto" w:fill="FFFFFF"/>
              </w:rPr>
            </w:rPrChange>
          </w:rPr>
          <w:t>}</w:t>
        </w:r>
      </w:ins>
    </w:p>
    <w:p w14:paraId="2FEDDB97" w14:textId="77777777" w:rsidR="00F46436" w:rsidRDefault="00000000">
      <w:pPr>
        <w:pStyle w:val="3"/>
        <w:numPr>
          <w:ilvl w:val="2"/>
          <w:numId w:val="3"/>
        </w:numPr>
        <w:spacing w:before="288" w:after="192"/>
        <w:rPr>
          <w:del w:id="2599" w:author="Lucien" w:date="2026-05-06T13:17:00Z"/>
          <w:sz w:val="30"/>
        </w:rPr>
      </w:pPr>
      <w:bookmarkStart w:id="2600" w:name="_Tocm5816u"/>
      <w:del w:id="2601" w:author="Lucien" w:date="2026-05-06T13:17:00Z">
        <w:r>
          <w:rPr>
            <w:sz w:val="30"/>
          </w:rPr>
          <w:delText>终止任务</w:delText>
        </w:r>
        <w:bookmarkStart w:id="2602" w:name="_Toc231312225"/>
        <w:bookmarkStart w:id="2603" w:name="_Toc233968731"/>
        <w:bookmarkEnd w:id="2600"/>
        <w:bookmarkEnd w:id="2602"/>
        <w:bookmarkEnd w:id="2603"/>
      </w:del>
    </w:p>
    <w:p w14:paraId="530E0B6B" w14:textId="77777777" w:rsidR="00F46436" w:rsidRDefault="00000000">
      <w:pPr>
        <w:pStyle w:val="4"/>
        <w:numPr>
          <w:ilvl w:val="3"/>
          <w:numId w:val="3"/>
        </w:numPr>
        <w:rPr>
          <w:del w:id="2604" w:author="Lucien" w:date="2026-05-06T13:17:00Z"/>
          <w:rFonts w:ascii="宋体" w:eastAsia="宋体" w:hAnsi="宋体" w:cs="宋体" w:hint="eastAsia"/>
        </w:rPr>
      </w:pPr>
      <w:del w:id="2605" w:author="Lucien" w:date="2026-05-06T13:17:00Z">
        <w:r>
          <w:rPr>
            <w:rFonts w:ascii="宋体" w:eastAsia="宋体" w:hAnsi="宋体" w:cs="宋体"/>
          </w:rPr>
          <w:delText>接口说明</w:delText>
        </w:r>
        <w:bookmarkStart w:id="2606" w:name="_Toc231312226"/>
        <w:bookmarkStart w:id="2607" w:name="_Toc233968732"/>
        <w:bookmarkEnd w:id="2606"/>
        <w:bookmarkEnd w:id="2607"/>
      </w:del>
    </w:p>
    <w:p w14:paraId="5CD8E05C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2608" w:author="Lucien" w:date="2026-05-06T13:17:00Z"/>
          <w:rFonts w:ascii="宋体" w:eastAsia="宋体" w:hAnsi="宋体" w:cs="宋体" w:hint="eastAsia"/>
        </w:rPr>
      </w:pPr>
      <w:del w:id="2609" w:author="Lucien" w:date="2026-05-06T13:17:00Z">
        <w:r>
          <w:rPr>
            <w:rFonts w:ascii="宋体" w:eastAsia="宋体" w:hAnsi="宋体" w:cs="宋体" w:hint="eastAsia"/>
          </w:rPr>
          <w:delText>接口地址：</w:delText>
        </w:r>
        <w:r>
          <w:rPr>
            <w:rFonts w:ascii="Times New Roman" w:eastAsia="宋体" w:hAnsi="Times New Roman" w:cs="Times New Roman" w:hint="eastAsia"/>
          </w:rPr>
          <w:delText>/job/CancelJob</w:delText>
        </w:r>
        <w:bookmarkStart w:id="2610" w:name="_Toc231312227"/>
        <w:bookmarkStart w:id="2611" w:name="_Toc233968733"/>
        <w:bookmarkEnd w:id="2610"/>
        <w:bookmarkEnd w:id="2611"/>
      </w:del>
    </w:p>
    <w:p w14:paraId="0724171F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2612" w:author="Lucien" w:date="2026-05-06T13:17:00Z"/>
          <w:rFonts w:ascii="宋体" w:eastAsia="宋体" w:hAnsi="宋体" w:cs="宋体" w:hint="eastAsia"/>
        </w:rPr>
      </w:pPr>
      <w:del w:id="2613" w:author="Lucien" w:date="2026-05-06T13:17:00Z">
        <w:r>
          <w:rPr>
            <w:rFonts w:ascii="宋体" w:eastAsia="宋体" w:hAnsi="宋体" w:cs="宋体" w:hint="eastAsia"/>
          </w:rPr>
          <w:delText>接口名称：终止任务</w:delText>
        </w:r>
        <w:bookmarkStart w:id="2614" w:name="_Toc231312228"/>
        <w:bookmarkStart w:id="2615" w:name="_Toc233968734"/>
        <w:bookmarkEnd w:id="2614"/>
        <w:bookmarkEnd w:id="2615"/>
      </w:del>
    </w:p>
    <w:p w14:paraId="0E97B0BE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2616" w:author="Lucien" w:date="2026-05-06T13:17:00Z"/>
          <w:rFonts w:ascii="宋体" w:eastAsia="宋体" w:hAnsi="宋体" w:cs="宋体" w:hint="eastAsia"/>
        </w:rPr>
      </w:pPr>
      <w:del w:id="2617" w:author="Lucien" w:date="2026-05-06T13:17:00Z">
        <w:r>
          <w:rPr>
            <w:rFonts w:ascii="宋体" w:eastAsia="宋体" w:hAnsi="宋体" w:cs="宋体" w:hint="eastAsia"/>
          </w:rPr>
          <w:delText>接口描述：</w:delText>
        </w:r>
        <w:r>
          <w:rPr>
            <w:rFonts w:ascii="宋体" w:eastAsia="宋体" w:hAnsi="宋体" w:cs="Times New Roman" w:hint="eastAsia"/>
            <w:color w:val="auto"/>
            <w:szCs w:val="21"/>
          </w:rPr>
          <w:delText>根据输入的任务</w:delText>
        </w:r>
        <w:r>
          <w:rPr>
            <w:rFonts w:ascii="宋体" w:eastAsia="宋体" w:hAnsi="宋体"/>
            <w:color w:val="auto"/>
            <w:szCs w:val="21"/>
          </w:rPr>
          <w:delText>ID</w:delText>
        </w:r>
        <w:r>
          <w:rPr>
            <w:rFonts w:ascii="宋体" w:eastAsia="宋体" w:hAnsi="宋体" w:cs="Times New Roman" w:hint="eastAsia"/>
            <w:color w:val="auto"/>
            <w:szCs w:val="21"/>
          </w:rPr>
          <w:delText>进行终止操作，流式任务会终止正在运行的服务，多次任务会终止后续任务的发起执行</w:delText>
        </w:r>
        <w:bookmarkStart w:id="2618" w:name="_Toc231312229"/>
        <w:bookmarkStart w:id="2619" w:name="_Toc233968735"/>
        <w:bookmarkEnd w:id="2618"/>
        <w:bookmarkEnd w:id="2619"/>
      </w:del>
    </w:p>
    <w:p w14:paraId="6C643081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2620" w:author="Lucien" w:date="2026-05-06T13:17:00Z"/>
          <w:rFonts w:ascii="宋体" w:eastAsia="宋体" w:hAnsi="宋体" w:cs="宋体" w:hint="eastAsia"/>
        </w:rPr>
      </w:pPr>
      <w:del w:id="2621" w:author="Lucien" w:date="2026-05-06T13:17:00Z">
        <w:r>
          <w:rPr>
            <w:rFonts w:ascii="宋体" w:eastAsia="宋体" w:hAnsi="宋体" w:cs="宋体" w:hint="eastAsia"/>
          </w:rPr>
          <w:delText>请求方式：</w:delText>
        </w:r>
        <w:r>
          <w:rPr>
            <w:rFonts w:ascii="Times New Roman" w:eastAsia="宋体" w:hAnsi="Times New Roman" w:cs="Times New Roman" w:hint="eastAsia"/>
          </w:rPr>
          <w:delText>POST</w:delText>
        </w:r>
        <w:bookmarkStart w:id="2622" w:name="_Toc231312230"/>
        <w:bookmarkStart w:id="2623" w:name="_Toc233968736"/>
        <w:bookmarkEnd w:id="2622"/>
        <w:bookmarkEnd w:id="2623"/>
      </w:del>
    </w:p>
    <w:p w14:paraId="5AA5A9A4" w14:textId="77777777" w:rsidR="00F46436" w:rsidRDefault="00000000">
      <w:pPr>
        <w:pStyle w:val="4"/>
        <w:numPr>
          <w:ilvl w:val="3"/>
          <w:numId w:val="3"/>
        </w:numPr>
        <w:rPr>
          <w:del w:id="2624" w:author="Lucien" w:date="2026-05-06T13:17:00Z"/>
          <w:rFonts w:ascii="宋体" w:eastAsia="宋体" w:hAnsi="宋体" w:cs="宋体" w:hint="eastAsia"/>
        </w:rPr>
      </w:pPr>
      <w:del w:id="2625" w:author="Lucien" w:date="2026-05-06T13:17:00Z">
        <w:r>
          <w:rPr>
            <w:rFonts w:ascii="宋体" w:eastAsia="宋体" w:hAnsi="宋体" w:cs="宋体"/>
          </w:rPr>
          <w:delText>输入参数</w:delText>
        </w:r>
        <w:bookmarkStart w:id="2626" w:name="_Toc231312231"/>
        <w:bookmarkStart w:id="2627" w:name="_Toc233968737"/>
        <w:bookmarkEnd w:id="2626"/>
        <w:bookmarkEnd w:id="2627"/>
      </w:del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1694"/>
        <w:gridCol w:w="1822"/>
        <w:gridCol w:w="2163"/>
      </w:tblGrid>
      <w:tr w:rsidR="00F46436" w14:paraId="4C87115B" w14:textId="77777777">
        <w:trPr>
          <w:del w:id="2628" w:author="Lucien" w:date="2026-05-06T13:17:00Z"/>
        </w:trPr>
        <w:tc>
          <w:tcPr>
            <w:tcW w:w="26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069DE42" w14:textId="77777777" w:rsidR="00F46436" w:rsidRDefault="00000000">
            <w:pPr>
              <w:rPr>
                <w:del w:id="2629" w:author="Lucien" w:date="2026-05-06T13:17:00Z"/>
                <w:b/>
                <w:bCs/>
              </w:rPr>
            </w:pPr>
            <w:del w:id="2630" w:author="Lucien" w:date="2026-05-06T13:17:00Z">
              <w:r>
                <w:rPr>
                  <w:rFonts w:hint="eastAsia"/>
                  <w:b/>
                  <w:bCs/>
                </w:rPr>
                <w:delText>参数名称</w:delText>
              </w:r>
              <w:bookmarkStart w:id="2631" w:name="_Toc231312232"/>
              <w:bookmarkStart w:id="2632" w:name="_Toc233968738"/>
              <w:bookmarkEnd w:id="2631"/>
              <w:bookmarkEnd w:id="2632"/>
            </w:del>
          </w:p>
        </w:tc>
        <w:tc>
          <w:tcPr>
            <w:tcW w:w="169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880501D" w14:textId="77777777" w:rsidR="00F46436" w:rsidRDefault="00000000">
            <w:pPr>
              <w:keepLines/>
              <w:rPr>
                <w:del w:id="2633" w:author="Lucien" w:date="2026-05-06T13:17:00Z"/>
                <w:b/>
                <w:bCs/>
              </w:rPr>
            </w:pPr>
            <w:del w:id="2634" w:author="Lucien" w:date="2026-05-06T13:17:00Z">
              <w:r>
                <w:rPr>
                  <w:rFonts w:hint="eastAsia"/>
                  <w:b/>
                  <w:bCs/>
                </w:rPr>
                <w:delText>必选</w:delText>
              </w:r>
              <w:bookmarkStart w:id="2635" w:name="_Toc231312233"/>
              <w:bookmarkStart w:id="2636" w:name="_Toc233968739"/>
              <w:bookmarkEnd w:id="2635"/>
              <w:bookmarkEnd w:id="2636"/>
            </w:del>
          </w:p>
        </w:tc>
        <w:tc>
          <w:tcPr>
            <w:tcW w:w="18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D8E1C9D" w14:textId="77777777" w:rsidR="00F46436" w:rsidRDefault="00000000">
            <w:pPr>
              <w:keepLines/>
              <w:rPr>
                <w:del w:id="2637" w:author="Lucien" w:date="2026-05-06T13:17:00Z"/>
                <w:b/>
                <w:bCs/>
              </w:rPr>
            </w:pPr>
            <w:del w:id="2638" w:author="Lucien" w:date="2026-05-06T13:17:00Z">
              <w:r>
                <w:rPr>
                  <w:rFonts w:hint="eastAsia"/>
                  <w:b/>
                  <w:bCs/>
                </w:rPr>
                <w:delText>类型</w:delText>
              </w:r>
              <w:bookmarkStart w:id="2639" w:name="_Toc231312234"/>
              <w:bookmarkStart w:id="2640" w:name="_Toc233968740"/>
              <w:bookmarkEnd w:id="2639"/>
              <w:bookmarkEnd w:id="2640"/>
            </w:del>
          </w:p>
        </w:tc>
        <w:tc>
          <w:tcPr>
            <w:tcW w:w="21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FEC6FBB" w14:textId="77777777" w:rsidR="00F46436" w:rsidRDefault="00000000">
            <w:pPr>
              <w:keepLines/>
              <w:rPr>
                <w:del w:id="2641" w:author="Lucien" w:date="2026-05-06T13:17:00Z"/>
                <w:b/>
                <w:bCs/>
              </w:rPr>
            </w:pPr>
            <w:del w:id="2642" w:author="Lucien" w:date="2026-05-06T13:17:00Z">
              <w:r>
                <w:rPr>
                  <w:rFonts w:hint="eastAsia"/>
                  <w:b/>
                  <w:bCs/>
                </w:rPr>
                <w:delText>描述</w:delText>
              </w:r>
              <w:bookmarkStart w:id="2643" w:name="_Toc231312235"/>
              <w:bookmarkStart w:id="2644" w:name="_Toc233968741"/>
              <w:bookmarkEnd w:id="2643"/>
              <w:bookmarkEnd w:id="2644"/>
            </w:del>
          </w:p>
        </w:tc>
        <w:bookmarkStart w:id="2645" w:name="_Toc231312236"/>
        <w:bookmarkStart w:id="2646" w:name="_Toc233968742"/>
        <w:bookmarkEnd w:id="2645"/>
        <w:bookmarkEnd w:id="2646"/>
      </w:tr>
      <w:tr w:rsidR="00F46436" w14:paraId="148137EE" w14:textId="77777777">
        <w:trPr>
          <w:del w:id="2647" w:author="Lucien" w:date="2026-05-06T13:17:00Z"/>
        </w:trPr>
        <w:tc>
          <w:tcPr>
            <w:tcW w:w="26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4B1A147" w14:textId="77777777" w:rsidR="00F46436" w:rsidRDefault="00000000">
            <w:pPr>
              <w:rPr>
                <w:del w:id="2648" w:author="Lucien" w:date="2026-05-06T13:17:00Z"/>
              </w:rPr>
            </w:pPr>
            <w:del w:id="2649" w:author="Lucien" w:date="2026-05-06T13:17:00Z">
              <w:r>
                <w:delText>jobId</w:delText>
              </w:r>
              <w:bookmarkStart w:id="2650" w:name="_Toc231312237"/>
              <w:bookmarkStart w:id="2651" w:name="_Toc233968743"/>
              <w:bookmarkEnd w:id="2650"/>
              <w:bookmarkEnd w:id="2651"/>
            </w:del>
          </w:p>
        </w:tc>
        <w:tc>
          <w:tcPr>
            <w:tcW w:w="169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D851D19" w14:textId="77777777" w:rsidR="00F46436" w:rsidRDefault="00000000">
            <w:pPr>
              <w:keepLines/>
              <w:rPr>
                <w:del w:id="2652" w:author="Lucien" w:date="2026-05-06T13:17:00Z"/>
              </w:rPr>
            </w:pPr>
            <w:del w:id="2653" w:author="Lucien" w:date="2026-05-06T13:17:00Z">
              <w:r>
                <w:delText>是</w:delText>
              </w:r>
              <w:bookmarkStart w:id="2654" w:name="_Toc231312238"/>
              <w:bookmarkStart w:id="2655" w:name="_Toc233968744"/>
              <w:bookmarkEnd w:id="2654"/>
              <w:bookmarkEnd w:id="2655"/>
            </w:del>
          </w:p>
        </w:tc>
        <w:tc>
          <w:tcPr>
            <w:tcW w:w="18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6BA2F1B" w14:textId="77777777" w:rsidR="00F46436" w:rsidRDefault="00000000">
            <w:pPr>
              <w:keepLines/>
              <w:rPr>
                <w:del w:id="2656" w:author="Lucien" w:date="2026-05-06T13:17:00Z"/>
              </w:rPr>
            </w:pPr>
            <w:del w:id="2657" w:author="Lucien" w:date="2026-05-06T13:17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  <w:bookmarkStart w:id="2658" w:name="_Toc231312239"/>
              <w:bookmarkStart w:id="2659" w:name="_Toc233968745"/>
              <w:bookmarkEnd w:id="2658"/>
              <w:bookmarkEnd w:id="2659"/>
            </w:del>
          </w:p>
        </w:tc>
        <w:tc>
          <w:tcPr>
            <w:tcW w:w="21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FAE15A5" w14:textId="77777777" w:rsidR="00F46436" w:rsidRDefault="00000000">
            <w:pPr>
              <w:keepLines/>
              <w:rPr>
                <w:del w:id="2660" w:author="Lucien" w:date="2026-05-06T13:17:00Z"/>
              </w:rPr>
            </w:pPr>
            <w:del w:id="2661" w:author="Lucien" w:date="2026-05-06T13:17:00Z">
              <w:r>
                <w:delText>任务</w:delText>
              </w:r>
              <w:r>
                <w:rPr>
                  <w:rFonts w:hint="eastAsia"/>
                </w:rPr>
                <w:delText>ID</w:delText>
              </w:r>
              <w:bookmarkStart w:id="2662" w:name="_Toc231312240"/>
              <w:bookmarkStart w:id="2663" w:name="_Toc233968746"/>
              <w:bookmarkEnd w:id="2662"/>
              <w:bookmarkEnd w:id="2663"/>
            </w:del>
          </w:p>
        </w:tc>
        <w:bookmarkStart w:id="2664" w:name="_Toc231312241"/>
        <w:bookmarkStart w:id="2665" w:name="_Toc233968747"/>
        <w:bookmarkEnd w:id="2664"/>
        <w:bookmarkEnd w:id="2665"/>
      </w:tr>
    </w:tbl>
    <w:p w14:paraId="3C4B68E6" w14:textId="77777777" w:rsidR="00F46436" w:rsidRDefault="00000000">
      <w:pPr>
        <w:pStyle w:val="4"/>
        <w:numPr>
          <w:ilvl w:val="3"/>
          <w:numId w:val="3"/>
        </w:numPr>
        <w:rPr>
          <w:del w:id="2666" w:author="Lucien" w:date="2026-05-06T13:17:00Z"/>
          <w:rFonts w:ascii="宋体" w:eastAsia="宋体" w:hAnsi="宋体" w:cs="宋体" w:hint="eastAsia"/>
        </w:rPr>
      </w:pPr>
      <w:del w:id="2667" w:author="Lucien" w:date="2026-05-06T13:17:00Z">
        <w:r>
          <w:rPr>
            <w:rFonts w:ascii="宋体" w:eastAsia="宋体" w:hAnsi="宋体" w:cs="宋体"/>
          </w:rPr>
          <w:delText>输出参数</w:delText>
        </w:r>
        <w:bookmarkStart w:id="2668" w:name="_Toc231312242"/>
        <w:bookmarkStart w:id="2669" w:name="_Toc233968748"/>
        <w:bookmarkEnd w:id="2668"/>
        <w:bookmarkEnd w:id="2669"/>
      </w:del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2000"/>
        <w:gridCol w:w="4842"/>
      </w:tblGrid>
      <w:tr w:rsidR="00F46436" w14:paraId="4473AC3B" w14:textId="77777777">
        <w:trPr>
          <w:del w:id="2670" w:author="Lucien" w:date="2026-05-06T13:17:00Z"/>
        </w:trPr>
        <w:tc>
          <w:tcPr>
            <w:tcW w:w="14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4040550" w14:textId="77777777" w:rsidR="00F46436" w:rsidRDefault="00000000">
            <w:pPr>
              <w:rPr>
                <w:del w:id="2671" w:author="Lucien" w:date="2026-05-06T13:17:00Z"/>
                <w:b/>
                <w:bCs/>
              </w:rPr>
            </w:pPr>
            <w:del w:id="2672" w:author="Lucien" w:date="2026-05-06T13:17:00Z">
              <w:r>
                <w:rPr>
                  <w:rFonts w:hint="eastAsia"/>
                  <w:b/>
                  <w:bCs/>
                </w:rPr>
                <w:delText>参数名称</w:delText>
              </w:r>
              <w:bookmarkStart w:id="2673" w:name="_Toc231312243"/>
              <w:bookmarkStart w:id="2674" w:name="_Toc233968749"/>
              <w:bookmarkEnd w:id="2673"/>
              <w:bookmarkEnd w:id="2674"/>
            </w:del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94CAC06" w14:textId="77777777" w:rsidR="00F46436" w:rsidRDefault="00000000">
            <w:pPr>
              <w:keepLines/>
              <w:rPr>
                <w:del w:id="2675" w:author="Lucien" w:date="2026-05-06T13:17:00Z"/>
                <w:b/>
                <w:bCs/>
              </w:rPr>
            </w:pPr>
            <w:del w:id="2676" w:author="Lucien" w:date="2026-05-06T13:17:00Z">
              <w:r>
                <w:rPr>
                  <w:rFonts w:hint="eastAsia"/>
                  <w:b/>
                  <w:bCs/>
                </w:rPr>
                <w:delText>类型</w:delText>
              </w:r>
              <w:bookmarkStart w:id="2677" w:name="_Toc231312244"/>
              <w:bookmarkStart w:id="2678" w:name="_Toc233968750"/>
              <w:bookmarkEnd w:id="2677"/>
              <w:bookmarkEnd w:id="2678"/>
            </w:del>
          </w:p>
        </w:tc>
        <w:tc>
          <w:tcPr>
            <w:tcW w:w="48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D70337A" w14:textId="77777777" w:rsidR="00F46436" w:rsidRDefault="00000000">
            <w:pPr>
              <w:keepLines/>
              <w:rPr>
                <w:del w:id="2679" w:author="Lucien" w:date="2026-05-06T13:17:00Z"/>
                <w:b/>
                <w:bCs/>
              </w:rPr>
            </w:pPr>
            <w:del w:id="2680" w:author="Lucien" w:date="2026-05-06T13:17:00Z">
              <w:r>
                <w:rPr>
                  <w:rFonts w:hint="eastAsia"/>
                  <w:b/>
                  <w:bCs/>
                </w:rPr>
                <w:delText>描述</w:delText>
              </w:r>
              <w:bookmarkStart w:id="2681" w:name="_Toc231312245"/>
              <w:bookmarkStart w:id="2682" w:name="_Toc233968751"/>
              <w:bookmarkEnd w:id="2681"/>
              <w:bookmarkEnd w:id="2682"/>
            </w:del>
          </w:p>
        </w:tc>
        <w:bookmarkStart w:id="2683" w:name="_Toc231312246"/>
        <w:bookmarkStart w:id="2684" w:name="_Toc233968752"/>
        <w:bookmarkEnd w:id="2683"/>
        <w:bookmarkEnd w:id="2684"/>
      </w:tr>
      <w:tr w:rsidR="00F46436" w14:paraId="2D33664D" w14:textId="77777777">
        <w:trPr>
          <w:del w:id="2685" w:author="Lucien" w:date="2026-05-06T13:17:00Z"/>
        </w:trPr>
        <w:tc>
          <w:tcPr>
            <w:tcW w:w="14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A33644" w14:textId="77777777" w:rsidR="00F46436" w:rsidRDefault="00000000">
            <w:pPr>
              <w:rPr>
                <w:del w:id="2686" w:author="Lucien" w:date="2026-05-06T13:17:00Z"/>
              </w:rPr>
            </w:pPr>
            <w:del w:id="2687" w:author="Lucien" w:date="2026-05-06T13:17:00Z">
              <w:r>
                <w:delText>code</w:delText>
              </w:r>
              <w:bookmarkStart w:id="2688" w:name="_Toc231312247"/>
              <w:bookmarkStart w:id="2689" w:name="_Toc233968753"/>
              <w:bookmarkEnd w:id="2688"/>
              <w:bookmarkEnd w:id="2689"/>
            </w:del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659896" w14:textId="77777777" w:rsidR="00F46436" w:rsidRDefault="00000000">
            <w:pPr>
              <w:keepLines/>
              <w:rPr>
                <w:del w:id="2690" w:author="Lucien" w:date="2026-05-06T13:17:00Z"/>
              </w:rPr>
            </w:pPr>
            <w:del w:id="2691" w:author="Lucien" w:date="2026-05-06T13:17:00Z">
              <w:r>
                <w:rPr>
                  <w:rFonts w:hint="eastAsia"/>
                </w:rPr>
                <w:delText>I</w:delText>
              </w:r>
              <w:r>
                <w:delText>nteger</w:delText>
              </w:r>
              <w:bookmarkStart w:id="2692" w:name="_Toc231312248"/>
              <w:bookmarkStart w:id="2693" w:name="_Toc233968754"/>
              <w:bookmarkEnd w:id="2692"/>
              <w:bookmarkEnd w:id="2693"/>
            </w:del>
          </w:p>
        </w:tc>
        <w:tc>
          <w:tcPr>
            <w:tcW w:w="48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9B69B6" w14:textId="77777777" w:rsidR="00F46436" w:rsidRDefault="00000000">
            <w:pPr>
              <w:keepLines/>
              <w:rPr>
                <w:del w:id="2694" w:author="Lucien" w:date="2026-05-06T13:17:00Z"/>
              </w:rPr>
            </w:pPr>
            <w:del w:id="2695" w:author="Lucien" w:date="2026-05-06T13:17:00Z">
              <w:r>
                <w:delText xml:space="preserve">200 </w:delText>
              </w:r>
              <w:r>
                <w:delText>表示服务端执行成功，非</w:delText>
              </w:r>
              <w:r>
                <w:delText xml:space="preserve"> 200 </w:delText>
              </w:r>
              <w:r>
                <w:delText>表示执行失败</w:delText>
              </w:r>
              <w:bookmarkStart w:id="2696" w:name="_Toc231312249"/>
              <w:bookmarkStart w:id="2697" w:name="_Toc233968755"/>
              <w:bookmarkEnd w:id="2696"/>
              <w:bookmarkEnd w:id="2697"/>
            </w:del>
          </w:p>
        </w:tc>
        <w:bookmarkStart w:id="2698" w:name="_Toc231312250"/>
        <w:bookmarkStart w:id="2699" w:name="_Toc233968756"/>
        <w:bookmarkEnd w:id="2698"/>
        <w:bookmarkEnd w:id="2699"/>
      </w:tr>
      <w:tr w:rsidR="00F46436" w14:paraId="3EA48CEC" w14:textId="77777777">
        <w:trPr>
          <w:del w:id="2700" w:author="Lucien" w:date="2026-05-06T13:17:00Z"/>
        </w:trPr>
        <w:tc>
          <w:tcPr>
            <w:tcW w:w="14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E86321" w14:textId="77777777" w:rsidR="00F46436" w:rsidRDefault="00000000">
            <w:pPr>
              <w:rPr>
                <w:del w:id="2701" w:author="Lucien" w:date="2026-05-06T13:17:00Z"/>
              </w:rPr>
            </w:pPr>
            <w:del w:id="2702" w:author="Lucien" w:date="2026-05-06T13:17:00Z">
              <w:r>
                <w:delText>msg</w:delText>
              </w:r>
              <w:bookmarkStart w:id="2703" w:name="_Toc231312251"/>
              <w:bookmarkStart w:id="2704" w:name="_Toc233968757"/>
              <w:bookmarkEnd w:id="2703"/>
              <w:bookmarkEnd w:id="2704"/>
            </w:del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2FA396" w14:textId="77777777" w:rsidR="00F46436" w:rsidRDefault="00000000">
            <w:pPr>
              <w:keepLines/>
              <w:rPr>
                <w:del w:id="2705" w:author="Lucien" w:date="2026-05-06T13:17:00Z"/>
              </w:rPr>
            </w:pPr>
            <w:del w:id="2706" w:author="Lucien" w:date="2026-05-06T13:17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  <w:bookmarkStart w:id="2707" w:name="_Toc231312252"/>
              <w:bookmarkStart w:id="2708" w:name="_Toc233968758"/>
              <w:bookmarkEnd w:id="2707"/>
              <w:bookmarkEnd w:id="2708"/>
            </w:del>
          </w:p>
        </w:tc>
        <w:tc>
          <w:tcPr>
            <w:tcW w:w="48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A3669E" w14:textId="77777777" w:rsidR="00F46436" w:rsidRDefault="00000000">
            <w:pPr>
              <w:keepLines/>
              <w:rPr>
                <w:del w:id="2709" w:author="Lucien" w:date="2026-05-06T13:17:00Z"/>
              </w:rPr>
            </w:pPr>
            <w:del w:id="2710" w:author="Lucien" w:date="2026-05-06T13:17:00Z">
              <w:r>
                <w:delText>执行结果描述，失败时返回具体错误信息</w:delText>
              </w:r>
              <w:bookmarkStart w:id="2711" w:name="_Toc231312253"/>
              <w:bookmarkStart w:id="2712" w:name="_Toc233968759"/>
              <w:bookmarkEnd w:id="2711"/>
              <w:bookmarkEnd w:id="2712"/>
            </w:del>
          </w:p>
        </w:tc>
        <w:bookmarkStart w:id="2713" w:name="_Toc231312254"/>
        <w:bookmarkStart w:id="2714" w:name="_Toc233968760"/>
        <w:bookmarkEnd w:id="2713"/>
        <w:bookmarkEnd w:id="2714"/>
      </w:tr>
      <w:tr w:rsidR="00F46436" w14:paraId="1B204E8B" w14:textId="77777777">
        <w:trPr>
          <w:del w:id="2715" w:author="Lucien" w:date="2026-05-06T13:17:00Z"/>
        </w:trPr>
        <w:tc>
          <w:tcPr>
            <w:tcW w:w="14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BF0530" w14:textId="77777777" w:rsidR="00F46436" w:rsidRDefault="00000000">
            <w:pPr>
              <w:rPr>
                <w:del w:id="2716" w:author="Lucien" w:date="2026-05-06T13:17:00Z"/>
              </w:rPr>
            </w:pPr>
            <w:del w:id="2717" w:author="Lucien" w:date="2026-05-06T13:17:00Z">
              <w:r>
                <w:delText>data</w:delText>
              </w:r>
              <w:bookmarkStart w:id="2718" w:name="_Toc231312255"/>
              <w:bookmarkStart w:id="2719" w:name="_Toc233968761"/>
              <w:bookmarkEnd w:id="2718"/>
              <w:bookmarkEnd w:id="2719"/>
            </w:del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36D8E8" w14:textId="77777777" w:rsidR="00F46436" w:rsidRDefault="00000000">
            <w:pPr>
              <w:keepLines/>
              <w:rPr>
                <w:del w:id="2720" w:author="Lucien" w:date="2026-05-06T13:17:00Z"/>
              </w:rPr>
            </w:pPr>
            <w:del w:id="2721" w:author="Lucien" w:date="2026-05-06T13:17:00Z">
              <w:r>
                <w:rPr>
                  <w:rFonts w:hint="eastAsia"/>
                </w:rPr>
                <w:delText>Cancel</w:delText>
              </w:r>
              <w:r>
                <w:delText>JobResult</w:delText>
              </w:r>
              <w:bookmarkStart w:id="2722" w:name="_Toc231312256"/>
              <w:bookmarkStart w:id="2723" w:name="_Toc233968762"/>
              <w:bookmarkEnd w:id="2722"/>
              <w:bookmarkEnd w:id="2723"/>
            </w:del>
          </w:p>
        </w:tc>
        <w:tc>
          <w:tcPr>
            <w:tcW w:w="48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2C074A" w14:textId="77777777" w:rsidR="00F46436" w:rsidRDefault="00000000">
            <w:pPr>
              <w:keepLines/>
              <w:rPr>
                <w:del w:id="2724" w:author="Lucien" w:date="2026-05-06T13:17:00Z"/>
              </w:rPr>
            </w:pPr>
            <w:del w:id="2725" w:author="Lucien" w:date="2026-05-06T13:17:00Z">
              <w:r>
                <w:rPr>
                  <w:rFonts w:hint="eastAsia"/>
                </w:rPr>
                <w:delText>取消任务结果</w:delText>
              </w:r>
              <w:bookmarkStart w:id="2726" w:name="_Toc231312257"/>
              <w:bookmarkStart w:id="2727" w:name="_Toc233968763"/>
              <w:bookmarkEnd w:id="2726"/>
              <w:bookmarkEnd w:id="2727"/>
            </w:del>
          </w:p>
        </w:tc>
        <w:bookmarkStart w:id="2728" w:name="_Toc231312258"/>
        <w:bookmarkStart w:id="2729" w:name="_Toc233968764"/>
        <w:bookmarkEnd w:id="2728"/>
        <w:bookmarkEnd w:id="2729"/>
      </w:tr>
    </w:tbl>
    <w:p w14:paraId="4171E7DD" w14:textId="77777777" w:rsidR="00F46436" w:rsidRDefault="00F46436">
      <w:pPr>
        <w:rPr>
          <w:del w:id="2730" w:author="Lucien" w:date="2026-05-06T13:17:00Z"/>
        </w:rPr>
      </w:pPr>
      <w:bookmarkStart w:id="2731" w:name="_Toc231312259"/>
      <w:bookmarkStart w:id="2732" w:name="_Toc233968765"/>
      <w:bookmarkEnd w:id="2731"/>
      <w:bookmarkEnd w:id="2732"/>
    </w:p>
    <w:p w14:paraId="49D8DA0F" w14:textId="77777777" w:rsidR="00F46436" w:rsidRDefault="00000000">
      <w:pPr>
        <w:pStyle w:val="4"/>
        <w:numPr>
          <w:ilvl w:val="3"/>
          <w:numId w:val="3"/>
        </w:numPr>
        <w:rPr>
          <w:del w:id="2733" w:author="Lucien" w:date="2026-05-06T13:17:00Z"/>
          <w:rFonts w:ascii="宋体" w:eastAsia="宋体" w:hAnsi="宋体" w:cs="宋体" w:hint="eastAsia"/>
        </w:rPr>
      </w:pPr>
      <w:del w:id="2734" w:author="Lucien" w:date="2026-05-06T13:17:00Z">
        <w:r>
          <w:rPr>
            <w:rFonts w:ascii="宋体" w:eastAsia="宋体" w:hAnsi="宋体" w:cs="宋体"/>
          </w:rPr>
          <w:delText>数据结构</w:delText>
        </w:r>
        <w:bookmarkStart w:id="2735" w:name="_Toc231312260"/>
        <w:bookmarkStart w:id="2736" w:name="_Toc233968766"/>
        <w:bookmarkEnd w:id="2735"/>
        <w:bookmarkEnd w:id="2736"/>
      </w:del>
    </w:p>
    <w:p w14:paraId="1F3243F3" w14:textId="77777777" w:rsidR="00F46436" w:rsidRDefault="00000000">
      <w:pPr>
        <w:spacing w:line="360" w:lineRule="auto"/>
        <w:ind w:firstLineChars="100" w:firstLine="240"/>
        <w:rPr>
          <w:del w:id="2737" w:author="Lucien" w:date="2026-05-06T13:17:00Z"/>
          <w:rFonts w:ascii="宋体" w:hAnsi="宋体" w:hint="eastAsia"/>
          <w:szCs w:val="21"/>
        </w:rPr>
      </w:pPr>
      <w:del w:id="2738" w:author="Lucien" w:date="2026-05-06T13:17:00Z">
        <w:r>
          <w:rPr>
            <w:rFonts w:hint="eastAsia"/>
            <w:szCs w:val="21"/>
          </w:rPr>
          <w:delText>CancelJobResult</w:delText>
        </w:r>
        <w:r>
          <w:rPr>
            <w:rFonts w:hint="eastAsia"/>
            <w:szCs w:val="21"/>
          </w:rPr>
          <w:delText>：</w:delText>
        </w:r>
        <w:bookmarkStart w:id="2739" w:name="_Toc231312261"/>
        <w:bookmarkStart w:id="2740" w:name="_Toc233968767"/>
        <w:bookmarkEnd w:id="2739"/>
        <w:bookmarkEnd w:id="2740"/>
      </w:del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1181"/>
        <w:gridCol w:w="5333"/>
      </w:tblGrid>
      <w:tr w:rsidR="00F46436" w14:paraId="495C19F3" w14:textId="77777777">
        <w:trPr>
          <w:del w:id="2741" w:author="Lucien" w:date="2026-05-06T13:17:00Z"/>
        </w:trPr>
        <w:tc>
          <w:tcPr>
            <w:tcW w:w="17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665743A" w14:textId="77777777" w:rsidR="00F46436" w:rsidRDefault="00000000">
            <w:pPr>
              <w:rPr>
                <w:del w:id="2742" w:author="Lucien" w:date="2026-05-06T13:17:00Z"/>
                <w:b/>
                <w:bCs/>
              </w:rPr>
            </w:pPr>
            <w:del w:id="2743" w:author="Lucien" w:date="2026-05-06T13:17:00Z">
              <w:r>
                <w:rPr>
                  <w:rFonts w:hint="eastAsia"/>
                  <w:b/>
                  <w:bCs/>
                </w:rPr>
                <w:delText>参数名称</w:delText>
              </w:r>
              <w:bookmarkStart w:id="2744" w:name="_Toc231312262"/>
              <w:bookmarkStart w:id="2745" w:name="_Toc233968768"/>
              <w:bookmarkEnd w:id="2744"/>
              <w:bookmarkEnd w:id="2745"/>
            </w:del>
          </w:p>
        </w:tc>
        <w:tc>
          <w:tcPr>
            <w:tcW w:w="11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D28C2B0" w14:textId="77777777" w:rsidR="00F46436" w:rsidRDefault="00000000">
            <w:pPr>
              <w:keepLines/>
              <w:rPr>
                <w:del w:id="2746" w:author="Lucien" w:date="2026-05-06T13:17:00Z"/>
                <w:b/>
                <w:bCs/>
              </w:rPr>
            </w:pPr>
            <w:del w:id="2747" w:author="Lucien" w:date="2026-05-06T13:17:00Z">
              <w:r>
                <w:rPr>
                  <w:rFonts w:hint="eastAsia"/>
                  <w:b/>
                  <w:bCs/>
                </w:rPr>
                <w:delText>类型</w:delText>
              </w:r>
              <w:bookmarkStart w:id="2748" w:name="_Toc231312263"/>
              <w:bookmarkStart w:id="2749" w:name="_Toc233968769"/>
              <w:bookmarkEnd w:id="2748"/>
              <w:bookmarkEnd w:id="2749"/>
            </w:del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FC1D02C" w14:textId="77777777" w:rsidR="00F46436" w:rsidRDefault="00000000">
            <w:pPr>
              <w:keepLines/>
              <w:rPr>
                <w:del w:id="2750" w:author="Lucien" w:date="2026-05-06T13:17:00Z"/>
                <w:b/>
                <w:bCs/>
              </w:rPr>
            </w:pPr>
            <w:del w:id="2751" w:author="Lucien" w:date="2026-05-06T13:17:00Z">
              <w:r>
                <w:rPr>
                  <w:rFonts w:hint="eastAsia"/>
                  <w:b/>
                  <w:bCs/>
                </w:rPr>
                <w:delText>描述</w:delText>
              </w:r>
              <w:bookmarkStart w:id="2752" w:name="_Toc231312264"/>
              <w:bookmarkStart w:id="2753" w:name="_Toc233968770"/>
              <w:bookmarkEnd w:id="2752"/>
              <w:bookmarkEnd w:id="2753"/>
            </w:del>
          </w:p>
        </w:tc>
        <w:bookmarkStart w:id="2754" w:name="_Toc231312265"/>
        <w:bookmarkStart w:id="2755" w:name="_Toc233968771"/>
        <w:bookmarkEnd w:id="2754"/>
        <w:bookmarkEnd w:id="2755"/>
      </w:tr>
      <w:tr w:rsidR="00F46436" w14:paraId="4EA8E5FA" w14:textId="77777777">
        <w:trPr>
          <w:del w:id="2756" w:author="Lucien" w:date="2026-05-06T13:17:00Z"/>
        </w:trPr>
        <w:tc>
          <w:tcPr>
            <w:tcW w:w="17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5C63C1" w14:textId="77777777" w:rsidR="00F46436" w:rsidRDefault="00000000">
            <w:pPr>
              <w:rPr>
                <w:del w:id="2757" w:author="Lucien" w:date="2026-05-06T13:17:00Z"/>
              </w:rPr>
            </w:pPr>
            <w:del w:id="2758" w:author="Lucien" w:date="2026-05-06T13:17:00Z">
              <w:r>
                <w:delText>isValid</w:delText>
              </w:r>
              <w:bookmarkStart w:id="2759" w:name="_Toc231312266"/>
              <w:bookmarkStart w:id="2760" w:name="_Toc233968772"/>
              <w:bookmarkEnd w:id="2759"/>
              <w:bookmarkEnd w:id="2760"/>
            </w:del>
          </w:p>
        </w:tc>
        <w:tc>
          <w:tcPr>
            <w:tcW w:w="11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6BD336" w14:textId="77777777" w:rsidR="00F46436" w:rsidRDefault="00000000">
            <w:pPr>
              <w:keepLines/>
              <w:rPr>
                <w:del w:id="2761" w:author="Lucien" w:date="2026-05-06T13:17:00Z"/>
              </w:rPr>
            </w:pPr>
            <w:del w:id="2762" w:author="Lucien" w:date="2026-05-06T13:17:00Z">
              <w:r>
                <w:rPr>
                  <w:rFonts w:hint="eastAsia"/>
                </w:rPr>
                <w:delText>B</w:delText>
              </w:r>
              <w:r>
                <w:delText>ool</w:delText>
              </w:r>
              <w:bookmarkStart w:id="2763" w:name="_Toc231312267"/>
              <w:bookmarkStart w:id="2764" w:name="_Toc233968773"/>
              <w:bookmarkEnd w:id="2763"/>
              <w:bookmarkEnd w:id="2764"/>
            </w:del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9267E8" w14:textId="77777777" w:rsidR="00F46436" w:rsidRDefault="00000000">
            <w:pPr>
              <w:keepLines/>
              <w:rPr>
                <w:del w:id="2765" w:author="Lucien" w:date="2026-05-06T13:17:00Z"/>
              </w:rPr>
            </w:pPr>
            <w:del w:id="2766" w:author="Lucien" w:date="2026-05-06T13:17:00Z">
              <w:r>
                <w:delText>操作是否有效，</w:delText>
              </w:r>
              <w:r>
                <w:delText xml:space="preserve"> </w:delText>
              </w:r>
              <w:r>
                <w:delText>当</w:delText>
              </w:r>
              <w:r>
                <w:delText>msg</w:delText>
              </w:r>
              <w:r>
                <w:delText>为调度错误的时候返回</w:delText>
              </w:r>
              <w:bookmarkStart w:id="2767" w:name="_Toc231312268"/>
              <w:bookmarkStart w:id="2768" w:name="_Toc233968774"/>
              <w:bookmarkEnd w:id="2767"/>
              <w:bookmarkEnd w:id="2768"/>
            </w:del>
          </w:p>
        </w:tc>
        <w:bookmarkStart w:id="2769" w:name="_Toc231312269"/>
        <w:bookmarkStart w:id="2770" w:name="_Toc233968775"/>
        <w:bookmarkEnd w:id="2769"/>
        <w:bookmarkEnd w:id="2770"/>
      </w:tr>
      <w:tr w:rsidR="00F46436" w14:paraId="51B5A9F2" w14:textId="77777777">
        <w:trPr>
          <w:del w:id="2771" w:author="Lucien" w:date="2026-05-06T13:17:00Z"/>
        </w:trPr>
        <w:tc>
          <w:tcPr>
            <w:tcW w:w="17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8B9896" w14:textId="77777777" w:rsidR="00F46436" w:rsidRDefault="00000000">
            <w:pPr>
              <w:rPr>
                <w:del w:id="2772" w:author="Lucien" w:date="2026-05-06T13:17:00Z"/>
              </w:rPr>
            </w:pPr>
            <w:del w:id="2773" w:author="Lucien" w:date="2026-05-06T13:17:00Z">
              <w:r>
                <w:delText>jobInstanceId</w:delText>
              </w:r>
              <w:bookmarkStart w:id="2774" w:name="_Toc231312270"/>
              <w:bookmarkStart w:id="2775" w:name="_Toc233968776"/>
              <w:bookmarkEnd w:id="2774"/>
              <w:bookmarkEnd w:id="2775"/>
            </w:del>
          </w:p>
        </w:tc>
        <w:tc>
          <w:tcPr>
            <w:tcW w:w="11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699A7E" w14:textId="77777777" w:rsidR="00F46436" w:rsidRDefault="00000000">
            <w:pPr>
              <w:keepLines/>
              <w:rPr>
                <w:del w:id="2776" w:author="Lucien" w:date="2026-05-06T13:17:00Z"/>
              </w:rPr>
            </w:pPr>
            <w:del w:id="2777" w:author="Lucien" w:date="2026-05-06T13:17:00Z">
              <w:r>
                <w:delText>String</w:delText>
              </w:r>
              <w:bookmarkStart w:id="2778" w:name="_Toc231312271"/>
              <w:bookmarkStart w:id="2779" w:name="_Toc233968777"/>
              <w:bookmarkEnd w:id="2778"/>
              <w:bookmarkEnd w:id="2779"/>
            </w:del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58B21B" w14:textId="77777777" w:rsidR="00F46436" w:rsidRDefault="00000000">
            <w:pPr>
              <w:keepLines/>
              <w:rPr>
                <w:del w:id="2780" w:author="Lucien" w:date="2026-05-06T13:17:00Z"/>
              </w:rPr>
            </w:pPr>
            <w:del w:id="2781" w:author="Lucien" w:date="2026-05-06T13:17:00Z">
              <w:r>
                <w:delText>任务实例</w:delText>
              </w:r>
              <w:r>
                <w:rPr>
                  <w:rFonts w:hint="eastAsia"/>
                </w:rPr>
                <w:delText>ID</w:delText>
              </w:r>
              <w:r>
                <w:delText>，</w:delText>
              </w:r>
              <w:r>
                <w:delText xml:space="preserve"> </w:delText>
              </w:r>
              <w:r>
                <w:delText>当</w:delText>
              </w:r>
              <w:r>
                <w:delText>msg</w:delText>
              </w:r>
              <w:r>
                <w:delText>为成功的时候返回</w:delText>
              </w:r>
              <w:bookmarkStart w:id="2782" w:name="_Toc231312272"/>
              <w:bookmarkStart w:id="2783" w:name="_Toc233968778"/>
              <w:bookmarkEnd w:id="2782"/>
              <w:bookmarkEnd w:id="2783"/>
            </w:del>
          </w:p>
        </w:tc>
        <w:bookmarkStart w:id="2784" w:name="_Toc231312273"/>
        <w:bookmarkStart w:id="2785" w:name="_Toc233968779"/>
        <w:bookmarkEnd w:id="2784"/>
        <w:bookmarkEnd w:id="2785"/>
      </w:tr>
      <w:tr w:rsidR="00F46436" w14:paraId="50A1A9BD" w14:textId="77777777">
        <w:trPr>
          <w:del w:id="2786" w:author="Lucien" w:date="2026-05-06T13:17:00Z"/>
        </w:trPr>
        <w:tc>
          <w:tcPr>
            <w:tcW w:w="17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459795" w14:textId="77777777" w:rsidR="00F46436" w:rsidRDefault="00000000">
            <w:pPr>
              <w:rPr>
                <w:del w:id="2787" w:author="Lucien" w:date="2026-05-06T13:17:00Z"/>
              </w:rPr>
            </w:pPr>
            <w:del w:id="2788" w:author="Lucien" w:date="2026-05-06T13:17:00Z">
              <w:r>
                <w:delText>inValidReason</w:delText>
              </w:r>
              <w:bookmarkStart w:id="2789" w:name="_Toc231312274"/>
              <w:bookmarkStart w:id="2790" w:name="_Toc233968780"/>
              <w:bookmarkEnd w:id="2789"/>
              <w:bookmarkEnd w:id="2790"/>
            </w:del>
          </w:p>
        </w:tc>
        <w:tc>
          <w:tcPr>
            <w:tcW w:w="11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D513D6" w14:textId="77777777" w:rsidR="00F46436" w:rsidRDefault="00000000">
            <w:pPr>
              <w:keepLines/>
              <w:rPr>
                <w:del w:id="2791" w:author="Lucien" w:date="2026-05-06T13:17:00Z"/>
              </w:rPr>
            </w:pPr>
            <w:del w:id="2792" w:author="Lucien" w:date="2026-05-06T13:17:00Z">
              <w:r>
                <w:delText>String</w:delText>
              </w:r>
              <w:bookmarkStart w:id="2793" w:name="_Toc231312275"/>
              <w:bookmarkStart w:id="2794" w:name="_Toc233968781"/>
              <w:bookmarkEnd w:id="2793"/>
              <w:bookmarkEnd w:id="2794"/>
            </w:del>
          </w:p>
        </w:tc>
        <w:tc>
          <w:tcPr>
            <w:tcW w:w="5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66B103" w14:textId="77777777" w:rsidR="00F46436" w:rsidRDefault="00000000">
            <w:pPr>
              <w:keepLines/>
              <w:rPr>
                <w:del w:id="2795" w:author="Lucien" w:date="2026-05-06T13:17:00Z"/>
              </w:rPr>
            </w:pPr>
            <w:del w:id="2796" w:author="Lucien" w:date="2026-05-06T13:17:00Z">
              <w:r>
                <w:delText>无效的原因，当</w:delText>
              </w:r>
              <w:r>
                <w:delText>msg</w:delText>
              </w:r>
              <w:r>
                <w:delText>为调度错误的时候返回</w:delText>
              </w:r>
              <w:bookmarkStart w:id="2797" w:name="_Toc231312276"/>
              <w:bookmarkStart w:id="2798" w:name="_Toc233968782"/>
              <w:bookmarkEnd w:id="2797"/>
              <w:bookmarkEnd w:id="2798"/>
            </w:del>
          </w:p>
        </w:tc>
        <w:bookmarkStart w:id="2799" w:name="_Toc231312277"/>
        <w:bookmarkStart w:id="2800" w:name="_Toc233968783"/>
        <w:bookmarkEnd w:id="2799"/>
        <w:bookmarkEnd w:id="2800"/>
      </w:tr>
    </w:tbl>
    <w:p w14:paraId="64F995FE" w14:textId="65A17E78" w:rsidR="00F46436" w:rsidRDefault="00F46658">
      <w:pPr>
        <w:rPr>
          <w:del w:id="2801" w:author="Lucien" w:date="2026-05-06T13:17:00Z"/>
        </w:rPr>
      </w:pPr>
      <w:bookmarkStart w:id="2802" w:name="_Toc231312278"/>
      <w:bookmarkEnd w:id="2802"/>
      <w:ins w:id="2803" w:author="昱 张" w:date="2026-07-03T10:06:00Z" w16du:dateUtc="2026-07-03T02:06:00Z">
        <w:r>
          <w:rPr>
            <w:rFonts w:hint="eastAsia"/>
          </w:rPr>
          <w:t xml:space="preserve"> </w:t>
        </w:r>
      </w:ins>
      <w:bookmarkStart w:id="2804" w:name="_Toc233968784"/>
      <w:bookmarkEnd w:id="2804"/>
    </w:p>
    <w:p w14:paraId="55FC2569" w14:textId="77777777" w:rsidR="00F46436" w:rsidRDefault="00000000">
      <w:pPr>
        <w:pStyle w:val="4"/>
        <w:numPr>
          <w:ilvl w:val="3"/>
          <w:numId w:val="3"/>
        </w:numPr>
        <w:rPr>
          <w:del w:id="2805" w:author="Lucien" w:date="2026-05-06T13:17:00Z"/>
          <w:rFonts w:ascii="宋体" w:eastAsia="宋体" w:hAnsi="宋体" w:cs="宋体" w:hint="eastAsia"/>
        </w:rPr>
      </w:pPr>
      <w:del w:id="2806" w:author="Lucien" w:date="2026-05-06T13:17:00Z">
        <w:r>
          <w:rPr>
            <w:rFonts w:ascii="宋体" w:eastAsia="宋体" w:hAnsi="宋体" w:cs="宋体"/>
          </w:rPr>
          <w:delText>示例</w:delText>
        </w:r>
        <w:bookmarkStart w:id="2807" w:name="_Toc231312279"/>
        <w:bookmarkStart w:id="2808" w:name="_Toc233968785"/>
        <w:bookmarkEnd w:id="2807"/>
        <w:bookmarkEnd w:id="2808"/>
      </w:del>
    </w:p>
    <w:p w14:paraId="45341BD0" w14:textId="77777777" w:rsidR="00F46436" w:rsidRDefault="00000000">
      <w:pPr>
        <w:rPr>
          <w:del w:id="2809" w:author="Lucien" w:date="2026-05-06T13:17:00Z"/>
        </w:rPr>
      </w:pPr>
      <w:del w:id="2810" w:author="Lucien" w:date="2026-05-06T13:17:00Z">
        <w:r>
          <w:delText>输入</w:delText>
        </w:r>
        <w:r>
          <w:rPr>
            <w:rFonts w:hint="eastAsia"/>
          </w:rPr>
          <w:delText>：</w:delText>
        </w:r>
        <w:bookmarkStart w:id="2811" w:name="_Toc231312280"/>
        <w:bookmarkStart w:id="2812" w:name="_Toc233968786"/>
        <w:bookmarkEnd w:id="2811"/>
        <w:bookmarkEnd w:id="2812"/>
      </w:del>
    </w:p>
    <w:p w14:paraId="7B1BDF43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2813" w:author="Lucien" w:date="2026-05-06T13:17:00Z"/>
          <w:rFonts w:ascii="Menlo" w:eastAsia="Menlo" w:hAnsi="Menlo" w:cs="Menlo" w:hint="default"/>
          <w:color w:val="BBBBBB"/>
          <w:sz w:val="20"/>
          <w:szCs w:val="15"/>
          <w:shd w:val="clear" w:color="auto" w:fill="FFFFFF"/>
        </w:rPr>
      </w:pPr>
      <w:del w:id="2814" w:author="Lucien" w:date="2026-05-06T13:17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{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  </w:delText>
        </w:r>
        <w:bookmarkStart w:id="2815" w:name="_Toc231312281"/>
        <w:bookmarkStart w:id="2816" w:name="_Toc233968787"/>
        <w:bookmarkEnd w:id="2815"/>
        <w:bookmarkEnd w:id="2816"/>
      </w:del>
    </w:p>
    <w:p w14:paraId="77511256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ind w:firstLine="420"/>
        <w:rPr>
          <w:del w:id="2817" w:author="Lucien" w:date="2026-05-06T13:17:00Z"/>
          <w:rFonts w:ascii="Menlo" w:eastAsia="Menlo" w:hAnsi="Menlo" w:cs="Menlo" w:hint="default"/>
          <w:color w:val="DD1144"/>
          <w:sz w:val="20"/>
          <w:szCs w:val="15"/>
          <w:shd w:val="clear" w:color="auto" w:fill="FFFFFF"/>
        </w:rPr>
      </w:pPr>
      <w:del w:id="2818" w:author="Lucien" w:date="2026-05-06T13:17:00Z"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"jobId"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: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</w:delText>
        </w:r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"2f3f8d79-753f-4144-aef5-1c1dd4556200"</w:delText>
        </w:r>
        <w:bookmarkStart w:id="2819" w:name="_Toc231312282"/>
        <w:bookmarkStart w:id="2820" w:name="_Toc233968788"/>
        <w:bookmarkEnd w:id="2819"/>
        <w:bookmarkEnd w:id="2820"/>
      </w:del>
    </w:p>
    <w:p w14:paraId="7C3956F6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2821" w:author="Lucien" w:date="2026-05-06T13:17:00Z"/>
          <w:sz w:val="20"/>
          <w:szCs w:val="22"/>
        </w:rPr>
      </w:pPr>
      <w:del w:id="2822" w:author="Lucien" w:date="2026-05-06T13:17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}</w:delText>
        </w:r>
        <w:bookmarkStart w:id="2823" w:name="_Toc231312283"/>
        <w:bookmarkStart w:id="2824" w:name="_Toc233968789"/>
        <w:bookmarkEnd w:id="2823"/>
        <w:bookmarkEnd w:id="2824"/>
      </w:del>
    </w:p>
    <w:p w14:paraId="3ECA26F6" w14:textId="77777777" w:rsidR="00F46436" w:rsidRDefault="00000000">
      <w:pPr>
        <w:rPr>
          <w:del w:id="2825" w:author="Lucien" w:date="2026-05-06T13:17:00Z"/>
        </w:rPr>
      </w:pPr>
      <w:del w:id="2826" w:author="Lucien" w:date="2026-05-06T13:17:00Z">
        <w:r>
          <w:delText>输出</w:delText>
        </w:r>
        <w:r>
          <w:rPr>
            <w:rFonts w:hint="eastAsia"/>
          </w:rPr>
          <w:delText>：</w:delText>
        </w:r>
        <w:bookmarkStart w:id="2827" w:name="_Toc231312284"/>
        <w:bookmarkStart w:id="2828" w:name="_Toc233968790"/>
        <w:bookmarkEnd w:id="2827"/>
        <w:bookmarkEnd w:id="2828"/>
      </w:del>
    </w:p>
    <w:p w14:paraId="6C456E20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2829" w:author="Lucien" w:date="2026-05-06T13:17:00Z"/>
          <w:rFonts w:ascii="Menlo" w:eastAsia="Menlo" w:hAnsi="Menlo" w:cs="Menlo" w:hint="default"/>
          <w:color w:val="BBBBBB"/>
          <w:sz w:val="20"/>
          <w:szCs w:val="15"/>
          <w:shd w:val="clear" w:color="auto" w:fill="FFFFFF"/>
        </w:rPr>
      </w:pPr>
      <w:del w:id="2830" w:author="Lucien" w:date="2026-05-06T13:17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{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</w:delText>
        </w:r>
        <w:bookmarkStart w:id="2831" w:name="_Toc231312285"/>
        <w:bookmarkStart w:id="2832" w:name="_Toc233968791"/>
        <w:bookmarkEnd w:id="2831"/>
        <w:bookmarkEnd w:id="2832"/>
      </w:del>
    </w:p>
    <w:p w14:paraId="3E9EBBC2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ind w:firstLine="420"/>
        <w:rPr>
          <w:del w:id="2833" w:author="Lucien" w:date="2026-05-06T13:17:00Z"/>
          <w:rFonts w:ascii="Menlo" w:eastAsia="Menlo" w:hAnsi="Menlo" w:cs="Menlo" w:hint="default"/>
          <w:color w:val="BBBBBB"/>
          <w:sz w:val="20"/>
          <w:szCs w:val="15"/>
          <w:shd w:val="clear" w:color="auto" w:fill="FFFFFF"/>
        </w:rPr>
      </w:pPr>
      <w:del w:id="2834" w:author="Lucien" w:date="2026-05-06T13:17:00Z"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"code"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:</w:delText>
        </w:r>
        <w:r>
          <w:rPr>
            <w:rFonts w:ascii="Menlo" w:eastAsia="Menlo" w:hAnsi="Menlo" w:cs="Menlo" w:hint="default"/>
            <w:color w:val="009999"/>
            <w:sz w:val="20"/>
            <w:szCs w:val="15"/>
            <w:shd w:val="clear" w:color="auto" w:fill="FFFFFF"/>
          </w:rPr>
          <w:delText>200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,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</w:delText>
        </w:r>
        <w:bookmarkStart w:id="2835" w:name="_Toc231312286"/>
        <w:bookmarkStart w:id="2836" w:name="_Toc233968792"/>
        <w:bookmarkEnd w:id="2835"/>
        <w:bookmarkEnd w:id="2836"/>
      </w:del>
    </w:p>
    <w:p w14:paraId="6A95DE4F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ind w:firstLine="420"/>
        <w:rPr>
          <w:del w:id="2837" w:author="Lucien" w:date="2026-05-06T13:17:00Z"/>
          <w:rFonts w:ascii="Menlo" w:eastAsia="Menlo" w:hAnsi="Menlo" w:cs="Menlo" w:hint="default"/>
          <w:color w:val="BBBBBB"/>
          <w:sz w:val="20"/>
          <w:szCs w:val="15"/>
          <w:shd w:val="clear" w:color="auto" w:fill="FFFFFF"/>
        </w:rPr>
      </w:pPr>
      <w:del w:id="2838" w:author="Lucien" w:date="2026-05-06T13:17:00Z"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"msg"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:</w:delText>
        </w:r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</w:delText>
        </w:r>
        <w:r>
          <w:rPr>
            <w:rFonts w:ascii="Menlo" w:eastAsia="Menlo" w:hAnsi="Menlo" w:cs="Menlo"/>
            <w:color w:val="DD1144"/>
            <w:sz w:val="20"/>
            <w:szCs w:val="15"/>
            <w:shd w:val="clear" w:color="auto" w:fill="FFFFFF"/>
          </w:rPr>
          <w:delText>成功</w:delText>
        </w:r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,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</w:delText>
        </w:r>
        <w:bookmarkStart w:id="2839" w:name="_Toc231312287"/>
        <w:bookmarkStart w:id="2840" w:name="_Toc233968793"/>
        <w:bookmarkEnd w:id="2839"/>
        <w:bookmarkEnd w:id="2840"/>
      </w:del>
    </w:p>
    <w:p w14:paraId="127E7EED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ind w:firstLine="420"/>
        <w:rPr>
          <w:del w:id="2841" w:author="Lucien" w:date="2026-05-06T13:17:00Z"/>
          <w:rFonts w:ascii="Menlo" w:eastAsia="Menlo" w:hAnsi="Menlo" w:cs="Menlo" w:hint="default"/>
          <w:b/>
          <w:bCs/>
          <w:color w:val="333333"/>
          <w:sz w:val="20"/>
          <w:szCs w:val="15"/>
          <w:shd w:val="clear" w:color="auto" w:fill="FFFFFF"/>
        </w:rPr>
      </w:pPr>
      <w:del w:id="2842" w:author="Lucien" w:date="2026-05-06T13:17:00Z"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"data"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:</w:delText>
        </w:r>
        <w:r>
          <w:rPr>
            <w:rFonts w:ascii="Menlo" w:eastAsia="Menlo" w:hAnsi="Menlo" w:cs="Menlo" w:hint="default"/>
            <w:b/>
            <w:bCs/>
            <w:color w:val="333333"/>
            <w:sz w:val="20"/>
            <w:szCs w:val="15"/>
            <w:shd w:val="clear" w:color="auto" w:fill="FFFFFF"/>
          </w:rPr>
          <w:delText>null</w:delText>
        </w:r>
        <w:bookmarkStart w:id="2843" w:name="_Toc231312288"/>
        <w:bookmarkStart w:id="2844" w:name="_Toc233968794"/>
        <w:bookmarkEnd w:id="2843"/>
        <w:bookmarkEnd w:id="2844"/>
      </w:del>
    </w:p>
    <w:p w14:paraId="19D8181A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2845" w:author="Lucien" w:date="2026-05-06T13:17:00Z"/>
          <w:sz w:val="20"/>
          <w:szCs w:val="22"/>
        </w:rPr>
      </w:pPr>
      <w:del w:id="2846" w:author="Lucien" w:date="2026-05-06T13:17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}</w:delText>
        </w:r>
        <w:bookmarkStart w:id="2847" w:name="_Toc231312289"/>
        <w:bookmarkStart w:id="2848" w:name="_Toc233968795"/>
        <w:bookmarkEnd w:id="2847"/>
        <w:bookmarkEnd w:id="2848"/>
      </w:del>
    </w:p>
    <w:p w14:paraId="1221544C" w14:textId="4852BD35" w:rsidR="00F46436" w:rsidRDefault="00000000">
      <w:pPr>
        <w:pStyle w:val="2"/>
        <w:keepNext w:val="0"/>
        <w:keepLines w:val="0"/>
        <w:rPr>
          <w:rFonts w:ascii="宋体" w:eastAsia="宋体" w:hAnsi="宋体" w:hint="eastAsia"/>
        </w:rPr>
        <w:pPrChange w:id="2849" w:author="Lucien" w:date="2026-05-06T13:17:00Z">
          <w:pPr>
            <w:pStyle w:val="aff1"/>
            <w:numPr>
              <w:numId w:val="3"/>
            </w:numPr>
          </w:pPr>
        </w:pPrChange>
      </w:pPr>
      <w:bookmarkStart w:id="2850" w:name="_Tocnpc406"/>
      <w:bookmarkStart w:id="2851" w:name="Huo_Qu_Shou_Quan_Ma_token"/>
      <w:ins w:id="2852" w:author="Lucien" w:date="2026-05-06T13:17:00Z">
        <w:del w:id="2853" w:author="昱 张" w:date="2026-07-03T10:06:00Z" w16du:dateUtc="2026-07-03T02:06:00Z">
          <w:r w:rsidDel="00F46658">
            <w:rPr>
              <w:rFonts w:hint="eastAsia"/>
            </w:rPr>
            <w:delText>文件传输管理</w:delText>
          </w:r>
        </w:del>
      </w:ins>
      <w:del w:id="2854" w:author="昱 张" w:date="2026-07-03T10:06:00Z" w16du:dateUtc="2026-07-03T02:06:00Z">
        <w:r w:rsidDel="00F46658">
          <w:rPr>
            <w:rFonts w:ascii="宋体" w:eastAsia="宋体" w:hAnsi="宋体" w:hint="eastAsia"/>
          </w:rPr>
          <w:delText>访问令牌管理</w:delText>
        </w:r>
      </w:del>
      <w:bookmarkStart w:id="2855" w:name="_Toc233968796"/>
      <w:bookmarkEnd w:id="2850"/>
      <w:ins w:id="2856" w:author="昱 张" w:date="2026-07-03T10:06:00Z" w16du:dateUtc="2026-07-03T02:06:00Z">
        <w:r w:rsidR="00F46658">
          <w:rPr>
            <w:rFonts w:ascii="宋体" w:eastAsia="宋体" w:hAnsi="宋体" w:cs="宋体" w:hint="eastAsia"/>
          </w:rPr>
          <w:t>接收</w:t>
        </w:r>
      </w:ins>
      <w:ins w:id="2857" w:author="昱 张" w:date="2026-07-03T10:09:00Z" w16du:dateUtc="2026-07-03T02:09:00Z">
        <w:r w:rsidR="00424A56">
          <w:rPr>
            <w:rFonts w:ascii="宋体" w:eastAsia="宋体" w:hAnsi="宋体" w:cs="宋体" w:hint="eastAsia"/>
          </w:rPr>
          <w:t>并解密</w:t>
        </w:r>
      </w:ins>
      <w:ins w:id="2858" w:author="昱 张" w:date="2026-07-03T10:06:00Z" w16du:dateUtc="2026-07-03T02:06:00Z">
        <w:r w:rsidR="00F46658">
          <w:rPr>
            <w:rFonts w:ascii="宋体" w:eastAsia="宋体" w:hAnsi="宋体" w:cs="宋体" w:hint="eastAsia"/>
          </w:rPr>
          <w:t>文件</w:t>
        </w:r>
      </w:ins>
      <w:ins w:id="2859" w:author="昱 张" w:date="2026-07-03T10:09:00Z" w16du:dateUtc="2026-07-03T02:09:00Z">
        <w:r w:rsidR="00424A56">
          <w:rPr>
            <w:rFonts w:ascii="宋体" w:eastAsia="宋体" w:hAnsi="宋体" w:cs="宋体" w:hint="eastAsia"/>
          </w:rPr>
          <w:t>（含计算）</w:t>
        </w:r>
      </w:ins>
      <w:bookmarkEnd w:id="2855"/>
    </w:p>
    <w:p w14:paraId="23AB9997" w14:textId="01BAE8C6" w:rsidR="00F46436" w:rsidDel="007F20B4" w:rsidRDefault="00000000">
      <w:pPr>
        <w:pStyle w:val="3"/>
        <w:spacing w:before="288" w:after="192"/>
        <w:rPr>
          <w:del w:id="2860" w:author="昱 张" w:date="2026-07-03T10:09:00Z" w16du:dateUtc="2026-07-03T02:09:00Z"/>
          <w:sz w:val="30"/>
        </w:rPr>
        <w:pPrChange w:id="2861" w:author="昱 张" w:date="2026-07-02T22:19:00Z" w16du:dateUtc="2026-07-02T14:19:00Z">
          <w:pPr>
            <w:pStyle w:val="3"/>
            <w:numPr>
              <w:numId w:val="3"/>
            </w:numPr>
            <w:spacing w:before="288" w:after="192"/>
          </w:pPr>
        </w:pPrChange>
      </w:pPr>
      <w:bookmarkStart w:id="2862" w:name="_Tocm1m2mr"/>
      <w:ins w:id="2863" w:author="Lucien" w:date="2026-05-06T13:18:00Z">
        <w:del w:id="2864" w:author="昱 张" w:date="2026-07-03T10:09:00Z" w16du:dateUtc="2026-07-03T02:09:00Z">
          <w:r w:rsidDel="007F20B4">
            <w:rPr>
              <w:rFonts w:hint="eastAsia"/>
              <w:sz w:val="30"/>
            </w:rPr>
            <w:delText>接收</w:delText>
          </w:r>
        </w:del>
      </w:ins>
      <w:ins w:id="2865" w:author="明宇 王" w:date="2026-05-06T14:42:00Z">
        <w:del w:id="2866" w:author="昱 张" w:date="2026-07-03T10:09:00Z" w16du:dateUtc="2026-07-03T02:09:00Z">
          <w:r w:rsidDel="007F20B4">
            <w:rPr>
              <w:rFonts w:hint="eastAsia"/>
              <w:sz w:val="30"/>
            </w:rPr>
            <w:delText>数据</w:delText>
          </w:r>
        </w:del>
      </w:ins>
      <w:ins w:id="2867" w:author="明宇 王" w:date="2026-05-06T15:23:00Z">
        <w:del w:id="2868" w:author="昱 张" w:date="2026-07-03T10:09:00Z" w16du:dateUtc="2026-07-03T02:09:00Z">
          <w:r w:rsidDel="007F20B4">
            <w:rPr>
              <w:rFonts w:hint="eastAsia"/>
              <w:sz w:val="30"/>
            </w:rPr>
            <w:delText>（再加计算，</w:delText>
          </w:r>
        </w:del>
      </w:ins>
      <w:ins w:id="2869" w:author="明宇 王" w:date="2026-05-06T15:24:00Z">
        <w:del w:id="2870" w:author="昱 张" w:date="2026-07-03T10:09:00Z" w16du:dateUtc="2026-07-03T02:09:00Z">
          <w:r w:rsidDel="007F20B4">
            <w:rPr>
              <w:rFonts w:hint="eastAsia"/>
              <w:sz w:val="30"/>
            </w:rPr>
            <w:delText>计算返回</w:delText>
          </w:r>
        </w:del>
      </w:ins>
      <w:ins w:id="2871" w:author="明宇 王" w:date="2026-05-06T15:23:00Z">
        <w:del w:id="2872" w:author="昱 张" w:date="2026-07-03T10:09:00Z" w16du:dateUtc="2026-07-03T02:09:00Z">
          <w:r w:rsidDel="007F20B4">
            <w:rPr>
              <w:rFonts w:hint="eastAsia"/>
              <w:sz w:val="30"/>
            </w:rPr>
            <w:delText>）</w:delText>
          </w:r>
        </w:del>
      </w:ins>
      <w:ins w:id="2873" w:author="Lucien" w:date="2026-05-06T13:18:00Z">
        <w:del w:id="2874" w:author="昱 张" w:date="2026-07-03T10:09:00Z" w16du:dateUtc="2026-07-03T02:09:00Z">
          <w:r w:rsidDel="007F20B4">
            <w:rPr>
              <w:rFonts w:hint="eastAsia"/>
              <w:sz w:val="30"/>
            </w:rPr>
            <w:delText>加密文件</w:delText>
          </w:r>
        </w:del>
      </w:ins>
      <w:del w:id="2875" w:author="昱 张" w:date="2026-07-03T10:09:00Z" w16du:dateUtc="2026-07-03T02:09:00Z">
        <w:r w:rsidDel="007F20B4">
          <w:rPr>
            <w:sz w:val="30"/>
          </w:rPr>
          <w:delText>获取访问令牌</w:delText>
        </w:r>
        <w:bookmarkEnd w:id="2851"/>
        <w:bookmarkEnd w:id="2862"/>
      </w:del>
    </w:p>
    <w:p w14:paraId="092FEF41" w14:textId="77777777" w:rsidR="00F46436" w:rsidRDefault="00000000">
      <w:pPr>
        <w:pStyle w:val="4"/>
        <w:numPr>
          <w:ilvl w:val="3"/>
          <w:numId w:val="8"/>
        </w:numPr>
        <w:rPr>
          <w:rFonts w:ascii="宋体" w:eastAsia="宋体" w:hAnsi="宋体" w:cs="宋体" w:hint="eastAsia"/>
        </w:rPr>
        <w:pPrChange w:id="2876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r>
        <w:rPr>
          <w:rFonts w:ascii="宋体" w:eastAsia="宋体" w:hAnsi="宋体" w:cs="宋体"/>
        </w:rPr>
        <w:t>接口说明</w:t>
      </w:r>
    </w:p>
    <w:p w14:paraId="0EFA4956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接口地址：</w:t>
      </w:r>
      <w:ins w:id="2877" w:author="Lucien" w:date="2026-05-06T13:18:00Z">
        <w:r>
          <w:rPr>
            <w:rFonts w:ascii="Times New Roman" w:eastAsia="宋体" w:hAnsi="Times New Roman" w:cs="Times New Roman" w:hint="eastAsia"/>
          </w:rPr>
          <w:t>/</w:t>
        </w:r>
      </w:ins>
      <w:ins w:id="2878" w:author="Lucien" w:date="2026-05-26T21:14:00Z">
        <w:r>
          <w:rPr>
            <w:rFonts w:ascii="Times New Roman" w:eastAsia="宋体" w:hAnsi="Times New Roman" w:cs="Times New Roman" w:hint="eastAsia"/>
            <w:lang w:val="en-US" w:eastAsia="zh-CN"/>
          </w:rPr>
          <w:t>api</w:t>
        </w:r>
      </w:ins>
      <w:ins w:id="2879" w:author="Lucien" w:date="2026-05-06T13:18:00Z">
        <w:del w:id="2880" w:author="Lucien" w:date="2026-05-26T21:14:00Z">
          <w:r>
            <w:rPr>
              <w:rFonts w:ascii="Times New Roman" w:eastAsia="宋体" w:hAnsi="Times New Roman" w:cs="Times New Roman" w:hint="eastAsia"/>
            </w:rPr>
            <w:delText>file</w:delText>
          </w:r>
        </w:del>
        <w:r>
          <w:rPr>
            <w:rFonts w:ascii="Times New Roman" w:eastAsia="宋体" w:hAnsi="Times New Roman" w:cs="Times New Roman" w:hint="eastAsia"/>
          </w:rPr>
          <w:t>/</w:t>
        </w:r>
        <w:del w:id="2881" w:author="Lucien" w:date="2026-05-26T20:11:00Z">
          <w:r>
            <w:rPr>
              <w:rFonts w:ascii="Times New Roman" w:eastAsia="宋体" w:hAnsi="Times New Roman" w:cs="Times New Roman"/>
              <w:lang w:val="en-US"/>
            </w:rPr>
            <w:delText>ReceiveEnc</w:delText>
          </w:r>
          <w:r>
            <w:rPr>
              <w:rFonts w:ascii="Times New Roman" w:eastAsia="宋体" w:hAnsi="Times New Roman" w:cs="Times New Roman"/>
              <w:lang w:val="en-US" w:eastAsia="zh-CN"/>
            </w:rPr>
            <w:delText>r</w:delText>
          </w:r>
        </w:del>
      </w:ins>
      <w:ins w:id="2882" w:author="Lucien" w:date="2026-05-26T20:11:00Z">
        <w:r>
          <w:rPr>
            <w:rFonts w:ascii="Times New Roman" w:eastAsia="宋体" w:hAnsi="Times New Roman" w:cs="Times New Roman" w:hint="eastAsia"/>
            <w:lang w:val="en-US" w:eastAsia="zh-CN"/>
          </w:rPr>
          <w:t>receiv</w:t>
        </w:r>
        <w:r>
          <w:rPr>
            <w:rFonts w:ascii="Times New Roman" w:eastAsia="宋体" w:hAnsi="Times New Roman" w:cs="Times New Roman"/>
            <w:lang w:val="en-US" w:eastAsia="zh-CN"/>
          </w:rPr>
          <w:t>e-file</w:t>
        </w:r>
      </w:ins>
      <w:ins w:id="2883" w:author="Lucien" w:date="2026-05-06T13:18:00Z">
        <w:del w:id="2884" w:author="Lucien" w:date="2026-05-26T20:11:00Z">
          <w:r>
            <w:rPr>
              <w:rFonts w:ascii="Times New Roman" w:eastAsia="宋体" w:hAnsi="Times New Roman" w:cs="Times New Roman"/>
              <w:lang w:val="en-US"/>
            </w:rPr>
            <w:delText>yptedFile</w:delText>
          </w:r>
        </w:del>
      </w:ins>
      <w:del w:id="2885" w:author="Lucien" w:date="2026-05-06T13:18:00Z">
        <w:r>
          <w:rPr>
            <w:rFonts w:ascii="Times New Roman" w:eastAsia="宋体" w:hAnsi="Times New Roman" w:cs="Times New Roman" w:hint="eastAsia"/>
          </w:rPr>
          <w:delText>/gateway/GenerateToken</w:delText>
        </w:r>
      </w:del>
    </w:p>
    <w:p w14:paraId="32DC2EFA" w14:textId="189BF869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接口名称：</w:t>
      </w:r>
      <w:ins w:id="2886" w:author="Lucien" w:date="2026-05-06T13:18:00Z">
        <w:r>
          <w:rPr>
            <w:rFonts w:ascii="宋体" w:eastAsia="宋体" w:hAnsi="宋体" w:cs="宋体" w:hint="eastAsia"/>
          </w:rPr>
          <w:t>接收加密文件</w:t>
        </w:r>
      </w:ins>
      <w:ins w:id="2887" w:author="昱 张" w:date="2026-07-03T10:10:00Z" w16du:dateUtc="2026-07-03T02:10:00Z">
        <w:r w:rsidR="007F20B4">
          <w:rPr>
            <w:rFonts w:ascii="宋体" w:eastAsia="宋体" w:hAnsi="宋体" w:cs="宋体" w:hint="eastAsia"/>
          </w:rPr>
          <w:t>，</w:t>
        </w:r>
      </w:ins>
      <w:ins w:id="2888" w:author="昱 张" w:date="2026-07-03T10:11:00Z" w16du:dateUtc="2026-07-03T02:11:00Z">
        <w:r w:rsidR="007F20B4">
          <w:rPr>
            <w:rFonts w:ascii="宋体" w:eastAsia="宋体" w:hAnsi="宋体" w:cs="宋体" w:hint="eastAsia"/>
          </w:rPr>
          <w:t>在内存中解密</w:t>
        </w:r>
      </w:ins>
      <w:ins w:id="2889" w:author="昱 张" w:date="2026-07-03T10:10:00Z" w16du:dateUtc="2026-07-03T02:10:00Z">
        <w:r w:rsidR="007F20B4">
          <w:rPr>
            <w:rFonts w:ascii="宋体" w:eastAsia="宋体" w:hAnsi="宋体" w:cs="宋体" w:hint="eastAsia"/>
          </w:rPr>
          <w:t>并完成计算</w:t>
        </w:r>
      </w:ins>
      <w:del w:id="2890" w:author="Lucien" w:date="2026-05-06T13:18:00Z">
        <w:r>
          <w:rPr>
            <w:rFonts w:ascii="宋体" w:eastAsia="宋体" w:hAnsi="宋体" w:cs="宋体" w:hint="eastAsia"/>
          </w:rPr>
          <w:delText>获取访问令牌</w:delText>
        </w:r>
      </w:del>
    </w:p>
    <w:p w14:paraId="46AE12C0" w14:textId="39F4E915" w:rsidR="00A462D1" w:rsidRPr="003F6C30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2891" w:author="昱 张" w:date="2026-07-03T10:11:00Z" w16du:dateUtc="2026-07-03T02:11:00Z"/>
          <w:szCs w:val="21"/>
        </w:rPr>
        <w:pPrChange w:id="2892" w:author="昱 张" w:date="2026-07-03T10:12:00Z" w16du:dateUtc="2026-07-03T02:12:00Z">
          <w:pPr/>
        </w:pPrChange>
      </w:pPr>
      <w:r w:rsidRPr="00B915FA">
        <w:rPr>
          <w:rFonts w:ascii="Times New Roman" w:eastAsia="宋体" w:hAnsi="Times New Roman" w:cs="Times New Roman" w:hint="eastAsia"/>
          <w:color w:val="auto"/>
          <w:szCs w:val="21"/>
          <w:rPrChange w:id="2893" w:author="昱 张" w:date="2026-07-03T10:12:00Z" w16du:dateUtc="2026-07-03T02:12:00Z">
            <w:rPr>
              <w:rFonts w:ascii="宋体" w:hAnsi="宋体" w:cs="宋体" w:hint="eastAsia"/>
            </w:rPr>
          </w:rPrChange>
        </w:rPr>
        <w:t>接口描述</w:t>
      </w:r>
      <w:ins w:id="2894" w:author="昱 张" w:date="2026-07-03T10:11:00Z" w16du:dateUtc="2026-07-03T02:11:00Z">
        <w:r w:rsidR="00A462D1" w:rsidRPr="00B915FA">
          <w:rPr>
            <w:rFonts w:ascii="Times New Roman" w:eastAsia="宋体" w:hAnsi="Times New Roman" w:cs="Times New Roman" w:hint="eastAsia"/>
            <w:color w:val="auto"/>
            <w:szCs w:val="21"/>
            <w:rPrChange w:id="2895" w:author="昱 张" w:date="2026-07-03T10:12:00Z" w16du:dateUtc="2026-07-03T02:12:00Z">
              <w:rPr>
                <w:rFonts w:ascii="宋体" w:hAnsi="宋体" w:hint="eastAsia"/>
                <w:szCs w:val="21"/>
              </w:rPr>
            </w:rPrChange>
          </w:rPr>
          <w:t>：</w:t>
        </w:r>
      </w:ins>
      <w:del w:id="2896" w:author="昱 张" w:date="2026-07-03T10:11:00Z" w16du:dateUtc="2026-07-03T02:11:00Z">
        <w:r w:rsidRPr="00B915FA" w:rsidDel="00A462D1">
          <w:rPr>
            <w:rFonts w:ascii="Times New Roman" w:eastAsia="宋体" w:hAnsi="Times New Roman" w:cs="Times New Roman" w:hint="eastAsia"/>
            <w:color w:val="auto"/>
            <w:szCs w:val="21"/>
            <w:rPrChange w:id="2897" w:author="昱 张" w:date="2026-07-03T10:12:00Z" w16du:dateUtc="2026-07-03T02:12:00Z">
              <w:rPr>
                <w:rFonts w:ascii="宋体" w:hAnsi="宋体" w:cs="宋体" w:hint="eastAsia"/>
              </w:rPr>
            </w:rPrChange>
          </w:rPr>
          <w:delText>：</w:delText>
        </w:r>
      </w:del>
      <w:ins w:id="2898" w:author="Lucien" w:date="2026-05-06T13:18:00Z">
        <w:del w:id="2899" w:author="昱 张" w:date="2026-07-03T10:11:00Z" w16du:dateUtc="2026-07-03T02:11:00Z">
          <w:r w:rsidRPr="00B915FA" w:rsidDel="00A462D1">
            <w:rPr>
              <w:rFonts w:ascii="Times New Roman" w:eastAsia="宋体" w:hAnsi="Times New Roman" w:cs="Times New Roman" w:hint="eastAsia"/>
              <w:color w:val="auto"/>
              <w:szCs w:val="21"/>
              <w:rPrChange w:id="2900" w:author="昱 张" w:date="2026-07-03T10:12:00Z" w16du:dateUtc="2026-07-03T02:12:00Z">
                <w:rPr>
                  <w:rFonts w:ascii="宋体" w:hAnsi="宋体" w:hint="eastAsia"/>
                  <w:szCs w:val="21"/>
                </w:rPr>
              </w:rPrChange>
            </w:rPr>
            <w:delText xml:space="preserve">    </w:delText>
          </w:r>
        </w:del>
        <w:r w:rsidRPr="00B915FA">
          <w:rPr>
            <w:rFonts w:ascii="Times New Roman" w:eastAsia="宋体" w:hAnsi="Times New Roman" w:cs="Times New Roman" w:hint="eastAsia"/>
            <w:color w:val="auto"/>
            <w:szCs w:val="21"/>
            <w:rPrChange w:id="2901" w:author="昱 张" w:date="2026-07-03T10:12:00Z" w16du:dateUtc="2026-07-03T02:12:00Z">
              <w:rPr>
                <w:rFonts w:ascii="宋体" w:hAnsi="宋体" w:hint="eastAsia"/>
                <w:szCs w:val="21"/>
              </w:rPr>
            </w:rPrChange>
          </w:rPr>
          <w:t>调用方使用</w:t>
        </w:r>
        <w:r w:rsidRPr="00B915FA">
          <w:rPr>
            <w:rFonts w:ascii="Times New Roman" w:eastAsia="宋体" w:hAnsi="Times New Roman" w:cs="Times New Roman" w:hint="eastAsia"/>
            <w:color w:val="auto"/>
            <w:szCs w:val="21"/>
            <w:rPrChange w:id="2902" w:author="昱 张" w:date="2026-07-03T10:12:00Z" w16du:dateUtc="2026-07-03T02:12:00Z">
              <w:rPr>
                <w:rFonts w:ascii="宋体" w:hAnsi="宋体" w:hint="eastAsia"/>
                <w:szCs w:val="21"/>
              </w:rPr>
            </w:rPrChange>
          </w:rPr>
          <w:t xml:space="preserve"> SM4-CBC </w:t>
        </w:r>
        <w:r w:rsidRPr="00B915FA">
          <w:rPr>
            <w:rFonts w:ascii="Times New Roman" w:eastAsia="宋体" w:hAnsi="Times New Roman" w:cs="Times New Roman" w:hint="eastAsia"/>
            <w:color w:val="auto"/>
            <w:szCs w:val="21"/>
            <w:rPrChange w:id="2903" w:author="昱 张" w:date="2026-07-03T10:12:00Z" w16du:dateUtc="2026-07-03T02:12:00Z">
              <w:rPr>
                <w:rFonts w:ascii="宋体" w:hAnsi="宋体" w:hint="eastAsia"/>
                <w:szCs w:val="21"/>
              </w:rPr>
            </w:rPrChange>
          </w:rPr>
          <w:t>对文件内容进行加密后上传，</w:t>
        </w:r>
      </w:ins>
      <w:ins w:id="2904" w:author="昱 张" w:date="2026-07-03T10:11:00Z" w16du:dateUtc="2026-07-03T02:11:00Z">
        <w:r w:rsidR="00A462D1" w:rsidRPr="00B915FA">
          <w:rPr>
            <w:rFonts w:ascii="Times New Roman" w:eastAsia="宋体" w:hAnsi="Times New Roman" w:cs="Times New Roman" w:hint="eastAsia"/>
            <w:color w:val="auto"/>
            <w:szCs w:val="21"/>
            <w:rPrChange w:id="2905" w:author="昱 张" w:date="2026-07-03T10:12:00Z" w16du:dateUtc="2026-07-03T02:12:00Z">
              <w:rPr>
                <w:rFonts w:hint="eastAsia"/>
                <w:sz w:val="21"/>
              </w:rPr>
            </w:rPrChange>
          </w:rPr>
          <w:t>服务端收到第一个文件后进入等待状态，两个文件都收到后执行解密与加权计算，并把加密结果缓存到内存。</w:t>
        </w:r>
      </w:ins>
    </w:p>
    <w:p w14:paraId="4402F247" w14:textId="1F123475" w:rsidR="00F46436" w:rsidRPr="00B915FA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rFonts w:ascii="Times New Roman" w:eastAsia="宋体" w:hAnsi="Times New Roman" w:cs="Times New Roman" w:hint="eastAsia"/>
          <w:rPrChange w:id="2906" w:author="昱 张" w:date="2026-07-03T10:12:00Z" w16du:dateUtc="2026-07-03T02:12:00Z">
            <w:rPr>
              <w:rFonts w:ascii="宋体" w:eastAsia="宋体" w:hAnsi="宋体" w:cs="宋体" w:hint="eastAsia"/>
            </w:rPr>
          </w:rPrChange>
        </w:rPr>
      </w:pPr>
      <w:ins w:id="2907" w:author="Lucien" w:date="2026-05-06T13:18:00Z">
        <w:r w:rsidRPr="00B915FA">
          <w:rPr>
            <w:rFonts w:ascii="Times New Roman" w:eastAsia="宋体" w:hAnsi="Times New Roman" w:cs="Times New Roman" w:hint="eastAsia"/>
            <w:color w:val="auto"/>
            <w:szCs w:val="21"/>
            <w:rPrChange w:id="2908" w:author="昱 张" w:date="2026-07-03T10:12:00Z" w16du:dateUtc="2026-07-03T02:12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服务端读取本地</w:t>
        </w:r>
        <w:r w:rsidRPr="00B915FA">
          <w:rPr>
            <w:rFonts w:ascii="Times New Roman" w:eastAsia="宋体" w:hAnsi="Times New Roman" w:cs="Times New Roman" w:hint="eastAsia"/>
            <w:color w:val="auto"/>
            <w:szCs w:val="21"/>
            <w:rPrChange w:id="2909" w:author="昱 张" w:date="2026-07-03T10:12:00Z" w16du:dateUtc="2026-07-03T02:12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 xml:space="preserve"> SM4 </w:t>
        </w:r>
        <w:r w:rsidRPr="00B915FA">
          <w:rPr>
            <w:rFonts w:ascii="Times New Roman" w:eastAsia="宋体" w:hAnsi="Times New Roman" w:cs="Times New Roman" w:hint="eastAsia"/>
            <w:color w:val="auto"/>
            <w:szCs w:val="21"/>
            <w:rPrChange w:id="2910" w:author="昱 张" w:date="2026-07-03T10:12:00Z" w16du:dateUtc="2026-07-03T02:12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密钥，对密文进行</w:t>
        </w:r>
      </w:ins>
      <w:ins w:id="2911" w:author="Lucien" w:date="2026-05-26T20:11:00Z">
        <w:r w:rsidRPr="00B915FA">
          <w:rPr>
            <w:rFonts w:ascii="Times New Roman" w:eastAsia="宋体" w:hAnsi="Times New Roman" w:cs="Times New Roman" w:hint="eastAsia"/>
            <w:color w:val="auto"/>
            <w:szCs w:val="21"/>
            <w:lang w:val="en-US" w:eastAsia="zh-CN"/>
            <w:rPrChange w:id="2912" w:author="昱 张" w:date="2026-07-03T10:12:00Z" w16du:dateUtc="2026-07-03T02:12:00Z">
              <w:rPr>
                <w:rFonts w:ascii="宋体" w:eastAsia="宋体" w:hAnsi="宋体" w:cs="Times New Roman" w:hint="eastAsia"/>
                <w:color w:val="auto"/>
                <w:szCs w:val="21"/>
                <w:lang w:val="en-US" w:eastAsia="zh-CN"/>
              </w:rPr>
            </w:rPrChange>
          </w:rPr>
          <w:t>解密计算。</w:t>
        </w:r>
      </w:ins>
      <w:ins w:id="2913" w:author="Lucien" w:date="2026-05-06T13:18:00Z">
        <w:del w:id="2914" w:author="Lucien" w:date="2026-05-26T20:11:00Z">
          <w:r w:rsidRPr="00B915FA">
            <w:rPr>
              <w:rFonts w:ascii="Times New Roman" w:eastAsia="宋体" w:hAnsi="Times New Roman" w:cs="Times New Roman" w:hint="eastAsia"/>
              <w:color w:val="auto"/>
              <w:szCs w:val="21"/>
              <w:rPrChange w:id="2915" w:author="昱 张" w:date="2026-07-03T10:12:00Z" w16du:dateUtc="2026-07-03T02:12:00Z">
                <w:rPr>
                  <w:rFonts w:ascii="宋体" w:eastAsia="宋体" w:hAnsi="宋体" w:cs="Times New Roman" w:hint="eastAsia"/>
                  <w:color w:val="auto"/>
                  <w:szCs w:val="21"/>
                </w:rPr>
              </w:rPrChange>
            </w:rPr>
            <w:delText>解密</w:delText>
          </w:r>
          <w:r w:rsidRPr="00B915FA">
            <w:rPr>
              <w:rFonts w:ascii="Times New Roman" w:eastAsia="宋体" w:hAnsi="Times New Roman" w:cs="Times New Roman" w:hint="eastAsia"/>
              <w:color w:val="auto"/>
              <w:szCs w:val="21"/>
              <w:lang w:val="en-US"/>
              <w:rPrChange w:id="2916" w:author="昱 张" w:date="2026-07-03T10:12:00Z" w16du:dateUtc="2026-07-03T02:12:00Z">
                <w:rPr>
                  <w:rFonts w:ascii="宋体" w:eastAsia="宋体" w:hAnsi="宋体" w:cs="Times New Roman" w:hint="eastAsia"/>
                  <w:color w:val="auto"/>
                  <w:szCs w:val="21"/>
                  <w:lang w:val="en-US"/>
                </w:rPr>
              </w:rPrChange>
            </w:rPr>
            <w:delText>，</w:delText>
          </w:r>
        </w:del>
      </w:ins>
      <w:ins w:id="2917" w:author="Lucien" w:date="2026-05-06T13:28:00Z">
        <w:del w:id="2918" w:author="Lucien" w:date="2026-05-26T20:11:00Z">
          <w:r w:rsidRPr="00B915FA">
            <w:rPr>
              <w:rFonts w:ascii="Times New Roman" w:eastAsia="宋体" w:hAnsi="Times New Roman" w:cs="Times New Roman" w:hint="eastAsia"/>
              <w:color w:val="auto"/>
              <w:szCs w:val="21"/>
              <w:lang w:val="en-US" w:eastAsia="zh-CN"/>
              <w:rPrChange w:id="2919" w:author="昱 张" w:date="2026-07-03T10:12:00Z" w16du:dateUtc="2026-07-03T02:12:00Z">
                <w:rPr>
                  <w:rFonts w:ascii="宋体" w:eastAsia="宋体" w:hAnsi="宋体" w:cs="Times New Roman" w:hint="eastAsia"/>
                  <w:color w:val="auto"/>
                  <w:szCs w:val="21"/>
                  <w:lang w:val="en-US" w:eastAsia="zh-CN"/>
                </w:rPr>
              </w:rPrChange>
            </w:rPr>
            <w:delText>供后续计算使用</w:delText>
          </w:r>
        </w:del>
      </w:ins>
      <w:del w:id="2920" w:author="Lucien" w:date="2026-05-06T13:18:00Z">
        <w:r w:rsidRPr="00B915FA">
          <w:rPr>
            <w:rFonts w:ascii="Times New Roman" w:eastAsia="宋体" w:hAnsi="Times New Roman" w:cs="Times New Roman" w:hint="eastAsia"/>
            <w:color w:val="auto"/>
            <w:szCs w:val="21"/>
            <w:rPrChange w:id="2921" w:author="昱 张" w:date="2026-07-03T10:12:00Z" w16du:dateUtc="2026-07-03T02:12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delText>获取应用调用</w:delText>
        </w:r>
        <w:r w:rsidRPr="00B915FA">
          <w:rPr>
            <w:rFonts w:ascii="Times New Roman" w:eastAsia="宋体" w:hAnsi="Times New Roman" w:cs="Times New Roman" w:hint="eastAsia"/>
            <w:color w:val="auto"/>
            <w:szCs w:val="21"/>
            <w:rPrChange w:id="2922" w:author="昱 张" w:date="2026-07-03T10:12:00Z" w16du:dateUtc="2026-07-03T02:12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delText>XXX</w:delText>
        </w:r>
        <w:r w:rsidRPr="00B915FA">
          <w:rPr>
            <w:rFonts w:ascii="Times New Roman" w:eastAsia="宋体" w:hAnsi="Times New Roman" w:cs="Times New Roman" w:hint="eastAsia"/>
            <w:color w:val="auto"/>
            <w:szCs w:val="21"/>
            <w:rPrChange w:id="2923" w:author="昱 张" w:date="2026-07-03T10:12:00Z" w16du:dateUtc="2026-07-03T02:12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delText>平台接口的访问令牌</w:delText>
        </w:r>
      </w:del>
    </w:p>
    <w:p w14:paraId="4015763E" w14:textId="77777777" w:rsidR="00F46436" w:rsidRPr="00B915FA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rFonts w:ascii="Times New Roman" w:eastAsia="宋体" w:hAnsi="Times New Roman" w:cs="Times New Roman" w:hint="eastAsia"/>
          <w:rPrChange w:id="2924" w:author="昱 张" w:date="2026-07-03T10:12:00Z" w16du:dateUtc="2026-07-03T02:12:00Z">
            <w:rPr>
              <w:rFonts w:ascii="宋体" w:eastAsia="宋体" w:hAnsi="宋体" w:cs="宋体" w:hint="eastAsia"/>
            </w:rPr>
          </w:rPrChange>
        </w:rPr>
      </w:pPr>
      <w:r w:rsidRPr="00B915FA">
        <w:rPr>
          <w:rFonts w:ascii="Times New Roman" w:eastAsia="宋体" w:hAnsi="Times New Roman" w:cs="Times New Roman" w:hint="eastAsia"/>
          <w:rPrChange w:id="2925" w:author="昱 张" w:date="2026-07-03T10:12:00Z" w16du:dateUtc="2026-07-03T02:12:00Z">
            <w:rPr>
              <w:rFonts w:ascii="宋体" w:eastAsia="宋体" w:hAnsi="宋体" w:cs="宋体" w:hint="eastAsia"/>
            </w:rPr>
          </w:rPrChange>
        </w:rPr>
        <w:t>请求方式：</w:t>
      </w:r>
      <w:r w:rsidRPr="00B915FA">
        <w:rPr>
          <w:rFonts w:ascii="Times New Roman" w:eastAsia="宋体" w:hAnsi="Times New Roman" w:cs="Times New Roman"/>
        </w:rPr>
        <w:t>POST</w:t>
      </w:r>
    </w:p>
    <w:p w14:paraId="12660A4F" w14:textId="77777777" w:rsidR="00F46436" w:rsidRDefault="00000000">
      <w:pPr>
        <w:pStyle w:val="4"/>
        <w:numPr>
          <w:ilvl w:val="3"/>
          <w:numId w:val="8"/>
        </w:numPr>
        <w:rPr>
          <w:rFonts w:ascii="宋体" w:eastAsia="宋体" w:hAnsi="宋体" w:cs="宋体" w:hint="eastAsia"/>
        </w:rPr>
        <w:pPrChange w:id="2926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bookmarkStart w:id="2927" w:name="2__Shu_Ru_Can_Shu_17"/>
      <w:r>
        <w:rPr>
          <w:rFonts w:ascii="宋体" w:eastAsia="宋体" w:hAnsi="宋体" w:cs="宋体"/>
        </w:rPr>
        <w:lastRenderedPageBreak/>
        <w:t>输入参数</w:t>
      </w:r>
      <w:bookmarkEnd w:id="2927"/>
    </w:p>
    <w:tbl>
      <w:tblPr>
        <w:tblW w:w="8229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928" w:author="昱 张" w:date="2026-07-03T10:14:00Z" w16du:dateUtc="2026-07-03T02:14:00Z">
          <w:tblPr>
            <w:tblW w:w="8283" w:type="dxa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375"/>
        <w:gridCol w:w="1233"/>
        <w:gridCol w:w="1375"/>
        <w:gridCol w:w="4246"/>
        <w:tblGridChange w:id="2929">
          <w:tblGrid>
            <w:gridCol w:w="1233"/>
            <w:gridCol w:w="142"/>
            <w:gridCol w:w="115"/>
            <w:gridCol w:w="1118"/>
            <w:gridCol w:w="545"/>
            <w:gridCol w:w="830"/>
            <w:gridCol w:w="833"/>
            <w:gridCol w:w="3413"/>
            <w:gridCol w:w="1717"/>
          </w:tblGrid>
        </w:tblGridChange>
      </w:tblGrid>
      <w:tr w:rsidR="00B915FA" w14:paraId="214BB49C" w14:textId="77777777" w:rsidTr="00B915FA">
        <w:trPr>
          <w:trHeight w:val="327"/>
          <w:ins w:id="2930" w:author="Lucien" w:date="2026-05-06T13:21:00Z"/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2931" w:author="昱 张" w:date="2026-07-03T10:14:00Z" w16du:dateUtc="2026-07-03T02:14:00Z">
              <w:tcPr>
                <w:tcW w:w="1490" w:type="dxa"/>
                <w:gridSpan w:val="3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FA62DBF" w14:textId="77777777" w:rsidR="00B915FA" w:rsidRDefault="00B915FA">
            <w:pPr>
              <w:rPr>
                <w:ins w:id="2932" w:author="Lucien" w:date="2026-05-06T13:21:00Z"/>
              </w:rPr>
            </w:pPr>
            <w:ins w:id="2933" w:author="Lucien" w:date="2026-05-06T13:21:00Z">
              <w:r>
                <w:t>参数名称</w:t>
              </w:r>
            </w:ins>
          </w:p>
        </w:tc>
        <w:tc>
          <w:tcPr>
            <w:tcW w:w="12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PrChange w:id="2934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</w:tcPr>
            </w:tcPrChange>
          </w:tcPr>
          <w:p w14:paraId="515E7149" w14:textId="0F068FDF" w:rsidR="00B915FA" w:rsidRDefault="00B915FA">
            <w:pPr>
              <w:keepLines/>
              <w:rPr>
                <w:ins w:id="2935" w:author="昱 张" w:date="2026-07-03T10:13:00Z" w16du:dateUtc="2026-07-03T02:13:00Z"/>
              </w:rPr>
            </w:pPr>
            <w:ins w:id="2936" w:author="昱 张" w:date="2026-07-03T10:13:00Z" w16du:dateUtc="2026-07-03T02:13:00Z">
              <w:r>
                <w:rPr>
                  <w:rFonts w:hint="eastAsia"/>
                </w:rPr>
                <w:t>必填</w:t>
              </w:r>
            </w:ins>
          </w:p>
        </w:tc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2937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5535E94D" w14:textId="23FA38B6" w:rsidR="00B915FA" w:rsidRDefault="00B915FA">
            <w:pPr>
              <w:keepLines/>
              <w:rPr>
                <w:ins w:id="2938" w:author="Lucien" w:date="2026-05-06T13:21:00Z"/>
              </w:rPr>
            </w:pPr>
            <w:ins w:id="2939" w:author="Lucien" w:date="2026-05-06T13:21:00Z">
              <w:r>
                <w:t>类型</w:t>
              </w:r>
            </w:ins>
          </w:p>
        </w:tc>
        <w:tc>
          <w:tcPr>
            <w:tcW w:w="42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2940" w:author="昱 张" w:date="2026-07-03T10:14:00Z" w16du:dateUtc="2026-07-03T02:14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04424FD" w14:textId="77777777" w:rsidR="00B915FA" w:rsidRDefault="00B915FA">
            <w:pPr>
              <w:keepLines/>
              <w:rPr>
                <w:ins w:id="2941" w:author="Lucien" w:date="2026-05-06T13:21:00Z"/>
              </w:rPr>
            </w:pPr>
            <w:ins w:id="2942" w:author="Lucien" w:date="2026-05-06T13:21:00Z">
              <w:r>
                <w:t>描述</w:t>
              </w:r>
            </w:ins>
          </w:p>
        </w:tc>
      </w:tr>
      <w:tr w:rsidR="00B915FA" w14:paraId="06632265" w14:textId="77777777" w:rsidTr="00B915FA">
        <w:trPr>
          <w:trHeight w:val="319"/>
          <w:ins w:id="2943" w:author="Lucien" w:date="2026-05-06T13:21:00Z"/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2944" w:author="昱 张" w:date="2026-07-03T10:14:00Z" w16du:dateUtc="2026-07-03T02:14:00Z">
              <w:tcPr>
                <w:tcW w:w="1490" w:type="dxa"/>
                <w:gridSpan w:val="3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05C8F13" w14:textId="77777777" w:rsidR="00B915FA" w:rsidRPr="00B915FA" w:rsidRDefault="00B915FA">
            <w:pPr>
              <w:pStyle w:val="af2"/>
              <w:rPr>
                <w:ins w:id="2945" w:author="Lucien" w:date="2026-05-06T13:21:00Z"/>
                <w:rFonts w:ascii="Times New Roman" w:hAnsi="Times New Roman" w:cs="Times New Roman" w:hint="eastAsia"/>
                <w:rPrChange w:id="2946" w:author="昱 张" w:date="2026-07-03T10:12:00Z" w16du:dateUtc="2026-07-03T02:12:00Z">
                  <w:rPr>
                    <w:ins w:id="2947" w:author="Lucien" w:date="2026-05-06T13:21:00Z"/>
                    <w:rFonts w:hint="eastAsia"/>
                  </w:rPr>
                </w:rPrChange>
              </w:rPr>
            </w:pPr>
            <w:ins w:id="2948" w:author="Lucien" w:date="2026-05-06T13:21:00Z">
              <w:r w:rsidRPr="00B915FA">
                <w:rPr>
                  <w:rFonts w:ascii="Times New Roman" w:hAnsi="Times New Roman" w:cs="Times New Roman" w:hint="eastAsia"/>
                  <w:rPrChange w:id="2949" w:author="昱 张" w:date="2026-07-03T10:12:00Z" w16du:dateUtc="2026-07-03T02:12:00Z">
                    <w:rPr>
                      <w:rFonts w:hint="eastAsia"/>
                    </w:rPr>
                  </w:rPrChange>
                </w:rPr>
                <w:t>vmId</w:t>
              </w:r>
            </w:ins>
          </w:p>
        </w:tc>
        <w:tc>
          <w:tcPr>
            <w:tcW w:w="12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PrChange w:id="2950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</w:tcPr>
            </w:tcPrChange>
          </w:tcPr>
          <w:p w14:paraId="69E0CCF7" w14:textId="62128F12" w:rsidR="00B915FA" w:rsidRPr="00B915FA" w:rsidRDefault="00B915FA">
            <w:pPr>
              <w:keepLines/>
              <w:rPr>
                <w:ins w:id="2951" w:author="昱 张" w:date="2026-07-03T10:13:00Z" w16du:dateUtc="2026-07-03T02:13:00Z"/>
              </w:rPr>
            </w:pPr>
            <w:ins w:id="2952" w:author="昱 张" w:date="2026-07-03T10:13:00Z" w16du:dateUtc="2026-07-03T02:13:00Z">
              <w:r>
                <w:rPr>
                  <w:rFonts w:hint="eastAsia"/>
                </w:rPr>
                <w:t>是</w:t>
              </w:r>
            </w:ins>
          </w:p>
        </w:tc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2953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9E9B3E8" w14:textId="2F2CEF30" w:rsidR="00B915FA" w:rsidRPr="00B915FA" w:rsidRDefault="00B915FA">
            <w:pPr>
              <w:keepLines/>
              <w:rPr>
                <w:ins w:id="2954" w:author="Lucien" w:date="2026-05-06T13:21:00Z"/>
              </w:rPr>
            </w:pPr>
            <w:ins w:id="2955" w:author="Lucien" w:date="2026-05-06T13:21:00Z">
              <w:r w:rsidRPr="00B915FA">
                <w:t>String</w:t>
              </w:r>
            </w:ins>
          </w:p>
        </w:tc>
        <w:tc>
          <w:tcPr>
            <w:tcW w:w="42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2956" w:author="昱 张" w:date="2026-07-03T10:14:00Z" w16du:dateUtc="2026-07-03T02:14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5A78342" w14:textId="77777777" w:rsidR="00B915FA" w:rsidRPr="00B915FA" w:rsidRDefault="00B915FA">
            <w:pPr>
              <w:keepLines/>
              <w:rPr>
                <w:ins w:id="2957" w:author="Lucien" w:date="2026-05-06T13:21:00Z"/>
              </w:rPr>
            </w:pPr>
            <w:ins w:id="2958" w:author="Lucien" w:date="2026-05-06T13:21:00Z">
              <w:r w:rsidRPr="00B915FA">
                <w:rPr>
                  <w:rFonts w:hint="eastAsia"/>
                </w:rPr>
                <w:t>虚拟机或发送端标识，当前主要用于日志追踪</w:t>
              </w:r>
            </w:ins>
          </w:p>
        </w:tc>
      </w:tr>
      <w:tr w:rsidR="00B915FA" w14:paraId="23E1AC4D" w14:textId="77777777" w:rsidTr="00B915FA">
        <w:trPr>
          <w:trHeight w:val="148"/>
          <w:ins w:id="2959" w:author="Lucien" w:date="2026-05-06T13:21:00Z"/>
          <w:del w:id="2960" w:author="明宇 王" w:date="2026-05-26T15:55:00Z"/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2961" w:author="昱 张" w:date="2026-07-03T10:14:00Z" w16du:dateUtc="2026-07-03T02:14:00Z">
              <w:tcPr>
                <w:tcW w:w="1490" w:type="dxa"/>
                <w:gridSpan w:val="3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42B1EA3" w14:textId="77777777" w:rsidR="00B915FA" w:rsidRPr="00B915FA" w:rsidRDefault="00B915FA">
            <w:pPr>
              <w:pStyle w:val="af2"/>
              <w:rPr>
                <w:ins w:id="2962" w:author="Lucien" w:date="2026-05-06T13:21:00Z"/>
                <w:del w:id="2963" w:author="明宇 王" w:date="2026-05-26T15:55:00Z"/>
                <w:rFonts w:ascii="Times New Roman" w:hAnsi="Times New Roman" w:cs="Times New Roman" w:hint="eastAsia"/>
                <w:rPrChange w:id="2964" w:author="昱 张" w:date="2026-07-03T10:12:00Z" w16du:dateUtc="2026-07-03T02:12:00Z">
                  <w:rPr>
                    <w:ins w:id="2965" w:author="Lucien" w:date="2026-05-06T13:21:00Z"/>
                    <w:del w:id="2966" w:author="明宇 王" w:date="2026-05-26T15:55:00Z"/>
                    <w:rFonts w:hint="eastAsia"/>
                  </w:rPr>
                </w:rPrChange>
              </w:rPr>
            </w:pPr>
            <w:ins w:id="2967" w:author="Lucien" w:date="2026-05-06T13:21:00Z">
              <w:del w:id="2968" w:author="明宇 王" w:date="2026-05-26T15:55:00Z">
                <w:r w:rsidRPr="00B915FA">
                  <w:rPr>
                    <w:rFonts w:ascii="Times New Roman" w:hAnsi="Times New Roman" w:cs="Times New Roman" w:hint="eastAsia"/>
                    <w:rPrChange w:id="2969" w:author="昱 张" w:date="2026-07-03T10:12:00Z" w16du:dateUtc="2026-07-03T02:12:00Z">
                      <w:rPr>
                        <w:rFonts w:hint="eastAsia"/>
                      </w:rPr>
                    </w:rPrChange>
                  </w:rPr>
                  <w:delText>fileName</w:delText>
                </w:r>
              </w:del>
            </w:ins>
          </w:p>
        </w:tc>
        <w:tc>
          <w:tcPr>
            <w:tcW w:w="12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PrChange w:id="2970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</w:tcPr>
            </w:tcPrChange>
          </w:tcPr>
          <w:p w14:paraId="33ECF0E1" w14:textId="77777777" w:rsidR="00B915FA" w:rsidRPr="00B915FA" w:rsidRDefault="00B915FA">
            <w:pPr>
              <w:pStyle w:val="af2"/>
              <w:rPr>
                <w:ins w:id="2971" w:author="昱 张" w:date="2026-07-03T10:13:00Z" w16du:dateUtc="2026-07-03T02:13:00Z"/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2972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543118F" w14:textId="70241956" w:rsidR="00B915FA" w:rsidRPr="00B915FA" w:rsidRDefault="00B915FA">
            <w:pPr>
              <w:keepLines/>
              <w:rPr>
                <w:ins w:id="2973" w:author="Lucien" w:date="2026-05-06T13:21:00Z"/>
                <w:del w:id="2974" w:author="明宇 王" w:date="2026-05-26T15:55:00Z"/>
              </w:rPr>
            </w:pPr>
            <w:ins w:id="2975" w:author="Lucien" w:date="2026-05-06T13:21:00Z">
              <w:del w:id="2976" w:author="明宇 王" w:date="2026-05-26T15:55:00Z">
                <w:r w:rsidRPr="00B915FA">
                  <w:delText>String</w:delText>
                </w:r>
              </w:del>
            </w:ins>
          </w:p>
        </w:tc>
        <w:tc>
          <w:tcPr>
            <w:tcW w:w="42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2977" w:author="昱 张" w:date="2026-07-03T10:14:00Z" w16du:dateUtc="2026-07-03T02:14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9055339" w14:textId="77777777" w:rsidR="00B915FA" w:rsidRPr="00B915FA" w:rsidRDefault="00B915FA">
            <w:pPr>
              <w:keepLines/>
              <w:rPr>
                <w:ins w:id="2978" w:author="Lucien" w:date="2026-05-06T13:21:00Z"/>
                <w:del w:id="2979" w:author="明宇 王" w:date="2026-05-26T15:55:00Z"/>
              </w:rPr>
            </w:pPr>
            <w:ins w:id="2980" w:author="Lucien" w:date="2026-05-06T13:21:00Z">
              <w:del w:id="2981" w:author="明宇 王" w:date="2026-05-26T15:55:00Z">
                <w:r w:rsidRPr="00B915FA">
                  <w:rPr>
                    <w:rFonts w:hint="eastAsia"/>
                  </w:rPr>
                  <w:delText>原始文件名，例如</w:delText>
                </w:r>
                <w:r w:rsidRPr="00B915FA">
                  <w:delText xml:space="preserve"> data.csv</w:delText>
                </w:r>
              </w:del>
            </w:ins>
          </w:p>
        </w:tc>
      </w:tr>
      <w:tr w:rsidR="00B915FA" w14:paraId="6FCABFD1" w14:textId="77777777" w:rsidTr="00B915FA">
        <w:trPr>
          <w:trHeight w:val="646"/>
          <w:ins w:id="2982" w:author="Lucien" w:date="2026-05-06T13:21:00Z"/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2983" w:author="昱 张" w:date="2026-07-03T10:14:00Z" w16du:dateUtc="2026-07-03T02:14:00Z">
              <w:tcPr>
                <w:tcW w:w="1490" w:type="dxa"/>
                <w:gridSpan w:val="3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BD31276" w14:textId="77777777" w:rsidR="00B915FA" w:rsidRPr="00B915FA" w:rsidRDefault="00B915FA">
            <w:pPr>
              <w:pStyle w:val="af2"/>
              <w:rPr>
                <w:ins w:id="2984" w:author="Lucien" w:date="2026-05-06T13:21:00Z"/>
                <w:rFonts w:ascii="Times New Roman" w:hAnsi="Times New Roman" w:cs="Times New Roman" w:hint="eastAsia"/>
                <w:rPrChange w:id="2985" w:author="昱 张" w:date="2026-07-03T10:12:00Z" w16du:dateUtc="2026-07-03T02:12:00Z">
                  <w:rPr>
                    <w:ins w:id="2986" w:author="Lucien" w:date="2026-05-06T13:21:00Z"/>
                    <w:rFonts w:hint="eastAsia"/>
                  </w:rPr>
                </w:rPrChange>
              </w:rPr>
            </w:pPr>
            <w:ins w:id="2987" w:author="Lucien" w:date="2026-05-06T13:21:00Z">
              <w:r w:rsidRPr="00B915FA">
                <w:rPr>
                  <w:rFonts w:ascii="Times New Roman" w:hAnsi="Times New Roman" w:cs="Times New Roman" w:hint="eastAsia"/>
                  <w:rPrChange w:id="2988" w:author="昱 张" w:date="2026-07-03T10:12:00Z" w16du:dateUtc="2026-07-03T02:12:00Z">
                    <w:rPr>
                      <w:rFonts w:hint="eastAsia"/>
                    </w:rPr>
                  </w:rPrChange>
                </w:rPr>
                <w:t>Iv</w:t>
              </w:r>
            </w:ins>
            <w:ins w:id="2989" w:author="明宇 王" w:date="2026-05-06T14:43:00Z">
              <w:del w:id="2990" w:author="Lucien" w:date="2026-05-26T20:10:00Z">
                <w:r w:rsidRPr="00B915FA">
                  <w:rPr>
                    <w:rFonts w:ascii="Times New Roman" w:hAnsi="Times New Roman" w:cs="Times New Roman" w:hint="eastAsia"/>
                    <w:rPrChange w:id="2991" w:author="昱 张" w:date="2026-07-03T10:12:00Z" w16du:dateUtc="2026-07-03T02:12:00Z">
                      <w:rPr>
                        <w:rFonts w:hint="eastAsia"/>
                      </w:rPr>
                    </w:rPrChange>
                  </w:rPr>
                  <w:delText>（解密使用</w:delText>
                </w:r>
              </w:del>
            </w:ins>
            <w:ins w:id="2992" w:author="明宇 王" w:date="2026-05-06T14:44:00Z">
              <w:del w:id="2993" w:author="Lucien" w:date="2026-05-26T20:10:00Z">
                <w:r w:rsidRPr="00B915FA">
                  <w:rPr>
                    <w:rFonts w:ascii="Times New Roman" w:hAnsi="Times New Roman" w:cs="Times New Roman" w:hint="eastAsia"/>
                    <w:rPrChange w:id="2994" w:author="昱 张" w:date="2026-07-03T10:12:00Z" w16du:dateUtc="2026-07-03T02:12:00Z">
                      <w:rPr>
                        <w:rFonts w:hint="eastAsia"/>
                      </w:rPr>
                    </w:rPrChange>
                  </w:rPr>
                  <w:delText>？</w:delText>
                </w:r>
              </w:del>
            </w:ins>
            <w:ins w:id="2995" w:author="明宇 王" w:date="2026-05-11T22:07:00Z">
              <w:del w:id="2996" w:author="Lucien" w:date="2026-05-26T20:10:00Z">
                <w:r w:rsidRPr="00B915FA">
                  <w:rPr>
                    <w:rFonts w:ascii="Times New Roman" w:hAnsi="Times New Roman" w:cs="Times New Roman" w:hint="eastAsia"/>
                    <w:rPrChange w:id="2997" w:author="昱 张" w:date="2026-07-03T10:12:00Z" w16du:dateUtc="2026-07-03T02:12:00Z">
                      <w:rPr>
                        <w:rFonts w:hint="eastAsia"/>
                      </w:rPr>
                    </w:rPrChange>
                  </w:rPr>
                  <w:delText>再去确认</w:delText>
                </w:r>
              </w:del>
            </w:ins>
            <w:ins w:id="2998" w:author="明宇 王" w:date="2026-05-06T14:43:00Z">
              <w:del w:id="2999" w:author="Lucien" w:date="2026-05-26T20:10:00Z">
                <w:r w:rsidRPr="00B915FA">
                  <w:rPr>
                    <w:rFonts w:ascii="Times New Roman" w:hAnsi="Times New Roman" w:cs="Times New Roman" w:hint="eastAsia"/>
                    <w:rPrChange w:id="3000" w:author="昱 张" w:date="2026-07-03T10:12:00Z" w16du:dateUtc="2026-07-03T02:12:00Z">
                      <w:rPr>
                        <w:rFonts w:hint="eastAsia"/>
                      </w:rPr>
                    </w:rPrChange>
                  </w:rPr>
                  <w:delText>）</w:delText>
                </w:r>
              </w:del>
            </w:ins>
          </w:p>
        </w:tc>
        <w:tc>
          <w:tcPr>
            <w:tcW w:w="12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PrChange w:id="3001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</w:tcPr>
            </w:tcPrChange>
          </w:tcPr>
          <w:p w14:paraId="294E5521" w14:textId="544437A4" w:rsidR="00B915FA" w:rsidRPr="00B915FA" w:rsidRDefault="00B915FA">
            <w:pPr>
              <w:keepLines/>
              <w:rPr>
                <w:ins w:id="3002" w:author="昱 张" w:date="2026-07-03T10:13:00Z" w16du:dateUtc="2026-07-03T02:13:00Z"/>
              </w:rPr>
            </w:pPr>
            <w:ins w:id="3003" w:author="昱 张" w:date="2026-07-03T10:13:00Z" w16du:dateUtc="2026-07-03T02:13:00Z">
              <w:r>
                <w:rPr>
                  <w:rFonts w:hint="eastAsia"/>
                </w:rPr>
                <w:t>是</w:t>
              </w:r>
            </w:ins>
          </w:p>
        </w:tc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004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B77F8C9" w14:textId="239BC12B" w:rsidR="00B915FA" w:rsidRPr="00B915FA" w:rsidRDefault="00B915FA">
            <w:pPr>
              <w:keepLines/>
              <w:rPr>
                <w:ins w:id="3005" w:author="Lucien" w:date="2026-05-06T13:21:00Z"/>
              </w:rPr>
            </w:pPr>
            <w:ins w:id="3006" w:author="Lucien" w:date="2026-05-06T13:21:00Z">
              <w:r w:rsidRPr="00B915FA">
                <w:t>String</w:t>
              </w:r>
            </w:ins>
          </w:p>
        </w:tc>
        <w:tc>
          <w:tcPr>
            <w:tcW w:w="42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3007" w:author="昱 张" w:date="2026-07-03T10:14:00Z" w16du:dateUtc="2026-07-03T02:14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48FE82D" w14:textId="77777777" w:rsidR="00B915FA" w:rsidRPr="00B915FA" w:rsidRDefault="00B915FA">
            <w:pPr>
              <w:keepLines/>
              <w:rPr>
                <w:ins w:id="3008" w:author="Lucien" w:date="2026-05-06T13:21:00Z"/>
              </w:rPr>
            </w:pPr>
            <w:ins w:id="3009" w:author="Lucien" w:date="2026-05-06T13:21:00Z">
              <w:r w:rsidRPr="00B915FA">
                <w:t xml:space="preserve">SM4-CBC </w:t>
              </w:r>
              <w:r w:rsidRPr="00B915FA">
                <w:rPr>
                  <w:rFonts w:hint="eastAsia"/>
                </w:rPr>
                <w:t>初始化向量，</w:t>
              </w:r>
              <w:r w:rsidRPr="00B915FA">
                <w:t xml:space="preserve">Base64 </w:t>
              </w:r>
              <w:r w:rsidRPr="00B915FA">
                <w:rPr>
                  <w:rFonts w:hint="eastAsia"/>
                </w:rPr>
                <w:t>编码，解码后必须为</w:t>
              </w:r>
              <w:r w:rsidRPr="00B915FA">
                <w:t xml:space="preserve"> 16 </w:t>
              </w:r>
              <w:r w:rsidRPr="00B915FA">
                <w:rPr>
                  <w:rFonts w:hint="eastAsia"/>
                </w:rPr>
                <w:t>字节</w:t>
              </w:r>
            </w:ins>
          </w:p>
        </w:tc>
      </w:tr>
      <w:tr w:rsidR="00B915FA" w14:paraId="437885E1" w14:textId="77777777" w:rsidTr="00B915FA">
        <w:trPr>
          <w:trHeight w:val="319"/>
          <w:ins w:id="3010" w:author="Lucien" w:date="2026-05-06T13:21:00Z"/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011" w:author="昱 张" w:date="2026-07-03T10:14:00Z" w16du:dateUtc="2026-07-03T02:14:00Z">
              <w:tcPr>
                <w:tcW w:w="1490" w:type="dxa"/>
                <w:gridSpan w:val="3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502D9AFA" w14:textId="77777777" w:rsidR="00B915FA" w:rsidRPr="00B915FA" w:rsidRDefault="00B915FA">
            <w:pPr>
              <w:pStyle w:val="af2"/>
              <w:rPr>
                <w:ins w:id="3012" w:author="Lucien" w:date="2026-05-06T13:21:00Z"/>
                <w:rFonts w:ascii="Times New Roman" w:hAnsi="Times New Roman" w:cs="Times New Roman" w:hint="eastAsia"/>
                <w:rPrChange w:id="3013" w:author="昱 张" w:date="2026-07-03T10:12:00Z" w16du:dateUtc="2026-07-03T02:12:00Z">
                  <w:rPr>
                    <w:ins w:id="3014" w:author="Lucien" w:date="2026-05-06T13:21:00Z"/>
                    <w:rFonts w:hint="eastAsia"/>
                  </w:rPr>
                </w:rPrChange>
              </w:rPr>
            </w:pPr>
            <w:ins w:id="3015" w:author="Lucien" w:date="2026-05-06T13:21:00Z">
              <w:del w:id="3016" w:author="Lucien" w:date="2026-05-26T20:33:00Z">
                <w:r w:rsidRPr="00B915FA">
                  <w:rPr>
                    <w:rFonts w:ascii="Times New Roman" w:hAnsi="Times New Roman" w:cs="Times New Roman" w:hint="eastAsia"/>
                    <w:rPrChange w:id="3017" w:author="昱 张" w:date="2026-07-03T10:12:00Z" w16du:dateUtc="2026-07-03T02:12:00Z">
                      <w:rPr>
                        <w:rFonts w:hint="eastAsia"/>
                      </w:rPr>
                    </w:rPrChange>
                  </w:rPr>
                  <w:delText>Ciphertext</w:delText>
                </w:r>
              </w:del>
            </w:ins>
            <w:ins w:id="3018" w:author="Lucien" w:date="2026-05-26T20:33:00Z">
              <w:r w:rsidRPr="00B915FA">
                <w:rPr>
                  <w:rFonts w:ascii="Times New Roman" w:hAnsi="Times New Roman" w:cs="Times New Roman" w:hint="eastAsia"/>
                  <w:rPrChange w:id="3019" w:author="昱 张" w:date="2026-07-03T10:12:00Z" w16du:dateUtc="2026-07-03T02:12:00Z">
                    <w:rPr>
                      <w:rFonts w:hint="eastAsia"/>
                    </w:rPr>
                  </w:rPrChange>
                </w:rPr>
                <w:t>ciphertext</w:t>
              </w:r>
            </w:ins>
            <w:ins w:id="3020" w:author="明宇 王" w:date="2026-05-06T14:44:00Z">
              <w:del w:id="3021" w:author="Lucien" w:date="2026-05-26T20:10:00Z">
                <w:r w:rsidRPr="00B915FA">
                  <w:rPr>
                    <w:rFonts w:ascii="Times New Roman" w:hAnsi="Times New Roman" w:cs="Times New Roman" w:hint="eastAsia"/>
                    <w:rPrChange w:id="3022" w:author="昱 张" w:date="2026-07-03T10:12:00Z" w16du:dateUtc="2026-07-03T02:12:00Z">
                      <w:rPr>
                        <w:rFonts w:hint="eastAsia"/>
                      </w:rPr>
                    </w:rPrChange>
                  </w:rPr>
                  <w:delText>（密文）</w:delText>
                </w:r>
              </w:del>
            </w:ins>
          </w:p>
        </w:tc>
        <w:tc>
          <w:tcPr>
            <w:tcW w:w="12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PrChange w:id="3023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</w:tcPr>
            </w:tcPrChange>
          </w:tcPr>
          <w:p w14:paraId="4296F7BB" w14:textId="52E53135" w:rsidR="00B915FA" w:rsidRPr="00B915FA" w:rsidRDefault="00B915FA">
            <w:pPr>
              <w:keepLines/>
              <w:rPr>
                <w:ins w:id="3024" w:author="昱 张" w:date="2026-07-03T10:13:00Z" w16du:dateUtc="2026-07-03T02:13:00Z"/>
              </w:rPr>
            </w:pPr>
            <w:ins w:id="3025" w:author="昱 张" w:date="2026-07-03T10:13:00Z" w16du:dateUtc="2026-07-03T02:13:00Z">
              <w:r>
                <w:rPr>
                  <w:rFonts w:hint="eastAsia"/>
                </w:rPr>
                <w:t>是</w:t>
              </w:r>
            </w:ins>
          </w:p>
        </w:tc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026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09F51F3" w14:textId="3D24A9E8" w:rsidR="00B915FA" w:rsidRPr="00B915FA" w:rsidRDefault="00B915FA">
            <w:pPr>
              <w:keepLines/>
              <w:rPr>
                <w:ins w:id="3027" w:author="Lucien" w:date="2026-05-06T13:21:00Z"/>
              </w:rPr>
            </w:pPr>
            <w:ins w:id="3028" w:author="Lucien" w:date="2026-05-06T13:21:00Z">
              <w:r w:rsidRPr="00B915FA">
                <w:t>String</w:t>
              </w:r>
            </w:ins>
            <w:ins w:id="3029" w:author="明宇 王" w:date="2026-05-06T14:44:00Z">
              <w:del w:id="3030" w:author="Lucien" w:date="2026-05-26T20:10:00Z">
                <w:r w:rsidRPr="00B915FA">
                  <w:rPr>
                    <w:rFonts w:hint="eastAsia"/>
                  </w:rPr>
                  <w:delText>（文件很大不合理，流的性质）</w:delText>
                </w:r>
              </w:del>
            </w:ins>
          </w:p>
        </w:tc>
        <w:tc>
          <w:tcPr>
            <w:tcW w:w="42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3031" w:author="昱 张" w:date="2026-07-03T10:14:00Z" w16du:dateUtc="2026-07-03T02:14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B1784AE" w14:textId="77777777" w:rsidR="00B915FA" w:rsidRPr="00B915FA" w:rsidRDefault="00B915FA">
            <w:pPr>
              <w:pStyle w:val="af2"/>
              <w:rPr>
                <w:ins w:id="3032" w:author="明宇 王" w:date="2026-05-06T14:47:00Z"/>
                <w:del w:id="3033" w:author="Lucien" w:date="2026-05-26T20:10:00Z"/>
                <w:rFonts w:ascii="Times New Roman" w:hAnsi="Times New Roman" w:cs="Times New Roman" w:hint="eastAsia"/>
                <w:rPrChange w:id="3034" w:author="昱 张" w:date="2026-07-03T10:12:00Z" w16du:dateUtc="2026-07-03T02:12:00Z">
                  <w:rPr>
                    <w:ins w:id="3035" w:author="明宇 王" w:date="2026-05-06T14:47:00Z"/>
                    <w:del w:id="3036" w:author="Lucien" w:date="2026-05-26T20:10:00Z"/>
                    <w:rFonts w:hint="eastAsia"/>
                  </w:rPr>
                </w:rPrChange>
              </w:rPr>
            </w:pPr>
            <w:ins w:id="3037" w:author="Lucien" w:date="2026-05-06T13:21:00Z">
              <w:r w:rsidRPr="00B915FA">
                <w:rPr>
                  <w:rFonts w:ascii="Times New Roman" w:hAnsi="Times New Roman" w:cs="Times New Roman" w:hint="eastAsia"/>
                  <w:rPrChange w:id="3038" w:author="昱 张" w:date="2026-07-03T10:12:00Z" w16du:dateUtc="2026-07-03T02:12:00Z">
                    <w:rPr>
                      <w:rFonts w:hint="eastAsia"/>
                    </w:rPr>
                  </w:rPrChange>
                </w:rPr>
                <w:t xml:space="preserve">SM4-CBC </w:t>
              </w:r>
              <w:r w:rsidRPr="00B915FA">
                <w:rPr>
                  <w:rFonts w:ascii="Times New Roman" w:hAnsi="Times New Roman" w:cs="Times New Roman" w:hint="eastAsia"/>
                  <w:rPrChange w:id="3039" w:author="昱 张" w:date="2026-07-03T10:12:00Z" w16du:dateUtc="2026-07-03T02:12:00Z">
                    <w:rPr>
                      <w:rFonts w:hint="eastAsia"/>
                    </w:rPr>
                  </w:rPrChange>
                </w:rPr>
                <w:t>加密后的文件密文，</w:t>
              </w:r>
              <w:r w:rsidRPr="00B915FA">
                <w:rPr>
                  <w:rFonts w:ascii="Times New Roman" w:hAnsi="Times New Roman" w:cs="Times New Roman" w:hint="eastAsia"/>
                  <w:rPrChange w:id="3040" w:author="昱 张" w:date="2026-07-03T10:12:00Z" w16du:dateUtc="2026-07-03T02:12:00Z">
                    <w:rPr>
                      <w:rFonts w:hint="eastAsia"/>
                    </w:rPr>
                  </w:rPrChange>
                </w:rPr>
                <w:t xml:space="preserve">Base64 </w:t>
              </w:r>
              <w:r w:rsidRPr="00B915FA">
                <w:rPr>
                  <w:rFonts w:ascii="Times New Roman" w:hAnsi="Times New Roman" w:cs="Times New Roman" w:hint="eastAsia"/>
                  <w:rPrChange w:id="3041" w:author="昱 张" w:date="2026-07-03T10:12:00Z" w16du:dateUtc="2026-07-03T02:12:00Z">
                    <w:rPr>
                      <w:rFonts w:hint="eastAsia"/>
                    </w:rPr>
                  </w:rPrChange>
                </w:rPr>
                <w:t>编码</w:t>
              </w:r>
            </w:ins>
          </w:p>
          <w:p w14:paraId="504A0A43" w14:textId="77777777" w:rsidR="00B915FA" w:rsidRPr="00B915FA" w:rsidRDefault="00B915FA">
            <w:pPr>
              <w:pStyle w:val="af2"/>
              <w:rPr>
                <w:ins w:id="3042" w:author="Lucien" w:date="2026-05-06T13:21:00Z"/>
                <w:rFonts w:ascii="Times New Roman" w:hAnsi="Times New Roman" w:cs="Times New Roman" w:hint="eastAsia"/>
                <w:rPrChange w:id="3043" w:author="昱 张" w:date="2026-07-03T10:12:00Z" w16du:dateUtc="2026-07-03T02:12:00Z">
                  <w:rPr>
                    <w:ins w:id="3044" w:author="Lucien" w:date="2026-05-06T13:21:00Z"/>
                    <w:rFonts w:hint="eastAsia"/>
                  </w:rPr>
                </w:rPrChange>
              </w:rPr>
            </w:pPr>
            <w:ins w:id="3045" w:author="明宇 王" w:date="2026-05-06T14:47:00Z">
              <w:del w:id="3046" w:author="Lucien" w:date="2026-05-26T20:10:00Z">
                <w:r w:rsidRPr="00B915FA">
                  <w:rPr>
                    <w:rFonts w:ascii="Times New Roman" w:hAnsi="Times New Roman" w:cs="Times New Roman" w:hint="eastAsia"/>
                    <w:rPrChange w:id="3047" w:author="昱 张" w:date="2026-07-03T10:12:00Z" w16du:dateUtc="2026-07-03T02:12:00Z">
                      <w:rPr>
                        <w:rFonts w:hint="eastAsia"/>
                      </w:rPr>
                    </w:rPrChange>
                  </w:rPr>
                  <w:delText>（如何实现的怎么做的？）</w:delText>
                </w:r>
              </w:del>
            </w:ins>
          </w:p>
        </w:tc>
      </w:tr>
      <w:tr w:rsidR="00B915FA" w14:paraId="08E7F422" w14:textId="77777777" w:rsidTr="00B915FA">
        <w:tblPrEx>
          <w:tblPrExChange w:id="3048" w:author="昱 张" w:date="2026-07-03T10:14:00Z" w16du:dateUtc="2026-07-03T02:14:00Z">
            <w:tblPrEx>
              <w:tblW w:w="8229" w:type="dxa"/>
            </w:tblPrEx>
          </w:tblPrExChange>
        </w:tblPrEx>
        <w:trPr>
          <w:trHeight w:val="319"/>
          <w:ins w:id="3049" w:author="昱 张" w:date="2026-07-03T10:14:00Z"/>
          <w:trPrChange w:id="3050" w:author="昱 张" w:date="2026-07-03T10:14:00Z" w16du:dateUtc="2026-07-03T02:14:00Z">
            <w:trPr>
              <w:gridAfter w:val="0"/>
              <w:trHeight w:val="319"/>
            </w:trPr>
          </w:trPrChange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051" w:author="昱 张" w:date="2026-07-03T10:14:00Z" w16du:dateUtc="2026-07-03T02:14:00Z">
              <w:tcPr>
                <w:tcW w:w="123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5ECB6C5D" w14:textId="711CD692" w:rsidR="00B915FA" w:rsidRPr="00B915FA" w:rsidRDefault="00B915FA">
            <w:pPr>
              <w:pStyle w:val="af2"/>
              <w:rPr>
                <w:ins w:id="3052" w:author="昱 张" w:date="2026-07-03T10:14:00Z" w16du:dateUtc="2026-07-03T02:14:00Z"/>
                <w:rFonts w:ascii="Times New Roman" w:hAnsi="Times New Roman" w:cs="Times New Roman"/>
              </w:rPr>
            </w:pPr>
            <w:ins w:id="3053" w:author="昱 张" w:date="2026-07-03T10:14:00Z" w16du:dateUtc="2026-07-03T02:14:00Z">
              <w:r w:rsidRPr="00B915FA">
                <w:rPr>
                  <w:rFonts w:ascii="Times New Roman" w:hAnsi="Times New Roman" w:cs="Times New Roman"/>
                </w:rPr>
                <w:t>fileType</w:t>
              </w:r>
            </w:ins>
          </w:p>
        </w:tc>
        <w:tc>
          <w:tcPr>
            <w:tcW w:w="12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PrChange w:id="3054" w:author="昱 张" w:date="2026-07-03T10:14:00Z" w16du:dateUtc="2026-07-03T02:14:00Z">
              <w:tcPr>
                <w:tcW w:w="1375" w:type="dxa"/>
                <w:gridSpan w:val="3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</w:tcPr>
            </w:tcPrChange>
          </w:tcPr>
          <w:p w14:paraId="3D091609" w14:textId="445674FA" w:rsidR="00B915FA" w:rsidRDefault="00B915FA">
            <w:pPr>
              <w:keepLines/>
              <w:rPr>
                <w:ins w:id="3055" w:author="昱 张" w:date="2026-07-03T10:14:00Z" w16du:dateUtc="2026-07-03T02:14:00Z"/>
              </w:rPr>
            </w:pPr>
            <w:ins w:id="3056" w:author="昱 张" w:date="2026-07-03T10:15:00Z" w16du:dateUtc="2026-07-03T02:15:00Z">
              <w:r>
                <w:rPr>
                  <w:rFonts w:hint="eastAsia"/>
                </w:rPr>
                <w:t>是</w:t>
              </w:r>
            </w:ins>
          </w:p>
        </w:tc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057" w:author="昱 张" w:date="2026-07-03T10:14:00Z" w16du:dateUtc="2026-07-03T02:14:00Z">
              <w:tcPr>
                <w:tcW w:w="1375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09F207A" w14:textId="0E302E92" w:rsidR="00B915FA" w:rsidRPr="00B915FA" w:rsidRDefault="00B915FA">
            <w:pPr>
              <w:keepLines/>
              <w:rPr>
                <w:ins w:id="3058" w:author="昱 张" w:date="2026-07-03T10:14:00Z" w16du:dateUtc="2026-07-03T02:14:00Z"/>
              </w:rPr>
            </w:pPr>
            <w:ins w:id="3059" w:author="昱 张" w:date="2026-07-03T10:15:00Z" w16du:dateUtc="2026-07-03T02:15:00Z">
              <w:r w:rsidRPr="00C14EA7">
                <w:t>S</w:t>
              </w:r>
              <w:r w:rsidRPr="00B915FA">
                <w:t>tring</w:t>
              </w:r>
            </w:ins>
          </w:p>
        </w:tc>
        <w:tc>
          <w:tcPr>
            <w:tcW w:w="42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3060" w:author="昱 张" w:date="2026-07-03T10:14:00Z" w16du:dateUtc="2026-07-03T02:14:00Z">
              <w:tcPr>
                <w:tcW w:w="4246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3ADAD8F" w14:textId="68704A13" w:rsidR="00B915FA" w:rsidRPr="00B915FA" w:rsidRDefault="00B915FA">
            <w:pPr>
              <w:pStyle w:val="af2"/>
              <w:rPr>
                <w:ins w:id="3061" w:author="昱 张" w:date="2026-07-03T10:14:00Z" w16du:dateUtc="2026-07-03T02:14:00Z"/>
                <w:rFonts w:ascii="Times New Roman" w:hAnsi="Times New Roman" w:cs="Times New Roman"/>
              </w:rPr>
            </w:pPr>
            <w:ins w:id="3062" w:author="昱 张" w:date="2026-07-03T10:15:00Z" w16du:dateUtc="2026-07-03T02:15:00Z">
              <w:r>
                <w:rPr>
                  <w:rFonts w:ascii="Times New Roman" w:hAnsi="Times New Roman" w:cs="Times New Roman" w:hint="eastAsia"/>
                </w:rPr>
                <w:t>data</w:t>
              </w:r>
              <w:r>
                <w:rPr>
                  <w:rFonts w:ascii="Times New Roman" w:hAnsi="Times New Roman" w:cs="Times New Roman" w:hint="eastAsia"/>
                </w:rPr>
                <w:t>或</w:t>
              </w:r>
              <w:r>
                <w:rPr>
                  <w:rFonts w:ascii="Times New Roman" w:hAnsi="Times New Roman" w:cs="Times New Roman" w:hint="eastAsia"/>
                </w:rPr>
                <w:t>weight</w:t>
              </w:r>
            </w:ins>
          </w:p>
        </w:tc>
      </w:tr>
      <w:tr w:rsidR="00D86CA4" w14:paraId="6406CF99" w14:textId="77777777" w:rsidTr="00B915FA">
        <w:trPr>
          <w:trHeight w:val="319"/>
          <w:ins w:id="3063" w:author="昱 张" w:date="2026-07-03T10:15:00Z"/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7720AC" w14:textId="28F016E3" w:rsidR="00D86CA4" w:rsidRPr="00B915FA" w:rsidRDefault="00D86CA4">
            <w:pPr>
              <w:pStyle w:val="af2"/>
              <w:rPr>
                <w:ins w:id="3064" w:author="昱 张" w:date="2026-07-03T10:15:00Z" w16du:dateUtc="2026-07-03T02:15:00Z"/>
                <w:rFonts w:ascii="Times New Roman" w:hAnsi="Times New Roman" w:cs="Times New Roman"/>
              </w:rPr>
            </w:pPr>
            <w:ins w:id="3065" w:author="昱 张" w:date="2026-07-03T10:15:00Z" w16du:dateUtc="2026-07-03T02:15:00Z">
              <w:r>
                <w:rPr>
                  <w:rFonts w:ascii="Times New Roman" w:hAnsi="Times New Roman" w:cs="Times New Roman" w:hint="eastAsia"/>
                </w:rPr>
                <w:t>name</w:t>
              </w:r>
            </w:ins>
          </w:p>
        </w:tc>
        <w:tc>
          <w:tcPr>
            <w:tcW w:w="12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</w:tcPr>
          <w:p w14:paraId="052D4FFD" w14:textId="06C28240" w:rsidR="00D86CA4" w:rsidRDefault="00D86CA4">
            <w:pPr>
              <w:keepLines/>
              <w:rPr>
                <w:ins w:id="3066" w:author="昱 张" w:date="2026-07-03T10:15:00Z" w16du:dateUtc="2026-07-03T02:15:00Z"/>
              </w:rPr>
            </w:pPr>
            <w:ins w:id="3067" w:author="昱 张" w:date="2026-07-03T10:16:00Z" w16du:dateUtc="2026-07-03T02:16:00Z">
              <w:r>
                <w:rPr>
                  <w:rFonts w:hint="eastAsia"/>
                </w:rPr>
                <w:t>否</w:t>
              </w:r>
            </w:ins>
          </w:p>
        </w:tc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6246CC" w14:textId="752AA8B9" w:rsidR="00D86CA4" w:rsidRPr="00C14EA7" w:rsidRDefault="00D86CA4">
            <w:pPr>
              <w:keepLines/>
              <w:rPr>
                <w:ins w:id="3068" w:author="昱 张" w:date="2026-07-03T10:15:00Z" w16du:dateUtc="2026-07-03T02:15:00Z"/>
              </w:rPr>
            </w:pPr>
            <w:ins w:id="3069" w:author="昱 张" w:date="2026-07-03T10:16:00Z" w16du:dateUtc="2026-07-03T02:16:00Z">
              <w:r>
                <w:rPr>
                  <w:rFonts w:hint="eastAsia"/>
                </w:rPr>
                <w:t>String</w:t>
              </w:r>
            </w:ins>
          </w:p>
        </w:tc>
        <w:tc>
          <w:tcPr>
            <w:tcW w:w="42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42C830" w14:textId="34F05D73" w:rsidR="00D86CA4" w:rsidRDefault="00D86CA4">
            <w:pPr>
              <w:pStyle w:val="af2"/>
              <w:rPr>
                <w:ins w:id="3070" w:author="昱 张" w:date="2026-07-03T10:15:00Z" w16du:dateUtc="2026-07-03T02:15:00Z"/>
                <w:rFonts w:ascii="Times New Roman" w:hAnsi="Times New Roman" w:cs="Times New Roman"/>
              </w:rPr>
            </w:pPr>
            <w:ins w:id="3071" w:author="昱 张" w:date="2026-07-03T10:16:00Z" w16du:dateUtc="2026-07-03T02:16:00Z">
              <w:r>
                <w:rPr>
                  <w:rFonts w:ascii="Times New Roman" w:hAnsi="Times New Roman" w:cs="Times New Roman" w:hint="eastAsia"/>
                </w:rPr>
                <w:t>原始文件名，如：</w:t>
              </w:r>
              <w:r w:rsidRPr="00D86CA4">
                <w:rPr>
                  <w:rFonts w:ascii="Times New Roman" w:hAnsi="Times New Roman" w:cs="Times New Roman" w:hint="eastAsia"/>
                  <w:rPrChange w:id="3072" w:author="昱 张" w:date="2026-07-03T10:16:00Z" w16du:dateUtc="2026-07-03T02:16:00Z">
                    <w:rPr>
                      <w:rFonts w:hint="eastAsia"/>
                      <w:sz w:val="18"/>
                    </w:rPr>
                  </w:rPrChange>
                </w:rPr>
                <w:t>data.csv</w:t>
              </w:r>
            </w:ins>
          </w:p>
        </w:tc>
      </w:tr>
      <w:tr w:rsidR="00B915FA" w14:paraId="2ECDE463" w14:textId="77777777" w:rsidTr="00B915FA">
        <w:trPr>
          <w:trHeight w:val="148"/>
          <w:ins w:id="3073" w:author="Lucien" w:date="2026-05-06T13:21:00Z"/>
          <w:del w:id="3074" w:author="明宇 王" w:date="2026-05-26T15:55:00Z"/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075" w:author="昱 张" w:date="2026-07-03T10:14:00Z" w16du:dateUtc="2026-07-03T02:14:00Z">
              <w:tcPr>
                <w:tcW w:w="1490" w:type="dxa"/>
                <w:gridSpan w:val="3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1B4E4E7" w14:textId="77777777" w:rsidR="00B915FA" w:rsidRDefault="00B915FA">
            <w:pPr>
              <w:pStyle w:val="af2"/>
              <w:numPr>
                <w:ilvl w:val="0"/>
                <w:numId w:val="8"/>
              </w:numPr>
              <w:rPr>
                <w:ins w:id="3076" w:author="Lucien" w:date="2026-05-06T13:21:00Z"/>
                <w:del w:id="3077" w:author="明宇 王" w:date="2026-05-26T15:55:00Z"/>
                <w:rFonts w:hint="eastAsia"/>
              </w:rPr>
              <w:pPrChange w:id="3078" w:author="昱 张" w:date="2026-07-02T22:19:00Z" w16du:dateUtc="2026-07-02T14:19:00Z">
                <w:pPr>
                  <w:pStyle w:val="af2"/>
                </w:pPr>
              </w:pPrChange>
            </w:pPr>
            <w:ins w:id="3079" w:author="Lucien" w:date="2026-05-06T13:21:00Z">
              <w:del w:id="3080" w:author="明宇 王" w:date="2026-05-26T15:55:00Z">
                <w:r>
                  <w:delText>mimeType</w:delText>
                </w:r>
              </w:del>
            </w:ins>
          </w:p>
        </w:tc>
        <w:tc>
          <w:tcPr>
            <w:tcW w:w="12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PrChange w:id="3081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</w:tcPr>
            </w:tcPrChange>
          </w:tcPr>
          <w:p w14:paraId="110603D6" w14:textId="77777777" w:rsidR="00B915FA" w:rsidRDefault="00B915FA">
            <w:pPr>
              <w:rPr>
                <w:ins w:id="3082" w:author="昱 张" w:date="2026-07-03T10:13:00Z" w16du:dateUtc="2026-07-03T02:13:00Z"/>
              </w:rPr>
            </w:pPr>
          </w:p>
        </w:tc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083" w:author="昱 张" w:date="2026-07-03T10:14:00Z" w16du:dateUtc="2026-07-03T02:14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3BE356E" w14:textId="34AAA198" w:rsidR="00B915FA" w:rsidRDefault="00B915FA">
            <w:pPr>
              <w:keepLines/>
              <w:numPr>
                <w:ilvl w:val="0"/>
                <w:numId w:val="8"/>
              </w:numPr>
              <w:rPr>
                <w:ins w:id="3084" w:author="Lucien" w:date="2026-05-06T13:21:00Z"/>
                <w:del w:id="3085" w:author="明宇 王" w:date="2026-05-26T15:55:00Z"/>
              </w:rPr>
              <w:pPrChange w:id="3086" w:author="昱 张" w:date="2026-07-02T22:19:00Z" w16du:dateUtc="2026-07-02T14:19:00Z">
                <w:pPr>
                  <w:keepLines/>
                </w:pPr>
              </w:pPrChange>
            </w:pPr>
            <w:ins w:id="3087" w:author="Lucien" w:date="2026-05-06T13:21:00Z">
              <w:del w:id="3088" w:author="明宇 王" w:date="2026-05-26T15:55:00Z">
                <w:r>
                  <w:rPr>
                    <w:rFonts w:hint="eastAsia"/>
                  </w:rPr>
                  <w:delText>S</w:delText>
                </w:r>
                <w:r>
                  <w:delText>tring</w:delText>
                </w:r>
              </w:del>
            </w:ins>
          </w:p>
        </w:tc>
        <w:tc>
          <w:tcPr>
            <w:tcW w:w="42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3089" w:author="昱 张" w:date="2026-07-03T10:14:00Z" w16du:dateUtc="2026-07-03T02:14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31489B2" w14:textId="77777777" w:rsidR="00B915FA" w:rsidRDefault="00B915FA">
            <w:pPr>
              <w:pStyle w:val="af2"/>
              <w:numPr>
                <w:ilvl w:val="0"/>
                <w:numId w:val="8"/>
              </w:numPr>
              <w:rPr>
                <w:ins w:id="3090" w:author="Lucien" w:date="2026-05-06T13:21:00Z"/>
                <w:del w:id="3091" w:author="明宇 王" w:date="2026-05-26T15:55:00Z"/>
                <w:rFonts w:hint="eastAsia"/>
              </w:rPr>
              <w:pPrChange w:id="3092" w:author="昱 张" w:date="2026-07-02T22:19:00Z" w16du:dateUtc="2026-07-02T14:19:00Z">
                <w:pPr>
                  <w:pStyle w:val="af2"/>
                </w:pPr>
              </w:pPrChange>
            </w:pPr>
            <w:ins w:id="3093" w:author="Lucien" w:date="2026-05-06T13:21:00Z">
              <w:del w:id="3094" w:author="明宇 王" w:date="2026-05-26T15:55:00Z">
                <w:r>
                  <w:delText>文件类型，例如 text/csv</w:delText>
                </w:r>
              </w:del>
            </w:ins>
          </w:p>
        </w:tc>
      </w:tr>
    </w:tbl>
    <w:p w14:paraId="19976244" w14:textId="77777777" w:rsidR="00F46436" w:rsidRDefault="00000000">
      <w:pPr>
        <w:numPr>
          <w:ilvl w:val="0"/>
          <w:numId w:val="8"/>
        </w:numPr>
        <w:spacing w:line="360" w:lineRule="auto"/>
        <w:ind w:firstLineChars="200" w:firstLine="480"/>
        <w:rPr>
          <w:del w:id="3095" w:author="Lucien" w:date="2026-05-06T13:21:00Z"/>
          <w:rFonts w:ascii="宋体" w:hAnsi="宋体" w:hint="eastAsia"/>
          <w:szCs w:val="21"/>
        </w:rPr>
        <w:pPrChange w:id="3096" w:author="昱 张" w:date="2026-07-02T22:19:00Z" w16du:dateUtc="2026-07-02T14:19:00Z">
          <w:pPr>
            <w:spacing w:line="360" w:lineRule="auto"/>
            <w:ind w:firstLineChars="200" w:firstLine="480"/>
          </w:pPr>
        </w:pPrChange>
      </w:pPr>
      <w:del w:id="3097" w:author="Lucien" w:date="2026-05-06T13:21:00Z">
        <w:r>
          <w:rPr>
            <w:rFonts w:ascii="宋体" w:hAnsi="宋体" w:hint="eastAsia"/>
            <w:szCs w:val="21"/>
          </w:rPr>
          <w:delText>无需输入接口业务参数，只需输入接口公共请求参数，具体见2.2章节内容。</w:delText>
        </w:r>
      </w:del>
    </w:p>
    <w:p w14:paraId="5FA1958E" w14:textId="77777777" w:rsidR="00F46436" w:rsidRDefault="00000000">
      <w:pPr>
        <w:pStyle w:val="4"/>
        <w:numPr>
          <w:ilvl w:val="3"/>
          <w:numId w:val="8"/>
        </w:numPr>
        <w:rPr>
          <w:rFonts w:ascii="宋体" w:eastAsia="宋体" w:hAnsi="宋体" w:cs="宋体" w:hint="eastAsia"/>
        </w:rPr>
        <w:pPrChange w:id="3098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bookmarkStart w:id="3099" w:name="3__Shu_Chu_Can_Shu_17"/>
      <w:r>
        <w:rPr>
          <w:rFonts w:ascii="宋体" w:eastAsia="宋体" w:hAnsi="宋体" w:cs="宋体"/>
        </w:rPr>
        <w:t>输出参数</w:t>
      </w:r>
      <w:bookmarkEnd w:id="3099"/>
    </w:p>
    <w:tbl>
      <w:tblPr>
        <w:tblW w:w="8283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3100" w:author="昱 张" w:date="2026-07-03T10:17:00Z" w16du:dateUtc="2026-07-03T02:17:00Z">
          <w:tblPr>
            <w:tblW w:w="0" w:type="auto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490"/>
        <w:gridCol w:w="1663"/>
        <w:gridCol w:w="5130"/>
        <w:tblGridChange w:id="3101">
          <w:tblGrid>
            <w:gridCol w:w="1490"/>
            <w:gridCol w:w="1663"/>
            <w:gridCol w:w="5130"/>
          </w:tblGrid>
        </w:tblGridChange>
      </w:tblGrid>
      <w:tr w:rsidR="00F46436" w14:paraId="6DB74F60" w14:textId="77777777" w:rsidTr="00875261"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3102" w:author="昱 张" w:date="2026-07-03T10:17:00Z" w16du:dateUtc="2026-07-03T02:17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54F35408" w14:textId="77777777" w:rsidR="00F46436" w:rsidRDefault="00000000">
            <w:ins w:id="3103" w:author="Lucien" w:date="2026-05-06T13:21:00Z">
              <w:r>
                <w:rPr>
                  <w:rFonts w:hint="eastAsia"/>
                  <w:b/>
                  <w:bCs/>
                </w:rPr>
                <w:t>参数名称</w:t>
              </w:r>
            </w:ins>
            <w:del w:id="3104" w:author="Lucien" w:date="2026-05-06T13:21:00Z">
              <w:r>
                <w:delText>参数名称</w:delText>
              </w:r>
            </w:del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3105" w:author="昱 张" w:date="2026-07-03T10:17:00Z" w16du:dateUtc="2026-07-03T02:17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5EBA2E1" w14:textId="77777777" w:rsidR="00F46436" w:rsidRDefault="00000000">
            <w:pPr>
              <w:keepLines/>
            </w:pPr>
            <w:ins w:id="3106" w:author="Lucien" w:date="2026-05-06T13:21:00Z">
              <w:r>
                <w:rPr>
                  <w:rFonts w:hint="eastAsia"/>
                  <w:b/>
                  <w:bCs/>
                </w:rPr>
                <w:t>类型</w:t>
              </w:r>
            </w:ins>
            <w:del w:id="3107" w:author="Lucien" w:date="2026-05-06T13:21:00Z">
              <w:r>
                <w:delText>类型</w:delText>
              </w:r>
            </w:del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3108" w:author="昱 张" w:date="2026-07-03T10:17:00Z" w16du:dateUtc="2026-07-03T02:17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0BD461C4" w14:textId="77777777" w:rsidR="00F46436" w:rsidRDefault="00000000">
            <w:pPr>
              <w:keepLines/>
            </w:pPr>
            <w:ins w:id="3109" w:author="Lucien" w:date="2026-05-06T13:21:00Z">
              <w:r>
                <w:rPr>
                  <w:rFonts w:hint="eastAsia"/>
                  <w:b/>
                  <w:bCs/>
                </w:rPr>
                <w:t>描述</w:t>
              </w:r>
            </w:ins>
            <w:del w:id="3110" w:author="Lucien" w:date="2026-05-06T13:21:00Z">
              <w:r>
                <w:delText>描述</w:delText>
              </w:r>
            </w:del>
          </w:p>
        </w:tc>
      </w:tr>
      <w:tr w:rsidR="00F46436" w14:paraId="52D4D435" w14:textId="77777777" w:rsidTr="00875261"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3111" w:author="昱 张" w:date="2026-07-03T10:17:00Z" w16du:dateUtc="2026-07-03T02:17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C6D1867" w14:textId="77777777" w:rsidR="00F46436" w:rsidRDefault="00000000">
            <w:ins w:id="3112" w:author="Lucien" w:date="2026-05-06T13:21:00Z">
              <w:r>
                <w:t>code</w:t>
              </w:r>
            </w:ins>
            <w:del w:id="3113" w:author="Lucien" w:date="2026-05-06T13:21:00Z">
              <w:r>
                <w:delText>code</w:delText>
              </w:r>
            </w:del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3114" w:author="昱 张" w:date="2026-07-03T10:17:00Z" w16du:dateUtc="2026-07-03T02:17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04DEB13" w14:textId="77777777" w:rsidR="00F46436" w:rsidRDefault="00000000">
            <w:pPr>
              <w:keepLines/>
            </w:pPr>
            <w:ins w:id="3115" w:author="Lucien" w:date="2026-05-06T13:21:00Z">
              <w:r>
                <w:rPr>
                  <w:rFonts w:hint="eastAsia"/>
                </w:rPr>
                <w:t>I</w:t>
              </w:r>
              <w:r>
                <w:t>nteger</w:t>
              </w:r>
            </w:ins>
            <w:del w:id="3116" w:author="Lucien" w:date="2026-05-06T13:21:00Z">
              <w:r>
                <w:rPr>
                  <w:rFonts w:hint="eastAsia"/>
                </w:rPr>
                <w:delText>I</w:delText>
              </w:r>
              <w:r>
                <w:delText>nteger</w:delText>
              </w:r>
            </w:del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3117" w:author="昱 张" w:date="2026-07-03T10:17:00Z" w16du:dateUtc="2026-07-03T02:17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84038ED" w14:textId="77777777" w:rsidR="00F46436" w:rsidRDefault="00000000">
            <w:pPr>
              <w:keepLines/>
            </w:pPr>
            <w:ins w:id="3118" w:author="Lucien" w:date="2026-05-06T13:21:00Z">
              <w:r>
                <w:t xml:space="preserve">200 </w:t>
              </w:r>
              <w:r>
                <w:t>表示服务端执行成功，非</w:t>
              </w:r>
              <w:r>
                <w:t xml:space="preserve"> 200 </w:t>
              </w:r>
              <w:r>
                <w:t>表示执行失败</w:t>
              </w:r>
            </w:ins>
            <w:del w:id="3119" w:author="Lucien" w:date="2026-05-06T13:21:00Z">
              <w:r>
                <w:delText xml:space="preserve">200 </w:delText>
              </w:r>
              <w:r>
                <w:delText>表示服务端执行成功，非</w:delText>
              </w:r>
              <w:r>
                <w:delText xml:space="preserve"> 200 </w:delText>
              </w:r>
              <w:r>
                <w:delText>表示执行失败</w:delText>
              </w:r>
            </w:del>
          </w:p>
        </w:tc>
      </w:tr>
      <w:tr w:rsidR="00875261" w14:paraId="3A6F54AC" w14:textId="77777777" w:rsidTr="00875261">
        <w:trPr>
          <w:ins w:id="3120" w:author="昱 张" w:date="2026-07-03T10:17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3EEC73" w14:textId="0CA24F5B" w:rsidR="00875261" w:rsidRDefault="00875261">
            <w:pPr>
              <w:rPr>
                <w:ins w:id="3121" w:author="昱 张" w:date="2026-07-03T10:17:00Z" w16du:dateUtc="2026-07-03T02:17:00Z"/>
              </w:rPr>
            </w:pPr>
            <w:ins w:id="3122" w:author="昱 张" w:date="2026-07-03T10:17:00Z" w16du:dateUtc="2026-07-03T02:17:00Z">
              <w:r w:rsidRPr="00875261">
                <w:t>message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01E2ED" w14:textId="4BC2CDEB" w:rsidR="00875261" w:rsidRDefault="00875261">
            <w:pPr>
              <w:keepLines/>
              <w:rPr>
                <w:ins w:id="3123" w:author="昱 张" w:date="2026-07-03T10:17:00Z" w16du:dateUtc="2026-07-03T02:17:00Z"/>
              </w:rPr>
            </w:pPr>
            <w:ins w:id="3124" w:author="昱 张" w:date="2026-07-03T10:20:00Z" w16du:dateUtc="2026-07-03T02:20:00Z">
              <w:r w:rsidRPr="00C14EA7">
                <w:t>S</w:t>
              </w:r>
              <w:r w:rsidRPr="00B915FA">
                <w:t>tring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6B6E32" w14:textId="23CBFDAF" w:rsidR="00875261" w:rsidRDefault="00875261">
            <w:pPr>
              <w:keepLines/>
              <w:rPr>
                <w:ins w:id="3125" w:author="昱 张" w:date="2026-07-03T10:17:00Z" w16du:dateUtc="2026-07-03T02:17:00Z"/>
              </w:rPr>
            </w:pPr>
            <w:ins w:id="3126" w:author="昱 张" w:date="2026-07-03T10:20:00Z" w16du:dateUtc="2026-07-03T02:20:00Z">
              <w:r>
                <w:rPr>
                  <w:rFonts w:hint="eastAsia"/>
                </w:rPr>
                <w:t>提示信息，等待另一文件传入或</w:t>
              </w:r>
            </w:ins>
            <w:ins w:id="3127" w:author="昱 张" w:date="2026-07-03T10:21:00Z" w16du:dateUtc="2026-07-03T02:21:00Z">
              <w:r>
                <w:rPr>
                  <w:rFonts w:hint="eastAsia"/>
                </w:rPr>
                <w:t>直接计算</w:t>
              </w:r>
            </w:ins>
          </w:p>
        </w:tc>
      </w:tr>
      <w:tr w:rsidR="00875261" w14:paraId="38733CA9" w14:textId="77777777" w:rsidTr="00875261">
        <w:trPr>
          <w:ins w:id="3128" w:author="昱 张" w:date="2026-07-03T10:17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A61AB8" w14:textId="61505BE6" w:rsidR="00875261" w:rsidRDefault="00875261">
            <w:pPr>
              <w:rPr>
                <w:ins w:id="3129" w:author="昱 张" w:date="2026-07-03T10:17:00Z" w16du:dateUtc="2026-07-03T02:17:00Z"/>
              </w:rPr>
            </w:pPr>
            <w:ins w:id="3130" w:author="昱 张" w:date="2026-07-03T10:18:00Z" w16du:dateUtc="2026-07-03T02:18:00Z">
              <w:r w:rsidRPr="00875261">
                <w:t>fileType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5BB1E0" w14:textId="517C2CE0" w:rsidR="00875261" w:rsidRDefault="00875261">
            <w:pPr>
              <w:keepLines/>
              <w:rPr>
                <w:ins w:id="3131" w:author="昱 张" w:date="2026-07-03T10:17:00Z" w16du:dateUtc="2026-07-03T02:17:00Z"/>
              </w:rPr>
            </w:pPr>
            <w:ins w:id="3132" w:author="昱 张" w:date="2026-07-03T10:20:00Z" w16du:dateUtc="2026-07-03T02:20:00Z">
              <w:r w:rsidRPr="00C14EA7">
                <w:t>S</w:t>
              </w:r>
              <w:r w:rsidRPr="00B915FA">
                <w:t>tring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C3BE95" w14:textId="5ACBEDCC" w:rsidR="00875261" w:rsidRDefault="00875261">
            <w:pPr>
              <w:keepLines/>
              <w:rPr>
                <w:ins w:id="3133" w:author="昱 张" w:date="2026-07-03T10:17:00Z" w16du:dateUtc="2026-07-03T02:17:00Z"/>
              </w:rPr>
            </w:pPr>
            <w:ins w:id="3134" w:author="昱 张" w:date="2026-07-03T10:21:00Z" w16du:dateUtc="2026-07-03T02:21:00Z">
              <w:r>
                <w:rPr>
                  <w:rFonts w:hint="eastAsia"/>
                </w:rPr>
                <w:t>解密文件类型</w:t>
              </w:r>
            </w:ins>
          </w:p>
        </w:tc>
      </w:tr>
      <w:tr w:rsidR="00875261" w14:paraId="6408DD39" w14:textId="77777777" w:rsidTr="00875261">
        <w:trPr>
          <w:ins w:id="3135" w:author="昱 张" w:date="2026-07-03T10:18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00402C" w14:textId="01202AEE" w:rsidR="00875261" w:rsidRPr="00875261" w:rsidRDefault="00875261">
            <w:pPr>
              <w:rPr>
                <w:ins w:id="3136" w:author="昱 张" w:date="2026-07-03T10:18:00Z" w16du:dateUtc="2026-07-03T02:18:00Z"/>
              </w:rPr>
            </w:pPr>
            <w:ins w:id="3137" w:author="昱 张" w:date="2026-07-03T10:19:00Z" w16du:dateUtc="2026-07-03T02:19:00Z">
              <w:r w:rsidRPr="00875261">
                <w:t>computed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AAD4D1" w14:textId="6FC9C6B4" w:rsidR="00875261" w:rsidRDefault="00875261">
            <w:pPr>
              <w:keepLines/>
              <w:rPr>
                <w:ins w:id="3138" w:author="昱 张" w:date="2026-07-03T10:18:00Z" w16du:dateUtc="2026-07-03T02:18:00Z"/>
              </w:rPr>
            </w:pPr>
            <w:ins w:id="3139" w:author="昱 张" w:date="2026-07-03T10:20:00Z" w16du:dateUtc="2026-07-03T02:20:00Z">
              <w:r w:rsidRPr="00A93FB8">
                <w:rPr>
                  <w:rFonts w:hint="eastAsia"/>
                </w:rPr>
                <w:t>Boolean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B32115" w14:textId="282D1AD2" w:rsidR="00875261" w:rsidRDefault="00875261">
            <w:pPr>
              <w:keepLines/>
              <w:rPr>
                <w:ins w:id="3140" w:author="昱 张" w:date="2026-07-03T10:18:00Z" w16du:dateUtc="2026-07-03T02:18:00Z"/>
              </w:rPr>
            </w:pPr>
            <w:ins w:id="3141" w:author="昱 张" w:date="2026-07-03T10:21:00Z" w16du:dateUtc="2026-07-03T02:21:00Z">
              <w:r>
                <w:rPr>
                  <w:rFonts w:hint="eastAsia"/>
                </w:rPr>
                <w:t>是否已计算</w:t>
              </w:r>
            </w:ins>
          </w:p>
        </w:tc>
      </w:tr>
      <w:tr w:rsidR="00875261" w14:paraId="4C369AE3" w14:textId="77777777" w:rsidTr="00875261">
        <w:trPr>
          <w:ins w:id="3142" w:author="昱 张" w:date="2026-07-03T10:18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50CCB6" w14:textId="752D99C1" w:rsidR="00875261" w:rsidRPr="00875261" w:rsidRDefault="00875261" w:rsidP="00875261">
            <w:pPr>
              <w:rPr>
                <w:ins w:id="3143" w:author="昱 张" w:date="2026-07-03T10:18:00Z" w16du:dateUtc="2026-07-03T02:18:00Z"/>
              </w:rPr>
            </w:pPr>
            <w:ins w:id="3144" w:author="昱 张" w:date="2026-07-03T10:19:00Z" w16du:dateUtc="2026-07-03T02:19:00Z">
              <w:r w:rsidRPr="00875261">
                <w:t>ready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CA2D1F" w14:textId="1C8D2A29" w:rsidR="00875261" w:rsidRDefault="00875261">
            <w:pPr>
              <w:keepLines/>
              <w:rPr>
                <w:ins w:id="3145" w:author="昱 张" w:date="2026-07-03T10:18:00Z" w16du:dateUtc="2026-07-03T02:18:00Z"/>
              </w:rPr>
            </w:pPr>
            <w:ins w:id="3146" w:author="昱 张" w:date="2026-07-03T10:20:00Z" w16du:dateUtc="2026-07-03T02:20:00Z">
              <w:r w:rsidRPr="00A93FB8">
                <w:rPr>
                  <w:rFonts w:hint="eastAsia"/>
                </w:rPr>
                <w:t>Boolean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31D149" w14:textId="45FEE4C5" w:rsidR="00875261" w:rsidRDefault="00875261">
            <w:pPr>
              <w:keepLines/>
              <w:rPr>
                <w:ins w:id="3147" w:author="昱 张" w:date="2026-07-03T10:18:00Z" w16du:dateUtc="2026-07-03T02:18:00Z"/>
              </w:rPr>
            </w:pPr>
            <w:ins w:id="3148" w:author="昱 张" w:date="2026-07-03T10:21:00Z" w16du:dateUtc="2026-07-03T02:21:00Z">
              <w:r>
                <w:rPr>
                  <w:rFonts w:hint="eastAsia"/>
                </w:rPr>
                <w:t>所有文件是否已准备好</w:t>
              </w:r>
            </w:ins>
          </w:p>
        </w:tc>
      </w:tr>
      <w:tr w:rsidR="00875261" w14:paraId="214CB738" w14:textId="77777777" w:rsidTr="00875261">
        <w:trPr>
          <w:ins w:id="3149" w:author="昱 张" w:date="2026-07-03T10:18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4A8114" w14:textId="580ABCEF" w:rsidR="00875261" w:rsidRPr="00875261" w:rsidRDefault="00875261">
            <w:pPr>
              <w:rPr>
                <w:ins w:id="3150" w:author="昱 张" w:date="2026-07-03T10:18:00Z" w16du:dateUtc="2026-07-03T02:18:00Z"/>
              </w:rPr>
            </w:pPr>
            <w:ins w:id="3151" w:author="昱 张" w:date="2026-07-03T10:19:00Z" w16du:dateUtc="2026-07-03T02:19:00Z">
              <w:r w:rsidRPr="00875261">
                <w:t>rows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46A17F" w14:textId="510F5070" w:rsidR="00875261" w:rsidRDefault="00875261">
            <w:pPr>
              <w:keepLines/>
              <w:rPr>
                <w:ins w:id="3152" w:author="昱 张" w:date="2026-07-03T10:18:00Z" w16du:dateUtc="2026-07-03T02:18:00Z"/>
              </w:rPr>
            </w:pPr>
            <w:ins w:id="3153" w:author="昱 张" w:date="2026-07-03T10:20:00Z" w16du:dateUtc="2026-07-03T02:20:00Z">
              <w:r w:rsidRPr="00C14EA7">
                <w:t>S</w:t>
              </w:r>
              <w:r w:rsidRPr="00B915FA">
                <w:t>tring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AE7F0B" w14:textId="3D29F7FD" w:rsidR="00875261" w:rsidRDefault="00875261">
            <w:pPr>
              <w:keepLines/>
              <w:rPr>
                <w:ins w:id="3154" w:author="昱 张" w:date="2026-07-03T10:18:00Z" w16du:dateUtc="2026-07-03T02:18:00Z"/>
              </w:rPr>
            </w:pPr>
            <w:ins w:id="3155" w:author="昱 张" w:date="2026-07-03T10:21:00Z" w16du:dateUtc="2026-07-03T02:21:00Z">
              <w:r>
                <w:rPr>
                  <w:rFonts w:hint="eastAsia"/>
                </w:rPr>
                <w:t>原始</w:t>
              </w:r>
            </w:ins>
            <w:ins w:id="3156" w:author="昱 张" w:date="2026-07-03T10:22:00Z" w16du:dateUtc="2026-07-03T02:22:00Z">
              <w:r>
                <w:rPr>
                  <w:rFonts w:hint="eastAsia"/>
                </w:rPr>
                <w:t>数据行数</w:t>
              </w:r>
            </w:ins>
            <w:ins w:id="3157" w:author="昱 张" w:date="2026-07-03T10:23:00Z" w16du:dateUtc="2026-07-03T02:23:00Z">
              <w:r w:rsidR="000367DE">
                <w:rPr>
                  <w:rFonts w:hint="eastAsia"/>
                </w:rPr>
                <w:t>（除表头）</w:t>
              </w:r>
            </w:ins>
          </w:p>
        </w:tc>
      </w:tr>
      <w:tr w:rsidR="00875261" w14:paraId="48ECAFB3" w14:textId="77777777" w:rsidTr="00875261">
        <w:trPr>
          <w:ins w:id="3158" w:author="昱 张" w:date="2026-07-03T10:18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F453DB" w14:textId="68404939" w:rsidR="00875261" w:rsidRPr="00875261" w:rsidRDefault="00875261">
            <w:pPr>
              <w:rPr>
                <w:ins w:id="3159" w:author="昱 张" w:date="2026-07-03T10:18:00Z" w16du:dateUtc="2026-07-03T02:18:00Z"/>
              </w:rPr>
            </w:pPr>
            <w:ins w:id="3160" w:author="昱 张" w:date="2026-07-03T10:19:00Z" w16du:dateUtc="2026-07-03T02:19:00Z">
              <w:r w:rsidRPr="00875261">
                <w:t>metrics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41B46E" w14:textId="4B6A8A19" w:rsidR="00875261" w:rsidRDefault="00875261">
            <w:pPr>
              <w:keepLines/>
              <w:rPr>
                <w:ins w:id="3161" w:author="昱 张" w:date="2026-07-03T10:18:00Z" w16du:dateUtc="2026-07-03T02:18:00Z"/>
              </w:rPr>
            </w:pPr>
            <w:ins w:id="3162" w:author="昱 张" w:date="2026-07-03T10:20:00Z" w16du:dateUtc="2026-07-03T02:20:00Z">
              <w:r w:rsidRPr="00C14EA7">
                <w:t>S</w:t>
              </w:r>
              <w:r w:rsidRPr="00B915FA">
                <w:t>tring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B39876" w14:textId="7707B663" w:rsidR="00875261" w:rsidRDefault="00875261">
            <w:pPr>
              <w:keepLines/>
              <w:rPr>
                <w:ins w:id="3163" w:author="昱 张" w:date="2026-07-03T10:18:00Z" w16du:dateUtc="2026-07-03T02:18:00Z"/>
              </w:rPr>
            </w:pPr>
            <w:ins w:id="3164" w:author="昱 张" w:date="2026-07-03T10:22:00Z" w16du:dateUtc="2026-07-03T02:22:00Z">
              <w:r>
                <w:rPr>
                  <w:rFonts w:hint="eastAsia"/>
                </w:rPr>
                <w:t>原始权重指标数</w:t>
              </w:r>
            </w:ins>
            <w:ins w:id="3165" w:author="昱 张" w:date="2026-07-03T10:23:00Z" w16du:dateUtc="2026-07-03T02:23:00Z">
              <w:r w:rsidR="000367DE">
                <w:rPr>
                  <w:rFonts w:hint="eastAsia"/>
                </w:rPr>
                <w:t>（除表头）</w:t>
              </w:r>
            </w:ins>
          </w:p>
        </w:tc>
      </w:tr>
      <w:tr w:rsidR="00F46436" w14:paraId="045098EB" w14:textId="77777777" w:rsidTr="00875261">
        <w:trPr>
          <w:del w:id="3166" w:author="Lucien" w:date="2026-05-26T20:12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167" w:author="昱 张" w:date="2026-07-03T10:17:00Z" w16du:dateUtc="2026-07-03T02:17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9DDD5B0" w14:textId="77777777" w:rsidR="00F46436" w:rsidRDefault="00000000">
            <w:pPr>
              <w:numPr>
                <w:ilvl w:val="0"/>
                <w:numId w:val="8"/>
              </w:numPr>
              <w:rPr>
                <w:del w:id="3168" w:author="Lucien" w:date="2026-05-26T20:12:00Z"/>
              </w:rPr>
              <w:pPrChange w:id="3169" w:author="昱 张" w:date="2026-07-02T22:19:00Z" w16du:dateUtc="2026-07-02T14:19:00Z">
                <w:pPr/>
              </w:pPrChange>
            </w:pPr>
            <w:ins w:id="3170" w:author="Lucien" w:date="2026-05-06T13:21:00Z">
              <w:del w:id="3171" w:author="Lucien" w:date="2026-05-26T20:12:00Z">
                <w:r>
                  <w:delText>Msg</w:delText>
                </w:r>
              </w:del>
            </w:ins>
            <w:ins w:id="3172" w:author="明宇 王" w:date="2026-05-11T22:11:00Z">
              <w:del w:id="3173" w:author="Lucien" w:date="2026-05-26T20:12:00Z">
                <w:r>
                  <w:rPr>
                    <w:rFonts w:hint="eastAsia"/>
                  </w:rPr>
                  <w:delText>（删除</w:delText>
                </w:r>
              </w:del>
            </w:ins>
            <w:del w:id="3174" w:author="Lucien" w:date="2026-05-26T20:12:00Z">
              <w:r>
                <w:delText>msg</w:delText>
              </w:r>
            </w:del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175" w:author="昱 张" w:date="2026-07-03T10:17:00Z" w16du:dateUtc="2026-07-03T02:17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5E5B9202" w14:textId="77777777" w:rsidR="00F46436" w:rsidRDefault="00000000">
            <w:pPr>
              <w:keepLines/>
              <w:numPr>
                <w:ilvl w:val="0"/>
                <w:numId w:val="8"/>
              </w:numPr>
              <w:rPr>
                <w:del w:id="3176" w:author="Lucien" w:date="2026-05-26T20:12:00Z"/>
              </w:rPr>
              <w:pPrChange w:id="3177" w:author="昱 张" w:date="2026-07-02T22:19:00Z" w16du:dateUtc="2026-07-02T14:19:00Z">
                <w:pPr>
                  <w:keepLines/>
                </w:pPr>
              </w:pPrChange>
            </w:pPr>
            <w:ins w:id="3178" w:author="Lucien" w:date="2026-05-06T13:21:00Z">
              <w:del w:id="3179" w:author="Lucien" w:date="2026-05-26T20:12:00Z">
                <w:r>
                  <w:rPr>
                    <w:rFonts w:hint="eastAsia"/>
                  </w:rPr>
                  <w:delText>S</w:delText>
                </w:r>
                <w:r>
                  <w:delText>tring</w:delText>
                </w:r>
              </w:del>
            </w:ins>
            <w:del w:id="3180" w:author="Lucien" w:date="2026-05-26T20:12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</w:del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181" w:author="昱 张" w:date="2026-07-03T10:17:00Z" w16du:dateUtc="2026-07-03T02:17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9FD4518" w14:textId="77777777" w:rsidR="00F46436" w:rsidRDefault="00000000">
            <w:pPr>
              <w:keepLines/>
              <w:numPr>
                <w:ilvl w:val="0"/>
                <w:numId w:val="8"/>
              </w:numPr>
              <w:rPr>
                <w:del w:id="3182" w:author="Lucien" w:date="2026-05-26T20:12:00Z"/>
              </w:rPr>
              <w:pPrChange w:id="3183" w:author="昱 张" w:date="2026-07-02T22:19:00Z" w16du:dateUtc="2026-07-02T14:19:00Z">
                <w:pPr>
                  <w:keepLines/>
                </w:pPr>
              </w:pPrChange>
            </w:pPr>
            <w:ins w:id="3184" w:author="Lucien" w:date="2026-05-06T13:21:00Z">
              <w:del w:id="3185" w:author="Lucien" w:date="2026-05-26T20:12:00Z">
                <w:r>
                  <w:delText>执行结果描述，失败时返回具体错误信息</w:delText>
                </w:r>
              </w:del>
            </w:ins>
            <w:del w:id="3186" w:author="Lucien" w:date="2026-05-26T20:12:00Z">
              <w:r>
                <w:delText>执行结果描述，失败时返回具体错误信息</w:delText>
              </w:r>
            </w:del>
          </w:p>
        </w:tc>
      </w:tr>
      <w:tr w:rsidR="00F46436" w14:paraId="0D6E039C" w14:textId="77777777" w:rsidTr="00875261">
        <w:trPr>
          <w:del w:id="3187" w:author="Lucien" w:date="2026-05-26T20:12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188" w:author="昱 张" w:date="2026-07-03T10:17:00Z" w16du:dateUtc="2026-07-03T02:17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30711C4" w14:textId="77777777" w:rsidR="00F46436" w:rsidRDefault="00000000">
            <w:pPr>
              <w:numPr>
                <w:ilvl w:val="0"/>
                <w:numId w:val="8"/>
              </w:numPr>
              <w:rPr>
                <w:del w:id="3189" w:author="Lucien" w:date="2026-05-26T20:12:00Z"/>
              </w:rPr>
              <w:pPrChange w:id="3190" w:author="昱 张" w:date="2026-07-02T22:19:00Z" w16du:dateUtc="2026-07-02T14:19:00Z">
                <w:pPr/>
              </w:pPrChange>
            </w:pPr>
            <w:bookmarkStart w:id="3191" w:name="4__Shi_Li_17"/>
            <w:ins w:id="3192" w:author="Lucien" w:date="2026-05-06T13:21:00Z">
              <w:del w:id="3193" w:author="Lucien" w:date="2026-05-26T20:12:00Z">
                <w:r>
                  <w:delText>Data</w:delText>
                </w:r>
              </w:del>
            </w:ins>
            <w:ins w:id="3194" w:author="明宇 王" w:date="2026-05-11T22:11:00Z">
              <w:del w:id="3195" w:author="Lucien" w:date="2026-05-26T20:12:00Z">
                <w:r>
                  <w:rPr>
                    <w:rFonts w:hint="eastAsia"/>
                  </w:rPr>
                  <w:delText>（删掉</w:delText>
                </w:r>
              </w:del>
            </w:ins>
            <w:del w:id="3196" w:author="Lucien" w:date="2026-05-26T20:12:00Z">
              <w:r>
                <w:delText>data</w:delText>
              </w:r>
            </w:del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197" w:author="昱 张" w:date="2026-07-03T10:17:00Z" w16du:dateUtc="2026-07-03T02:17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61414DFD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del w:id="3198" w:author="Lucien" w:date="2026-05-26T20:12:00Z"/>
                <w:rFonts w:hint="eastAsia"/>
              </w:rPr>
              <w:pPrChange w:id="3199" w:author="昱 张" w:date="2026-07-02T22:19:00Z" w16du:dateUtc="2026-07-02T14:19:00Z">
                <w:pPr>
                  <w:pStyle w:val="af2"/>
                </w:pPr>
              </w:pPrChange>
            </w:pPr>
            <w:ins w:id="3200" w:author="Lucien" w:date="2026-05-06T13:21:00Z">
              <w:del w:id="3201" w:author="Lucien" w:date="2026-05-26T20:12:00Z">
                <w:r>
                  <w:delText>EncryptSM4KeyResult</w:delText>
                </w:r>
              </w:del>
            </w:ins>
            <w:del w:id="3202" w:author="Lucien" w:date="2026-05-26T20:12:00Z">
              <w:r>
                <w:delText>TokenResult</w:delText>
              </w:r>
            </w:del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203" w:author="昱 张" w:date="2026-07-03T10:17:00Z" w16du:dateUtc="2026-07-03T02:17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159CF2F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del w:id="3204" w:author="Lucien" w:date="2026-05-26T20:12:00Z"/>
                <w:rFonts w:hint="eastAsia"/>
              </w:rPr>
              <w:pPrChange w:id="3205" w:author="昱 张" w:date="2026-07-02T22:19:00Z" w16du:dateUtc="2026-07-02T14:19:00Z">
                <w:pPr>
                  <w:pStyle w:val="af2"/>
                </w:pPr>
              </w:pPrChange>
            </w:pPr>
            <w:ins w:id="3206" w:author="Lucien" w:date="2026-05-06T13:22:00Z">
              <w:del w:id="3207" w:author="Lucien" w:date="2026-05-26T20:12:00Z">
                <w:r>
                  <w:rPr>
                    <w:rFonts w:hint="eastAsia"/>
                  </w:rPr>
                  <w:delText>文件接收结果</w:delText>
                </w:r>
              </w:del>
            </w:ins>
            <w:ins w:id="3208" w:author="明宇 王" w:date="2026-05-06T14:48:00Z">
              <w:del w:id="3209" w:author="Lucien" w:date="2026-05-26T20:12:00Z">
                <w:r>
                  <w:rPr>
                    <w:rFonts w:hint="eastAsia"/>
                  </w:rPr>
                  <w:delText>（</w:delText>
                </w:r>
              </w:del>
            </w:ins>
            <w:ins w:id="3210" w:author="明宇 王" w:date="2026-05-06T14:49:00Z">
              <w:del w:id="3211" w:author="Lucien" w:date="2026-05-26T20:12:00Z">
                <w:r>
                  <w:rPr>
                    <w:rFonts w:hint="eastAsia"/>
                  </w:rPr>
                  <w:delText>是否可以取消</w:delText>
                </w:r>
              </w:del>
            </w:ins>
            <w:ins w:id="3212" w:author="明宇 王" w:date="2026-05-06T14:48:00Z">
              <w:del w:id="3213" w:author="Lucien" w:date="2026-05-26T20:12:00Z">
                <w:r>
                  <w:rPr>
                    <w:rFonts w:hint="eastAsia"/>
                  </w:rPr>
                  <w:delText>）</w:delText>
                </w:r>
              </w:del>
            </w:ins>
            <w:del w:id="3214" w:author="Lucien" w:date="2026-05-26T20:12:00Z">
              <w:r>
                <w:delText>令牌数据结果</w:delText>
              </w:r>
            </w:del>
          </w:p>
        </w:tc>
      </w:tr>
    </w:tbl>
    <w:p w14:paraId="508D40BA" w14:textId="3461077C" w:rsidR="00F46436" w:rsidDel="00875261" w:rsidRDefault="00000000">
      <w:pPr>
        <w:pStyle w:val="4"/>
        <w:numPr>
          <w:ilvl w:val="3"/>
          <w:numId w:val="8"/>
        </w:numPr>
        <w:rPr>
          <w:del w:id="3215" w:author="昱 张" w:date="2026-07-03T10:17:00Z" w16du:dateUtc="2026-07-03T02:17:00Z"/>
          <w:rFonts w:ascii="宋体" w:eastAsia="宋体" w:hAnsi="宋体" w:cs="宋体" w:hint="eastAsia"/>
        </w:rPr>
        <w:pPrChange w:id="3216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del w:id="3217" w:author="昱 张" w:date="2026-07-03T10:17:00Z" w16du:dateUtc="2026-07-03T02:17:00Z">
        <w:r w:rsidDel="00875261">
          <w:rPr>
            <w:rFonts w:ascii="宋体" w:eastAsia="宋体" w:hAnsi="宋体" w:cs="宋体"/>
          </w:rPr>
          <w:delText>数据结构</w:delText>
        </w:r>
      </w:del>
    </w:p>
    <w:p w14:paraId="55F8FD3B" w14:textId="5C2E6933" w:rsidR="00F46436" w:rsidDel="00875261" w:rsidRDefault="00000000">
      <w:pPr>
        <w:spacing w:line="360" w:lineRule="auto"/>
        <w:ind w:firstLineChars="100" w:firstLine="240"/>
        <w:rPr>
          <w:del w:id="3218" w:author="昱 张" w:date="2026-07-03T10:17:00Z" w16du:dateUtc="2026-07-03T02:17:00Z"/>
          <w:rFonts w:ascii="宋体" w:hAnsi="宋体" w:hint="eastAsia"/>
          <w:szCs w:val="21"/>
        </w:rPr>
      </w:pPr>
      <w:ins w:id="3219" w:author="Lucien" w:date="2026-05-26T20:33:00Z">
        <w:del w:id="3220" w:author="昱 张" w:date="2026-07-03T10:17:00Z" w16du:dateUtc="2026-07-03T02:17:00Z">
          <w:r w:rsidDel="00875261">
            <w:delText>ciphertext</w:delText>
          </w:r>
        </w:del>
      </w:ins>
      <w:del w:id="3221" w:author="昱 张" w:date="2026-07-03T10:17:00Z" w16du:dateUtc="2026-07-03T02:17:00Z">
        <w:r w:rsidDel="00875261">
          <w:rPr>
            <w:rFonts w:hint="eastAsia"/>
            <w:szCs w:val="21"/>
          </w:rPr>
          <w:delText>TokenResult</w:delText>
        </w:r>
        <w:r w:rsidDel="00875261">
          <w:rPr>
            <w:rFonts w:hint="eastAsia"/>
            <w:szCs w:val="21"/>
          </w:rPr>
          <w:delText>：</w:delText>
        </w:r>
      </w:del>
      <w:ins w:id="3222" w:author="明宇 王" w:date="2026-05-06T14:50:00Z">
        <w:del w:id="3223" w:author="昱 张" w:date="2026-07-03T10:17:00Z" w16du:dateUtc="2026-07-03T02:17:00Z">
          <w:r w:rsidDel="00875261">
            <w:rPr>
              <w:rFonts w:hint="eastAsia"/>
              <w:szCs w:val="21"/>
            </w:rPr>
            <w:delText>（名字错误）</w:delText>
          </w:r>
        </w:del>
      </w:ins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6"/>
        <w:gridCol w:w="1592"/>
        <w:gridCol w:w="4636"/>
      </w:tblGrid>
      <w:tr w:rsidR="00F46436" w:rsidDel="00875261" w14:paraId="089C143E" w14:textId="3FD19E55">
        <w:trPr>
          <w:del w:id="3224" w:author="昱 张" w:date="2026-07-03T10:17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C179C38" w14:textId="76B7A482" w:rsidR="00F46436" w:rsidDel="00875261" w:rsidRDefault="00000000">
            <w:pPr>
              <w:rPr>
                <w:del w:id="3225" w:author="昱 张" w:date="2026-07-03T10:17:00Z" w16du:dateUtc="2026-07-03T02:17:00Z"/>
                <w:b/>
                <w:bCs/>
              </w:rPr>
            </w:pPr>
            <w:del w:id="3226" w:author="昱 张" w:date="2026-07-03T10:17:00Z" w16du:dateUtc="2026-07-03T02:17:00Z">
              <w:r w:rsidDel="00875261">
                <w:rPr>
                  <w:rFonts w:hint="eastAsia"/>
                  <w:b/>
                  <w:bCs/>
                </w:rPr>
                <w:delText>参数名称</w:delText>
              </w:r>
            </w:del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0D0FDBD" w14:textId="6CD1D354" w:rsidR="00F46436" w:rsidDel="00875261" w:rsidRDefault="00000000">
            <w:pPr>
              <w:keepLines/>
              <w:rPr>
                <w:del w:id="3227" w:author="昱 张" w:date="2026-07-03T10:17:00Z" w16du:dateUtc="2026-07-03T02:17:00Z"/>
                <w:b/>
                <w:bCs/>
              </w:rPr>
            </w:pPr>
            <w:del w:id="3228" w:author="昱 张" w:date="2026-07-03T10:17:00Z" w16du:dateUtc="2026-07-03T02:17:00Z">
              <w:r w:rsidDel="00875261">
                <w:rPr>
                  <w:rFonts w:hint="eastAsia"/>
                  <w:b/>
                  <w:bCs/>
                </w:rPr>
                <w:delText>类型</w:delText>
              </w:r>
            </w:del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CA31CFE" w14:textId="042CA564" w:rsidR="00F46436" w:rsidDel="00875261" w:rsidRDefault="00000000">
            <w:pPr>
              <w:keepLines/>
              <w:rPr>
                <w:del w:id="3229" w:author="昱 张" w:date="2026-07-03T10:17:00Z" w16du:dateUtc="2026-07-03T02:17:00Z"/>
                <w:b/>
                <w:bCs/>
              </w:rPr>
            </w:pPr>
            <w:del w:id="3230" w:author="昱 张" w:date="2026-07-03T10:17:00Z" w16du:dateUtc="2026-07-03T02:17:00Z">
              <w:r w:rsidDel="00875261">
                <w:rPr>
                  <w:rFonts w:hint="eastAsia"/>
                  <w:b/>
                  <w:bCs/>
                </w:rPr>
                <w:delText>描述</w:delText>
              </w:r>
            </w:del>
          </w:p>
        </w:tc>
      </w:tr>
      <w:tr w:rsidR="00F46436" w14:paraId="5912FF26" w14:textId="77777777">
        <w:trPr>
          <w:del w:id="3231" w:author="Lucien" w:date="2026-05-26T20:34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C14B70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del w:id="3232" w:author="Lucien" w:date="2026-05-26T20:34:00Z"/>
              </w:rPr>
              <w:pPrChange w:id="3233" w:author="昱 张" w:date="2026-07-02T22:19:00Z" w16du:dateUtc="2026-07-02T14:19:00Z">
                <w:pPr/>
              </w:pPrChange>
            </w:pPr>
            <w:ins w:id="3234" w:author="Lucien" w:date="2026-05-06T13:22:00Z">
              <w:del w:id="3235" w:author="Lucien" w:date="2026-05-26T20:34:00Z">
                <w:r>
                  <w:delText>received</w:delText>
                </w:r>
              </w:del>
            </w:ins>
            <w:del w:id="3236" w:author="Lucien" w:date="2026-05-26T20:34:00Z">
              <w:r>
                <w:delText>token</w:delText>
              </w:r>
            </w:del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77FB61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del w:id="3237" w:author="Lucien" w:date="2026-05-26T20:34:00Z"/>
              </w:rPr>
              <w:pPrChange w:id="3238" w:author="昱 张" w:date="2026-07-02T22:19:00Z" w16du:dateUtc="2026-07-02T14:19:00Z">
                <w:pPr>
                  <w:keepLines/>
                </w:pPr>
              </w:pPrChange>
            </w:pPr>
            <w:ins w:id="3239" w:author="Lucien" w:date="2026-05-06T13:23:00Z">
              <w:del w:id="3240" w:author="Lucien" w:date="2026-05-26T20:34:00Z">
                <w:r>
                  <w:delText>Boolean</w:delText>
                </w:r>
              </w:del>
            </w:ins>
            <w:del w:id="3241" w:author="Lucien" w:date="2026-05-26T20:34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</w:del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F37D19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del w:id="3242" w:author="Lucien" w:date="2026-05-26T20:34:00Z"/>
              </w:rPr>
              <w:pPrChange w:id="3243" w:author="昱 张" w:date="2026-07-02T22:19:00Z" w16du:dateUtc="2026-07-02T14:19:00Z">
                <w:pPr>
                  <w:keepLines/>
                </w:pPr>
              </w:pPrChange>
            </w:pPr>
            <w:ins w:id="3244" w:author="Lucien" w:date="2026-05-06T13:23:00Z">
              <w:del w:id="3245" w:author="Lucien" w:date="2026-05-26T20:34:00Z">
                <w:r>
                  <w:delText>是否成功接收请求</w:delText>
                </w:r>
              </w:del>
            </w:ins>
            <w:del w:id="3246" w:author="Lucien" w:date="2026-05-26T20:34:00Z">
              <w:r>
                <w:rPr>
                  <w:rFonts w:hint="eastAsia"/>
                </w:rPr>
                <w:delText>访问令牌（</w:delText>
              </w:r>
              <w:r>
                <w:delText>token</w:delText>
              </w:r>
              <w:r>
                <w:rPr>
                  <w:rFonts w:hint="eastAsia"/>
                </w:rPr>
                <w:delText>）</w:delText>
              </w:r>
            </w:del>
          </w:p>
        </w:tc>
      </w:tr>
      <w:tr w:rsidR="00F46436" w14:paraId="5CDFB3B7" w14:textId="77777777">
        <w:trPr>
          <w:del w:id="3247" w:author="Lucien" w:date="2026-05-26T20:12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D33131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del w:id="3248" w:author="Lucien" w:date="2026-05-26T20:12:00Z"/>
              </w:rPr>
              <w:pPrChange w:id="3249" w:author="昱 张" w:date="2026-07-02T22:19:00Z" w16du:dateUtc="2026-07-02T14:19:00Z">
                <w:pPr/>
              </w:pPrChange>
            </w:pPr>
            <w:ins w:id="3250" w:author="Lucien" w:date="2026-05-06T13:22:00Z">
              <w:del w:id="3251" w:author="Lucien" w:date="2026-05-26T20:12:00Z">
                <w:r>
                  <w:delText>decrypted</w:delText>
                </w:r>
              </w:del>
            </w:ins>
            <w:del w:id="3252" w:author="Lucien" w:date="2026-05-26T20:12:00Z">
              <w:r>
                <w:delText>expiresIn</w:delText>
              </w:r>
            </w:del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12FD37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del w:id="3253" w:author="Lucien" w:date="2026-05-26T20:12:00Z"/>
              </w:rPr>
              <w:pPrChange w:id="3254" w:author="昱 张" w:date="2026-07-02T22:19:00Z" w16du:dateUtc="2026-07-02T14:19:00Z">
                <w:pPr>
                  <w:keepLines/>
                </w:pPr>
              </w:pPrChange>
            </w:pPr>
            <w:ins w:id="3255" w:author="Lucien" w:date="2026-05-06T13:23:00Z">
              <w:del w:id="3256" w:author="Lucien" w:date="2026-05-26T20:12:00Z">
                <w:r>
                  <w:delText>Boolean</w:delText>
                </w:r>
              </w:del>
            </w:ins>
            <w:del w:id="3257" w:author="Lucien" w:date="2026-05-26T20:12:00Z">
              <w:r>
                <w:rPr>
                  <w:rFonts w:hint="eastAsia"/>
                </w:rPr>
                <w:delText>I</w:delText>
              </w:r>
              <w:r>
                <w:delText>nt</w:delText>
              </w:r>
              <w:r>
                <w:rPr>
                  <w:rFonts w:hint="eastAsia"/>
                </w:rPr>
                <w:delText>eger</w:delText>
              </w:r>
            </w:del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890DB6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del w:id="3258" w:author="Lucien" w:date="2026-05-26T20:12:00Z"/>
              </w:rPr>
              <w:pPrChange w:id="3259" w:author="昱 张" w:date="2026-07-02T22:19:00Z" w16du:dateUtc="2026-07-02T14:19:00Z">
                <w:pPr>
                  <w:keepLines/>
                </w:pPr>
              </w:pPrChange>
            </w:pPr>
            <w:ins w:id="3260" w:author="Lucien" w:date="2026-05-06T13:23:00Z">
              <w:del w:id="3261" w:author="Lucien" w:date="2026-05-26T20:12:00Z">
                <w:r>
                  <w:delText>是否成功解密</w:delText>
                </w:r>
              </w:del>
            </w:ins>
            <w:ins w:id="3262" w:author="明宇 王" w:date="2026-05-06T14:50:00Z">
              <w:del w:id="3263" w:author="Lucien" w:date="2026-05-26T20:12:00Z">
                <w:r>
                  <w:rPr>
                    <w:rFonts w:hint="eastAsia"/>
                  </w:rPr>
                  <w:delText>（</w:delText>
                </w:r>
              </w:del>
            </w:ins>
            <w:ins w:id="3264" w:author="明宇 王" w:date="2026-05-06T14:51:00Z">
              <w:del w:id="3265" w:author="Lucien" w:date="2026-05-26T20:12:00Z">
                <w:r>
                  <w:rPr>
                    <w:rFonts w:hint="eastAsia"/>
                  </w:rPr>
                  <w:delText>时间过长不能是同步的，异步就需要重新调请求信息。</w:delText>
                </w:r>
              </w:del>
            </w:ins>
            <w:ins w:id="3266" w:author="明宇 王" w:date="2026-05-06T14:50:00Z">
              <w:del w:id="3267" w:author="Lucien" w:date="2026-05-26T20:12:00Z">
                <w:r>
                  <w:rPr>
                    <w:rFonts w:hint="eastAsia"/>
                  </w:rPr>
                  <w:delText>）</w:delText>
                </w:r>
              </w:del>
            </w:ins>
            <w:del w:id="3268" w:author="Lucien" w:date="2026-05-26T20:12:00Z">
              <w:r>
                <w:rPr>
                  <w:rFonts w:hint="eastAsia"/>
                </w:rPr>
                <w:delText>令牌（</w:delText>
              </w:r>
              <w:r>
                <w:delText>token</w:delText>
              </w:r>
              <w:r>
                <w:rPr>
                  <w:rFonts w:hint="eastAsia"/>
                </w:rPr>
                <w:delText>）</w:delText>
              </w:r>
              <w:r>
                <w:delText>有效期</w:delText>
              </w:r>
            </w:del>
          </w:p>
        </w:tc>
      </w:tr>
      <w:tr w:rsidR="00F46436" w14:paraId="363CE354" w14:textId="77777777">
        <w:trPr>
          <w:del w:id="3269" w:author="Lucien" w:date="2026-05-26T20:12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FE60F4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del w:id="3270" w:author="Lucien" w:date="2026-05-26T20:12:00Z"/>
              </w:rPr>
              <w:pPrChange w:id="3271" w:author="昱 张" w:date="2026-07-02T22:19:00Z" w16du:dateUtc="2026-07-02T14:19:00Z">
                <w:pPr/>
              </w:pPrChange>
            </w:pPr>
            <w:ins w:id="3272" w:author="Lucien" w:date="2026-05-06T13:23:00Z">
              <w:del w:id="3273" w:author="Lucien" w:date="2026-05-26T20:12:00Z">
                <w:r>
                  <w:delText>fileSize</w:delText>
                </w:r>
              </w:del>
            </w:ins>
            <w:del w:id="3274" w:author="Lucien" w:date="2026-05-26T20:12:00Z">
              <w:r>
                <w:delText>refreshToken</w:delText>
              </w:r>
            </w:del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DA3295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del w:id="3275" w:author="Lucien" w:date="2026-05-26T20:12:00Z"/>
              </w:rPr>
              <w:pPrChange w:id="3276" w:author="昱 张" w:date="2026-07-02T22:19:00Z" w16du:dateUtc="2026-07-02T14:19:00Z">
                <w:pPr>
                  <w:keepLines/>
                </w:pPr>
              </w:pPrChange>
            </w:pPr>
            <w:ins w:id="3277" w:author="Lucien" w:date="2026-05-06T13:23:00Z">
              <w:del w:id="3278" w:author="Lucien" w:date="2026-05-26T20:12:00Z">
                <w:r>
                  <w:delText>Boolean</w:delText>
                </w:r>
              </w:del>
            </w:ins>
            <w:del w:id="3279" w:author="Lucien" w:date="2026-05-26T20:12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</w:del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D32B9C" w14:textId="77777777" w:rsidR="00F46436" w:rsidRDefault="00000000">
            <w:pPr>
              <w:pStyle w:val="af2"/>
              <w:keepLines/>
              <w:numPr>
                <w:ilvl w:val="0"/>
                <w:numId w:val="8"/>
              </w:numPr>
              <w:rPr>
                <w:del w:id="3280" w:author="Lucien" w:date="2026-05-26T20:12:00Z"/>
              </w:rPr>
              <w:pPrChange w:id="3281" w:author="昱 张" w:date="2026-07-02T22:19:00Z" w16du:dateUtc="2026-07-02T14:19:00Z">
                <w:pPr>
                  <w:keepLines/>
                </w:pPr>
              </w:pPrChange>
            </w:pPr>
            <w:ins w:id="3282" w:author="Lucien" w:date="2026-05-06T13:23:00Z">
              <w:del w:id="3283" w:author="Lucien" w:date="2026-05-26T20:12:00Z">
                <w:r>
                  <w:delText>解密后的明文大小，单位字节</w:delText>
                </w:r>
              </w:del>
            </w:ins>
            <w:ins w:id="3284" w:author="明宇 王" w:date="2026-05-06T14:50:00Z">
              <w:del w:id="3285" w:author="Lucien" w:date="2026-05-26T20:12:00Z">
                <w:r>
                  <w:rPr>
                    <w:rFonts w:hint="eastAsia"/>
                  </w:rPr>
                  <w:delText>（）</w:delText>
                </w:r>
              </w:del>
            </w:ins>
            <w:del w:id="3286" w:author="Lucien" w:date="2026-05-26T20:12:00Z">
              <w:r>
                <w:rPr>
                  <w:rFonts w:hint="eastAsia"/>
                </w:rPr>
                <w:delText>刷新令牌（</w:delText>
              </w:r>
              <w:r>
                <w:delText>token</w:delText>
              </w:r>
              <w:r>
                <w:rPr>
                  <w:rFonts w:hint="eastAsia"/>
                </w:rPr>
                <w:delText>）</w:delText>
              </w:r>
            </w:del>
          </w:p>
        </w:tc>
      </w:tr>
      <w:tr w:rsidR="00F46436" w14:paraId="084C6D65" w14:textId="77777777">
        <w:trPr>
          <w:del w:id="3287" w:author="Lucien" w:date="2026-05-06T13:23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E9D778" w14:textId="77777777" w:rsidR="00F46436" w:rsidRDefault="00000000">
            <w:pPr>
              <w:numPr>
                <w:ilvl w:val="0"/>
                <w:numId w:val="8"/>
              </w:numPr>
              <w:rPr>
                <w:del w:id="3288" w:author="Lucien" w:date="2026-05-06T13:23:00Z"/>
              </w:rPr>
              <w:pPrChange w:id="3289" w:author="昱 张" w:date="2026-07-02T22:19:00Z" w16du:dateUtc="2026-07-02T14:19:00Z">
                <w:pPr/>
              </w:pPrChange>
            </w:pPr>
            <w:del w:id="3290" w:author="Lucien" w:date="2026-05-06T13:23:00Z">
              <w:r>
                <w:delText>refreshExpiresIn</w:delText>
              </w:r>
            </w:del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FBFB26" w14:textId="77777777" w:rsidR="00F46436" w:rsidRDefault="00000000">
            <w:pPr>
              <w:keepLines/>
              <w:numPr>
                <w:ilvl w:val="0"/>
                <w:numId w:val="8"/>
              </w:numPr>
              <w:rPr>
                <w:del w:id="3291" w:author="Lucien" w:date="2026-05-06T13:23:00Z"/>
              </w:rPr>
              <w:pPrChange w:id="3292" w:author="昱 张" w:date="2026-07-02T22:19:00Z" w16du:dateUtc="2026-07-02T14:19:00Z">
                <w:pPr>
                  <w:keepLines/>
                </w:pPr>
              </w:pPrChange>
            </w:pPr>
            <w:del w:id="3293" w:author="Lucien" w:date="2026-05-06T13:23:00Z">
              <w:r>
                <w:rPr>
                  <w:rFonts w:hint="eastAsia"/>
                </w:rPr>
                <w:delText>I</w:delText>
              </w:r>
              <w:r>
                <w:delText>nt</w:delText>
              </w:r>
              <w:r>
                <w:rPr>
                  <w:rFonts w:hint="eastAsia"/>
                </w:rPr>
                <w:delText>eger</w:delText>
              </w:r>
            </w:del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DEB180" w14:textId="77777777" w:rsidR="00F46436" w:rsidRDefault="00000000">
            <w:pPr>
              <w:keepLines/>
              <w:numPr>
                <w:ilvl w:val="0"/>
                <w:numId w:val="8"/>
              </w:numPr>
              <w:rPr>
                <w:del w:id="3294" w:author="Lucien" w:date="2026-05-06T13:23:00Z"/>
              </w:rPr>
              <w:pPrChange w:id="3295" w:author="昱 张" w:date="2026-07-02T22:19:00Z" w16du:dateUtc="2026-07-02T14:19:00Z">
                <w:pPr>
                  <w:keepLines/>
                </w:pPr>
              </w:pPrChange>
            </w:pPr>
            <w:del w:id="3296" w:author="Lucien" w:date="2026-05-06T13:23:00Z">
              <w:r>
                <w:rPr>
                  <w:rFonts w:hint="eastAsia"/>
                </w:rPr>
                <w:delText>刷新令牌（</w:delText>
              </w:r>
              <w:r>
                <w:delText>token</w:delText>
              </w:r>
              <w:r>
                <w:rPr>
                  <w:rFonts w:hint="eastAsia"/>
                </w:rPr>
                <w:delText>）</w:delText>
              </w:r>
              <w:r>
                <w:delText>有效期</w:delText>
              </w:r>
            </w:del>
          </w:p>
        </w:tc>
      </w:tr>
    </w:tbl>
    <w:p w14:paraId="770D72C3" w14:textId="77777777" w:rsidR="00F46436" w:rsidRDefault="00000000">
      <w:pPr>
        <w:pStyle w:val="4"/>
        <w:numPr>
          <w:ilvl w:val="3"/>
          <w:numId w:val="8"/>
        </w:numPr>
        <w:rPr>
          <w:rFonts w:ascii="宋体" w:eastAsia="宋体" w:hAnsi="宋体" w:cs="宋体" w:hint="eastAsia"/>
        </w:rPr>
        <w:pPrChange w:id="3297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r>
        <w:rPr>
          <w:rFonts w:ascii="宋体" w:eastAsia="宋体" w:hAnsi="宋体" w:cs="宋体"/>
        </w:rPr>
        <w:t>示例</w:t>
      </w:r>
      <w:bookmarkEnd w:id="3191"/>
    </w:p>
    <w:p w14:paraId="59F89016" w14:textId="77777777" w:rsidR="00F46436" w:rsidRDefault="00000000">
      <w:r>
        <w:rPr>
          <w:rFonts w:hint="eastAsia"/>
        </w:rPr>
        <w:t>输入：</w:t>
      </w:r>
    </w:p>
    <w:p w14:paraId="2FBC6F8A" w14:textId="77777777" w:rsidR="00F46436" w:rsidRPr="00F4643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298" w:author="Lucien" w:date="2026-05-06T13:24:00Z"/>
          <w:rPrChange w:id="3299" w:author="Lucien" w:date="2026-05-26T20:16:00Z">
            <w:rPr>
              <w:ins w:id="3300" w:author="Lucien" w:date="2026-05-06T13:24:00Z"/>
              <w:rFonts w:ascii="Menlo" w:eastAsia="Menlo" w:hAnsi="Menlo" w:cs="Menlo" w:hint="default"/>
              <w:color w:val="333333"/>
              <w:sz w:val="20"/>
              <w:szCs w:val="20"/>
              <w:shd w:val="clear" w:color="auto" w:fill="FFFFFF"/>
            </w:rPr>
          </w:rPrChange>
        </w:rPr>
        <w:pPrChange w:id="3301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302" w:author="Lucien" w:date="2026-05-06T13:24:00Z">
        <w:r>
          <w:rPr>
            <w:rPrChange w:id="3303" w:author="Lucien" w:date="2026-05-26T20:16:00Z">
              <w:rPr>
                <w:rFonts w:ascii="Menlo" w:eastAsia="Menlo" w:hAnsi="Menlo" w:cs="Menlo"/>
                <w:color w:val="333333"/>
                <w:sz w:val="20"/>
                <w:shd w:val="clear" w:color="auto" w:fill="FFFFFF"/>
              </w:rPr>
            </w:rPrChange>
          </w:rPr>
          <w:t>{</w:t>
        </w:r>
      </w:ins>
    </w:p>
    <w:p w14:paraId="6B0FC8E9" w14:textId="3D559A60" w:rsidR="00F46436" w:rsidRPr="00F4643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304" w:author="Lucien" w:date="2026-05-06T13:24:00Z"/>
          <w:rPrChange w:id="3305" w:author="Lucien" w:date="2026-05-26T20:16:00Z">
            <w:rPr>
              <w:ins w:id="3306" w:author="Lucien" w:date="2026-05-06T13:24:00Z"/>
              <w:rFonts w:ascii="Menlo" w:eastAsia="Menlo" w:hAnsi="Menlo" w:cs="Menlo" w:hint="default"/>
              <w:color w:val="333333"/>
              <w:sz w:val="20"/>
              <w:szCs w:val="20"/>
              <w:shd w:val="clear" w:color="auto" w:fill="FFFFFF"/>
            </w:rPr>
          </w:rPrChange>
        </w:rPr>
        <w:pPrChange w:id="3307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308" w:author="Lucien" w:date="2026-05-06T13:24:00Z">
        <w:r>
          <w:rPr>
            <w:rPrChange w:id="3309" w:author="Lucien" w:date="2026-05-26T20:16:00Z">
              <w:rPr>
                <w:rFonts w:ascii="Menlo" w:eastAsia="Menlo" w:hAnsi="Menlo" w:cs="Menlo"/>
                <w:color w:val="333333"/>
                <w:sz w:val="20"/>
                <w:shd w:val="clear" w:color="auto" w:fill="FFFFFF"/>
              </w:rPr>
            </w:rPrChange>
          </w:rPr>
          <w:t xml:space="preserve">  "vmId": "</w:t>
        </w:r>
      </w:ins>
      <w:ins w:id="3310" w:author="昱 张" w:date="2026-07-03T10:24:00Z" w16du:dateUtc="2026-07-03T02:24:00Z">
        <w:r w:rsidR="000E1235" w:rsidRPr="00C14EA7">
          <w:rPr>
            <w:rFonts w:eastAsia="Menlo"/>
            <w:color w:val="333333"/>
            <w:sz w:val="21"/>
            <w:szCs w:val="16"/>
            <w:shd w:val="clear" w:color="auto" w:fill="FFFFFF"/>
          </w:rPr>
          <w:t>bd64d88ac1b76288</w:t>
        </w:r>
      </w:ins>
      <w:ins w:id="3311" w:author="Lucien" w:date="2026-05-06T13:24:00Z">
        <w:del w:id="3312" w:author="昱 张" w:date="2026-07-03T10:24:00Z" w16du:dateUtc="2026-07-03T02:24:00Z">
          <w:r w:rsidDel="000E1235">
            <w:rPr>
              <w:rPrChange w:id="3313" w:author="Lucien" w:date="2026-05-26T20:16:00Z">
                <w:rPr>
                  <w:rFonts w:ascii="Menlo" w:eastAsia="Menlo" w:hAnsi="Menlo" w:cs="Menlo"/>
                  <w:color w:val="333333"/>
                  <w:sz w:val="20"/>
                  <w:shd w:val="clear" w:color="auto" w:fill="FFFFFF"/>
                </w:rPr>
              </w:rPrChange>
            </w:rPr>
            <w:delText>vm-001</w:delText>
          </w:r>
        </w:del>
        <w:r>
          <w:rPr>
            <w:rPrChange w:id="3314" w:author="Lucien" w:date="2026-05-26T20:16:00Z">
              <w:rPr>
                <w:rFonts w:ascii="Menlo" w:eastAsia="Menlo" w:hAnsi="Menlo" w:cs="Menlo"/>
                <w:color w:val="333333"/>
                <w:sz w:val="20"/>
                <w:shd w:val="clear" w:color="auto" w:fill="FFFFFF"/>
              </w:rPr>
            </w:rPrChange>
          </w:rPr>
          <w:t>",</w:t>
        </w:r>
      </w:ins>
    </w:p>
    <w:p w14:paraId="579B934C" w14:textId="77777777" w:rsidR="00F46436" w:rsidRPr="00F4643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315" w:author="Lucien" w:date="2026-05-06T13:24:00Z"/>
          <w:del w:id="3316" w:author="Lucien" w:date="2026-05-26T20:15:00Z"/>
          <w:rPrChange w:id="3317" w:author="Lucien" w:date="2026-05-26T20:16:00Z">
            <w:rPr>
              <w:ins w:id="3318" w:author="Lucien" w:date="2026-05-06T13:24:00Z"/>
              <w:del w:id="3319" w:author="Lucien" w:date="2026-05-26T20:15:00Z"/>
              <w:rFonts w:ascii="Menlo" w:eastAsia="Menlo" w:hAnsi="Menlo" w:cs="Menlo" w:hint="default"/>
              <w:color w:val="333333"/>
              <w:sz w:val="20"/>
              <w:szCs w:val="20"/>
              <w:shd w:val="clear" w:color="auto" w:fill="FFFFFF"/>
            </w:rPr>
          </w:rPrChange>
        </w:rPr>
        <w:pPrChange w:id="3320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321" w:author="Lucien" w:date="2026-05-06T13:24:00Z">
        <w:del w:id="3322" w:author="Lucien" w:date="2026-05-26T20:15:00Z">
          <w:r>
            <w:rPr>
              <w:rPrChange w:id="3323" w:author="Lucien" w:date="2026-05-26T20:16:00Z">
                <w:rPr>
                  <w:rFonts w:ascii="Menlo" w:eastAsia="Menlo" w:hAnsi="Menlo" w:cs="Menlo"/>
                  <w:color w:val="333333"/>
                  <w:sz w:val="20"/>
                  <w:shd w:val="clear" w:color="auto" w:fill="FFFFFF"/>
                </w:rPr>
              </w:rPrChange>
            </w:rPr>
            <w:delText xml:space="preserve">  "fileName": "data.csv",</w:delText>
          </w:r>
        </w:del>
      </w:ins>
    </w:p>
    <w:p w14:paraId="066E9FCF" w14:textId="77777777" w:rsidR="00F46436" w:rsidRPr="00F4643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324" w:author="Lucien" w:date="2026-05-06T13:24:00Z"/>
          <w:del w:id="3325" w:author="Lucien" w:date="2026-05-26T20:15:00Z"/>
          <w:rPrChange w:id="3326" w:author="Lucien" w:date="2026-05-26T20:16:00Z">
            <w:rPr>
              <w:ins w:id="3327" w:author="Lucien" w:date="2026-05-06T13:24:00Z"/>
              <w:del w:id="3328" w:author="Lucien" w:date="2026-05-26T20:15:00Z"/>
              <w:rFonts w:ascii="Menlo" w:eastAsia="Menlo" w:hAnsi="Menlo" w:cs="Menlo" w:hint="default"/>
              <w:color w:val="333333"/>
              <w:sz w:val="20"/>
              <w:szCs w:val="20"/>
              <w:shd w:val="clear" w:color="auto" w:fill="FFFFFF"/>
            </w:rPr>
          </w:rPrChange>
        </w:rPr>
        <w:pPrChange w:id="3329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330" w:author="Lucien" w:date="2026-05-06T13:24:00Z">
        <w:del w:id="3331" w:author="Lucien" w:date="2026-05-26T20:15:00Z">
          <w:r>
            <w:rPr>
              <w:rPrChange w:id="3332" w:author="Lucien" w:date="2026-05-26T20:16:00Z">
                <w:rPr>
                  <w:rFonts w:ascii="Menlo" w:eastAsia="Menlo" w:hAnsi="Menlo" w:cs="Menlo"/>
                  <w:color w:val="333333"/>
                  <w:sz w:val="20"/>
                  <w:shd w:val="clear" w:color="auto" w:fill="FFFFFF"/>
                </w:rPr>
              </w:rPrChange>
            </w:rPr>
            <w:delText xml:space="preserve">  "mimeType": "text/csv",</w:delText>
          </w:r>
        </w:del>
      </w:ins>
    </w:p>
    <w:p w14:paraId="5CF56977" w14:textId="77777777" w:rsidR="00F46436" w:rsidRPr="00F46436" w:rsidRDefault="00000000">
      <w:pPr>
        <w:widowControl/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jc w:val="left"/>
        <w:rPr>
          <w:ins w:id="3333" w:author="Lucien" w:date="2026-05-26T20:16:00Z"/>
          <w:rPrChange w:id="3334" w:author="Lucien" w:date="2026-05-26T20:16:00Z">
            <w:rPr>
              <w:ins w:id="3335" w:author="Lucien" w:date="2026-05-26T20:16:00Z"/>
              <w:rFonts w:ascii="Menlo" w:eastAsia="Menlo" w:hAnsi="Menlo" w:cs="Menlo" w:hint="default"/>
              <w:color w:val="333333"/>
              <w:sz w:val="20"/>
              <w:szCs w:val="20"/>
              <w:shd w:val="clear" w:color="auto" w:fill="FFFFFF"/>
            </w:rPr>
          </w:rPrChange>
        </w:rPr>
        <w:pPrChange w:id="3336" w:author="Lucien" w:date="2026-05-26T20:18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337" w:author="Lucien" w:date="2026-05-06T13:24:00Z">
        <w:r>
          <w:rPr>
            <w:rPrChange w:id="3338" w:author="Lucien" w:date="2026-05-26T20:16:00Z">
              <w:rPr>
                <w:rFonts w:ascii="Menlo" w:eastAsia="Menlo" w:hAnsi="Menlo" w:cs="Menlo"/>
                <w:color w:val="333333"/>
                <w:sz w:val="20"/>
                <w:shd w:val="clear" w:color="auto" w:fill="FFFFFF"/>
              </w:rPr>
            </w:rPrChange>
          </w:rPr>
          <w:t xml:space="preserve">  "iv": "</w:t>
        </w:r>
      </w:ins>
      <w:ins w:id="3339" w:author="Lucien" w:date="2026-05-26T20:18:00Z">
        <w:r>
          <w:rPr>
            <w:rFonts w:ascii="宋体" w:hAnsi="宋体" w:cs="宋体"/>
            <w:kern w:val="0"/>
            <w:szCs w:val="24"/>
            <w:lang w:bidi="ar"/>
          </w:rPr>
          <w:t>3f7b8a9c2d1e4b5a6f0e9d8c7b6a5f4e</w:t>
        </w:r>
      </w:ins>
      <w:ins w:id="3340" w:author="Lucien" w:date="2026-05-06T13:24:00Z">
        <w:del w:id="3341" w:author="Lucien" w:date="2026-05-26T20:18:00Z">
          <w:r>
            <w:rPr>
              <w:rPrChange w:id="3342" w:author="Lucien" w:date="2026-05-26T20:16:00Z">
                <w:rPr>
                  <w:rFonts w:ascii="Menlo" w:eastAsia="Menlo" w:hAnsi="Menlo" w:cs="Menlo"/>
                  <w:color w:val="333333"/>
                  <w:sz w:val="20"/>
                  <w:shd w:val="clear" w:color="auto" w:fill="FFFFFF"/>
                </w:rPr>
              </w:rPrChange>
            </w:rPr>
            <w:delText>BASE64_ENCODED_IV</w:delText>
          </w:r>
        </w:del>
        <w:r>
          <w:rPr>
            <w:rPrChange w:id="3343" w:author="Lucien" w:date="2026-05-26T20:16:00Z">
              <w:rPr>
                <w:rFonts w:ascii="Menlo" w:eastAsia="Menlo" w:hAnsi="Menlo" w:cs="Menlo"/>
                <w:color w:val="333333"/>
                <w:sz w:val="20"/>
                <w:shd w:val="clear" w:color="auto" w:fill="FFFFFF"/>
              </w:rPr>
            </w:rPrChange>
          </w:rPr>
          <w:t>",</w:t>
        </w:r>
      </w:ins>
    </w:p>
    <w:p w14:paraId="4DDBECF2" w14:textId="77777777" w:rsidR="00F46436" w:rsidRPr="00F46436" w:rsidRDefault="00F46436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344" w:author="Lucien" w:date="2026-05-06T13:24:00Z"/>
          <w:del w:id="3345" w:author="Lucien" w:date="2026-05-26T20:16:00Z"/>
          <w:rPrChange w:id="3346" w:author="Lucien" w:date="2026-05-26T20:16:00Z">
            <w:rPr>
              <w:ins w:id="3347" w:author="Lucien" w:date="2026-05-06T13:24:00Z"/>
              <w:del w:id="3348" w:author="Lucien" w:date="2026-05-26T20:16:00Z"/>
              <w:rFonts w:ascii="Menlo" w:eastAsia="Menlo" w:hAnsi="Menlo" w:cs="Menlo" w:hint="default"/>
              <w:color w:val="333333"/>
              <w:sz w:val="20"/>
              <w:szCs w:val="20"/>
              <w:shd w:val="clear" w:color="auto" w:fill="FFFFFF"/>
            </w:rPr>
          </w:rPrChange>
        </w:rPr>
        <w:pPrChange w:id="3349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</w:p>
    <w:p w14:paraId="091DDD47" w14:textId="77777777" w:rsidR="00F46436" w:rsidRPr="00F46436" w:rsidRDefault="00000000">
      <w:pPr>
        <w:widowControl/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jc w:val="left"/>
        <w:rPr>
          <w:ins w:id="3350" w:author="Lucien" w:date="2026-05-26T20:15:00Z"/>
          <w:rPrChange w:id="3351" w:author="Lucien" w:date="2026-05-26T20:16:00Z">
            <w:rPr>
              <w:ins w:id="3352" w:author="Lucien" w:date="2026-05-26T20:15:00Z"/>
              <w:rFonts w:ascii="Menlo" w:eastAsia="Menlo" w:hAnsi="Menlo" w:cs="Menlo" w:hint="default"/>
              <w:color w:val="333333"/>
              <w:sz w:val="20"/>
              <w:szCs w:val="20"/>
              <w:shd w:val="clear" w:color="auto" w:fill="FFFFFF"/>
            </w:rPr>
          </w:rPrChange>
        </w:rPr>
        <w:pPrChange w:id="3353" w:author="Lucien" w:date="2026-05-26T20:34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354" w:author="Lucien" w:date="2026-05-06T13:24:00Z">
        <w:r>
          <w:rPr>
            <w:rPrChange w:id="3355" w:author="Lucien" w:date="2026-05-26T20:16:00Z">
              <w:rPr>
                <w:rFonts w:ascii="Menlo" w:eastAsia="Menlo" w:hAnsi="Menlo" w:cs="Menlo"/>
                <w:color w:val="333333"/>
                <w:sz w:val="20"/>
                <w:shd w:val="clear" w:color="auto" w:fill="FFFFFF"/>
              </w:rPr>
            </w:rPrChange>
          </w:rPr>
          <w:t xml:space="preserve"> </w:t>
        </w:r>
      </w:ins>
      <w:ins w:id="3356" w:author="Lucien" w:date="2026-05-26T20:16:00Z">
        <w:r>
          <w:rPr>
            <w:rPrChange w:id="3357" w:author="Lucien" w:date="2026-05-26T20:16:00Z">
              <w:rPr>
                <w:rFonts w:ascii="Menlo" w:eastAsia="Menlo" w:hAnsi="Menlo" w:cs="Menlo"/>
                <w:color w:val="333333"/>
                <w:sz w:val="20"/>
                <w:shd w:val="clear" w:color="auto" w:fill="FFFFFF"/>
              </w:rPr>
            </w:rPrChange>
          </w:rPr>
          <w:t xml:space="preserve"> "</w:t>
        </w:r>
      </w:ins>
      <w:ins w:id="3358" w:author="Lucien" w:date="2026-05-26T20:33:00Z">
        <w:r>
          <w:t>ciphertext</w:t>
        </w:r>
      </w:ins>
      <w:ins w:id="3359" w:author="Lucien" w:date="2026-05-26T20:16:00Z">
        <w:r>
          <w:rPr>
            <w:rPrChange w:id="3360" w:author="Lucien" w:date="2026-05-26T20:16:00Z">
              <w:rPr>
                <w:rFonts w:ascii="Menlo" w:eastAsia="Menlo" w:hAnsi="Menlo" w:cs="Menlo"/>
                <w:color w:val="333333"/>
                <w:sz w:val="20"/>
                <w:shd w:val="clear" w:color="auto" w:fill="FFFFFF"/>
              </w:rPr>
            </w:rPrChange>
          </w:rPr>
          <w:t xml:space="preserve">": </w:t>
        </w:r>
      </w:ins>
      <w:ins w:id="3361" w:author="Lucien" w:date="2026-05-26T20:19:00Z">
        <w:r>
          <w:t>“</w:t>
        </w:r>
        <w:r>
          <w:rPr>
            <w:rFonts w:ascii="Menlo" w:eastAsia="Menlo" w:hAnsi="Menlo" w:cs="Menlo"/>
            <w:color w:val="333333"/>
            <w:sz w:val="21"/>
            <w:szCs w:val="16"/>
            <w:shd w:val="clear" w:color="auto" w:fill="FFFFFF"/>
          </w:rPr>
          <w:t>BASE64_ENCODED_ENCRYPTED_</w:t>
        </w:r>
      </w:ins>
      <w:ins w:id="3362" w:author="Lucien" w:date="2026-05-26T20:20:00Z">
        <w:r>
          <w:rPr>
            <w:rFonts w:ascii="Menlo" w:eastAsia="Menlo" w:hAnsi="Menlo" w:cs="Menlo"/>
            <w:color w:val="333333"/>
            <w:sz w:val="21"/>
            <w:szCs w:val="16"/>
            <w:shd w:val="clear" w:color="auto" w:fill="FFFFFF"/>
          </w:rPr>
          <w:t>FILE</w:t>
        </w:r>
      </w:ins>
      <w:ins w:id="3363" w:author="Lucien" w:date="2026-05-26T20:19:00Z">
        <w:r>
          <w:t>”</w:t>
        </w:r>
      </w:ins>
      <w:ins w:id="3364" w:author="Lucien" w:date="2026-05-06T13:24:00Z">
        <w:del w:id="3365" w:author="Lucien" w:date="2026-05-26T20:16:00Z">
          <w:r>
            <w:rPr>
              <w:rPrChange w:id="3366" w:author="Lucien" w:date="2026-05-26T20:16:00Z">
                <w:rPr>
                  <w:rFonts w:ascii="Menlo" w:eastAsia="Menlo" w:hAnsi="Menlo" w:cs="Menlo"/>
                  <w:color w:val="333333"/>
                  <w:sz w:val="20"/>
                  <w:shd w:val="clear" w:color="auto" w:fill="FFFFFF"/>
                </w:rPr>
              </w:rPrChange>
            </w:rPr>
            <w:delText xml:space="preserve"> "ciphertext": "BASE64_ENCODED_CIPHERTEXT"</w:delText>
          </w:r>
        </w:del>
      </w:ins>
    </w:p>
    <w:p w14:paraId="59BEACB5" w14:textId="77777777" w:rsidR="00F46436" w:rsidRPr="00F46436" w:rsidRDefault="00F46436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367" w:author="Lucien" w:date="2026-05-06T13:24:00Z"/>
          <w:del w:id="3368" w:author="Lucien" w:date="2026-05-26T20:15:00Z"/>
          <w:rPrChange w:id="3369" w:author="Lucien" w:date="2026-05-26T20:16:00Z">
            <w:rPr>
              <w:ins w:id="3370" w:author="Lucien" w:date="2026-05-06T13:24:00Z"/>
              <w:del w:id="3371" w:author="Lucien" w:date="2026-05-26T20:15:00Z"/>
              <w:rFonts w:ascii="Menlo" w:eastAsia="Menlo" w:hAnsi="Menlo" w:cs="Menlo" w:hint="default"/>
              <w:color w:val="333333"/>
              <w:sz w:val="20"/>
              <w:szCs w:val="20"/>
              <w:shd w:val="clear" w:color="auto" w:fill="FFFFFF"/>
            </w:rPr>
          </w:rPrChange>
        </w:rPr>
        <w:pPrChange w:id="3372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</w:p>
    <w:p w14:paraId="02F47346" w14:textId="77777777" w:rsidR="00F46436" w:rsidRPr="00F4643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del w:id="3373" w:author="Lucien" w:date="2026-05-06T13:24:00Z"/>
          <w:rPrChange w:id="3374" w:author="Lucien" w:date="2026-05-26T20:16:00Z">
            <w:rPr>
              <w:del w:id="3375" w:author="Lucien" w:date="2026-05-06T13:24:00Z"/>
              <w:rFonts w:ascii="Menlo" w:eastAsia="Menlo" w:hAnsi="Menlo" w:cs="Menlo" w:hint="default"/>
              <w:color w:val="333333"/>
              <w:sz w:val="20"/>
              <w:szCs w:val="20"/>
              <w:shd w:val="clear" w:color="auto" w:fill="FFFFFF"/>
            </w:rPr>
          </w:rPrChange>
        </w:rPr>
        <w:pPrChange w:id="3376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377" w:author="Lucien" w:date="2026-05-06T13:24:00Z">
        <w:r>
          <w:rPr>
            <w:rPrChange w:id="3378" w:author="Lucien" w:date="2026-05-26T20:16:00Z">
              <w:rPr>
                <w:rFonts w:ascii="Menlo" w:eastAsia="Menlo" w:hAnsi="Menlo" w:cs="Menlo"/>
                <w:color w:val="333333"/>
                <w:sz w:val="20"/>
                <w:shd w:val="clear" w:color="auto" w:fill="FFFFFF"/>
              </w:rPr>
            </w:rPrChange>
          </w:rPr>
          <w:t>}</w:t>
        </w:r>
      </w:ins>
      <w:del w:id="3379" w:author="Lucien" w:date="2026-05-06T13:24:00Z">
        <w:r>
          <w:rPr>
            <w:rPrChange w:id="3380" w:author="Lucien" w:date="2026-05-26T20:16:00Z">
              <w:rPr>
                <w:rFonts w:ascii="Menlo" w:eastAsia="Menlo" w:hAnsi="Menlo" w:cs="Menlo"/>
                <w:color w:val="333333"/>
                <w:sz w:val="20"/>
                <w:shd w:val="clear" w:color="auto" w:fill="FFFFFF"/>
              </w:rPr>
            </w:rPrChange>
          </w:rPr>
          <w:delText>{}</w:delText>
        </w:r>
      </w:del>
    </w:p>
    <w:p w14:paraId="76F6FDE6" w14:textId="77777777" w:rsidR="00F46436" w:rsidRDefault="00F46436"/>
    <w:p w14:paraId="7C77469B" w14:textId="77777777" w:rsidR="00F46436" w:rsidRDefault="00000000">
      <w:r>
        <w:rPr>
          <w:rFonts w:hint="eastAsia"/>
        </w:rPr>
        <w:t>输出：</w:t>
      </w:r>
    </w:p>
    <w:p w14:paraId="673968B4" w14:textId="6D96723D" w:rsidR="008D6F66" w:rsidRDefault="008D6F66" w:rsidP="008D6F66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381" w:author="昱 张" w:date="2026-07-03T10:24:00Z" w16du:dateUtc="2026-07-03T02:24:00Z"/>
        </w:rPr>
      </w:pPr>
      <w:ins w:id="3382" w:author="昱 张" w:date="2026-07-03T10:24:00Z" w16du:dateUtc="2026-07-03T02:24:00Z">
        <w:r>
          <w:t>{"code":200,"message":"encrypted file received; waiting for counterpart file","fileType":"data","data_ready":true,"weight_ready":false,"computed":false,"waiting_for":"weight"}</w:t>
        </w:r>
      </w:ins>
    </w:p>
    <w:p w14:paraId="06DCA85D" w14:textId="6CB07EF1" w:rsidR="00F46436" w:rsidDel="008D6F66" w:rsidRDefault="008D6F66" w:rsidP="008D6F66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del w:id="3383" w:author="昱 张" w:date="2026-07-03T10:24:00Z" w16du:dateUtc="2026-07-03T02:24:00Z"/>
        </w:rPr>
      </w:pPr>
      <w:ins w:id="3384" w:author="昱 张" w:date="2026-07-03T10:24:00Z" w16du:dateUtc="2026-07-03T02:24:00Z">
        <w:r>
          <w:t>{"code":200,"message":"both encrypted files received; calculation finished; encrypted result cached in memory","fileType":"weight","computed":true,"ready":true,"rows":3,"metrics":3}</w:t>
        </w:r>
      </w:ins>
      <w:ins w:id="3385" w:author="Lucien" w:date="2026-05-06T13:24:00Z">
        <w:del w:id="3386" w:author="昱 张" w:date="2026-07-03T10:24:00Z" w16du:dateUtc="2026-07-03T02:24:00Z">
          <w:r w:rsidDel="008D6F66">
            <w:rPr>
              <w:rPrChange w:id="3387" w:author="Lucien" w:date="2026-05-26T20:16:00Z">
                <w:rPr>
                  <w:rFonts w:ascii="Menlo" w:eastAsia="Menlo" w:hAnsi="Menlo" w:cs="Menlo"/>
                  <w:color w:val="333333"/>
                  <w:kern w:val="0"/>
                  <w:sz w:val="20"/>
                  <w:szCs w:val="15"/>
                  <w:shd w:val="clear" w:color="auto" w:fill="FFFFFF"/>
                </w:rPr>
              </w:rPrChange>
            </w:rPr>
            <w:delText>{</w:delText>
          </w:r>
        </w:del>
      </w:ins>
    </w:p>
    <w:p w14:paraId="5A33BB98" w14:textId="77777777" w:rsidR="00F46436" w:rsidRPr="00F46436" w:rsidRDefault="00F46436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388" w:author="Lucien" w:date="2026-05-06T13:24:00Z"/>
          <w:del w:id="3389" w:author="Lucien" w:date="2026-05-26T20:14:00Z"/>
          <w:rPrChange w:id="3390" w:author="Lucien" w:date="2026-05-26T20:16:00Z">
            <w:rPr>
              <w:ins w:id="3391" w:author="Lucien" w:date="2026-05-06T13:24:00Z"/>
              <w:del w:id="3392" w:author="Lucien" w:date="2026-05-26T20:14:00Z"/>
              <w:rFonts w:ascii="Menlo" w:eastAsia="Menlo" w:hAnsi="Menlo" w:cs="Menlo" w:hint="default"/>
              <w:color w:val="333333"/>
              <w:sz w:val="20"/>
              <w:szCs w:val="15"/>
              <w:shd w:val="clear" w:color="auto" w:fill="FFFFFF"/>
            </w:rPr>
          </w:rPrChange>
        </w:rPr>
        <w:pPrChange w:id="3393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</w:p>
    <w:p w14:paraId="0DB09ED2" w14:textId="256B0F7C" w:rsidR="00F46436" w:rsidRPr="00F46436" w:rsidDel="008D6F6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394" w:author="Lucien" w:date="2026-05-26T20:14:00Z"/>
          <w:del w:id="3395" w:author="昱 张" w:date="2026-07-03T10:24:00Z" w16du:dateUtc="2026-07-03T02:24:00Z"/>
          <w:rPrChange w:id="3396" w:author="Lucien" w:date="2026-05-26T20:16:00Z">
            <w:rPr>
              <w:ins w:id="3397" w:author="Lucien" w:date="2026-05-26T20:14:00Z"/>
              <w:del w:id="3398" w:author="昱 张" w:date="2026-07-03T10:24:00Z" w16du:dateUtc="2026-07-03T02:24:00Z"/>
              <w:rFonts w:ascii="Menlo" w:eastAsia="Menlo" w:hAnsi="Menlo" w:cs="Menlo" w:hint="default"/>
              <w:color w:val="333333"/>
              <w:sz w:val="20"/>
              <w:szCs w:val="15"/>
              <w:shd w:val="clear" w:color="auto" w:fill="FFFFFF"/>
            </w:rPr>
          </w:rPrChange>
        </w:rPr>
        <w:pPrChange w:id="3399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400" w:author="Lucien" w:date="2026-05-06T13:24:00Z">
        <w:del w:id="3401" w:author="昱 张" w:date="2026-07-03T10:24:00Z" w16du:dateUtc="2026-07-03T02:24:00Z">
          <w:r w:rsidDel="008D6F66">
            <w:rPr>
              <w:rPrChange w:id="3402" w:author="Lucien" w:date="2026-05-26T20:16:00Z">
                <w:rPr>
                  <w:rFonts w:ascii="Menlo" w:eastAsia="Menlo" w:hAnsi="Menlo" w:cs="Menlo"/>
                  <w:color w:val="333333"/>
                  <w:sz w:val="20"/>
                  <w:szCs w:val="15"/>
                  <w:shd w:val="clear" w:color="auto" w:fill="FFFFFF"/>
                </w:rPr>
              </w:rPrChange>
            </w:rPr>
            <w:delText xml:space="preserve">  "code": 200,</w:delText>
          </w:r>
        </w:del>
      </w:ins>
    </w:p>
    <w:p w14:paraId="4BC9A7A5" w14:textId="77777777" w:rsidR="00F46436" w:rsidRPr="00F46436" w:rsidRDefault="00F46436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403" w:author="Lucien" w:date="2026-05-06T13:24:00Z"/>
          <w:del w:id="3404" w:author="Lucien" w:date="2026-05-26T20:14:00Z"/>
          <w:rPrChange w:id="3405" w:author="Lucien" w:date="2026-05-26T20:16:00Z">
            <w:rPr>
              <w:ins w:id="3406" w:author="Lucien" w:date="2026-05-06T13:24:00Z"/>
              <w:del w:id="3407" w:author="Lucien" w:date="2026-05-26T20:14:00Z"/>
              <w:rFonts w:ascii="Menlo" w:eastAsia="Menlo" w:hAnsi="Menlo" w:cs="Menlo" w:hint="default"/>
              <w:color w:val="333333"/>
              <w:sz w:val="20"/>
              <w:szCs w:val="15"/>
              <w:shd w:val="clear" w:color="auto" w:fill="FFFFFF"/>
            </w:rPr>
          </w:rPrChange>
        </w:rPr>
        <w:pPrChange w:id="3408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</w:p>
    <w:p w14:paraId="1231381D" w14:textId="77777777" w:rsidR="00F46436" w:rsidRPr="00F4643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409" w:author="Lucien" w:date="2026-05-06T13:24:00Z"/>
          <w:del w:id="3410" w:author="Lucien" w:date="2026-05-26T20:14:00Z"/>
          <w:rPrChange w:id="3411" w:author="Lucien" w:date="2026-05-26T20:16:00Z">
            <w:rPr>
              <w:ins w:id="3412" w:author="Lucien" w:date="2026-05-06T13:24:00Z"/>
              <w:del w:id="3413" w:author="Lucien" w:date="2026-05-26T20:14:00Z"/>
              <w:rFonts w:ascii="Menlo" w:eastAsia="Menlo" w:hAnsi="Menlo" w:cs="Menlo" w:hint="default"/>
              <w:color w:val="333333"/>
              <w:sz w:val="20"/>
              <w:szCs w:val="15"/>
              <w:shd w:val="clear" w:color="auto" w:fill="FFFFFF"/>
            </w:rPr>
          </w:rPrChange>
        </w:rPr>
        <w:pPrChange w:id="3414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415" w:author="Lucien" w:date="2026-05-06T13:24:00Z">
        <w:del w:id="3416" w:author="Lucien" w:date="2026-05-26T20:14:00Z">
          <w:r>
            <w:rPr>
              <w:rPrChange w:id="3417" w:author="Lucien" w:date="2026-05-26T20:16:00Z">
                <w:rPr>
                  <w:rFonts w:ascii="Menlo" w:eastAsia="Menlo" w:hAnsi="Menlo" w:cs="Menlo"/>
                  <w:color w:val="333333"/>
                  <w:sz w:val="20"/>
                  <w:szCs w:val="15"/>
                  <w:shd w:val="clear" w:color="auto" w:fill="FFFFFF"/>
                </w:rPr>
              </w:rPrChange>
            </w:rPr>
            <w:delText xml:space="preserve">  "msg": "</w:delText>
          </w:r>
          <w:r>
            <w:rPr>
              <w:rFonts w:hint="eastAsia"/>
              <w:rPrChange w:id="3418" w:author="Lucien" w:date="2026-05-26T20:16:00Z">
                <w:rPr>
                  <w:rFonts w:ascii="Menlo" w:eastAsia="Menlo" w:hAnsi="Menlo" w:cs="Menlo"/>
                  <w:color w:val="333333"/>
                  <w:sz w:val="20"/>
                  <w:szCs w:val="15"/>
                  <w:shd w:val="clear" w:color="auto" w:fill="FFFFFF"/>
                </w:rPr>
              </w:rPrChange>
            </w:rPr>
            <w:delText>成功</w:delText>
          </w:r>
          <w:r>
            <w:rPr>
              <w:rPrChange w:id="3419" w:author="Lucien" w:date="2026-05-26T20:16:00Z">
                <w:rPr>
                  <w:rFonts w:ascii="Menlo" w:eastAsia="Menlo" w:hAnsi="Menlo" w:cs="Menlo"/>
                  <w:color w:val="333333"/>
                  <w:sz w:val="20"/>
                  <w:szCs w:val="15"/>
                  <w:shd w:val="clear" w:color="auto" w:fill="FFFFFF"/>
                </w:rPr>
              </w:rPrChange>
            </w:rPr>
            <w:delText>",</w:delText>
          </w:r>
        </w:del>
      </w:ins>
    </w:p>
    <w:p w14:paraId="05427BD8" w14:textId="77777777" w:rsidR="00F46436" w:rsidRPr="00F4643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420" w:author="Lucien" w:date="2026-05-06T13:24:00Z"/>
          <w:del w:id="3421" w:author="Lucien" w:date="2026-05-26T20:14:00Z"/>
          <w:rPrChange w:id="3422" w:author="Lucien" w:date="2026-05-26T20:16:00Z">
            <w:rPr>
              <w:ins w:id="3423" w:author="Lucien" w:date="2026-05-06T13:24:00Z"/>
              <w:del w:id="3424" w:author="Lucien" w:date="2026-05-26T20:14:00Z"/>
              <w:rFonts w:ascii="Menlo" w:eastAsia="Menlo" w:hAnsi="Menlo" w:cs="Menlo" w:hint="default"/>
              <w:color w:val="333333"/>
              <w:sz w:val="20"/>
              <w:szCs w:val="15"/>
              <w:shd w:val="clear" w:color="auto" w:fill="FFFFFF"/>
            </w:rPr>
          </w:rPrChange>
        </w:rPr>
        <w:pPrChange w:id="3425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426" w:author="Lucien" w:date="2026-05-06T13:24:00Z">
        <w:del w:id="3427" w:author="Lucien" w:date="2026-05-26T20:14:00Z">
          <w:r>
            <w:rPr>
              <w:rPrChange w:id="3428" w:author="Lucien" w:date="2026-05-26T20:16:00Z">
                <w:rPr>
                  <w:rFonts w:ascii="Menlo" w:eastAsia="Menlo" w:hAnsi="Menlo" w:cs="Menlo"/>
                  <w:color w:val="333333"/>
                  <w:sz w:val="20"/>
                  <w:szCs w:val="15"/>
                  <w:shd w:val="clear" w:color="auto" w:fill="FFFFFF"/>
                </w:rPr>
              </w:rPrChange>
            </w:rPr>
            <w:delText xml:space="preserve">  "data": {</w:delText>
          </w:r>
        </w:del>
      </w:ins>
    </w:p>
    <w:p w14:paraId="6295AFA2" w14:textId="77777777" w:rsidR="00F46436" w:rsidRPr="00F4643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429" w:author="Lucien" w:date="2026-05-06T13:24:00Z"/>
          <w:del w:id="3430" w:author="Lucien" w:date="2026-05-26T20:14:00Z"/>
          <w:rPrChange w:id="3431" w:author="Lucien" w:date="2026-05-26T20:16:00Z">
            <w:rPr>
              <w:ins w:id="3432" w:author="Lucien" w:date="2026-05-06T13:24:00Z"/>
              <w:del w:id="3433" w:author="Lucien" w:date="2026-05-26T20:14:00Z"/>
              <w:rFonts w:ascii="Menlo" w:eastAsia="Menlo" w:hAnsi="Menlo" w:cs="Menlo" w:hint="default"/>
              <w:color w:val="333333"/>
              <w:sz w:val="20"/>
              <w:szCs w:val="15"/>
              <w:shd w:val="clear" w:color="auto" w:fill="FFFFFF"/>
            </w:rPr>
          </w:rPrChange>
        </w:rPr>
        <w:pPrChange w:id="3434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435" w:author="Lucien" w:date="2026-05-06T13:24:00Z">
        <w:del w:id="3436" w:author="Lucien" w:date="2026-05-26T20:14:00Z">
          <w:r>
            <w:rPr>
              <w:rPrChange w:id="3437" w:author="Lucien" w:date="2026-05-26T20:16:00Z">
                <w:rPr>
                  <w:rFonts w:ascii="Menlo" w:eastAsia="Menlo" w:hAnsi="Menlo" w:cs="Menlo"/>
                  <w:color w:val="333333"/>
                  <w:sz w:val="20"/>
                  <w:szCs w:val="15"/>
                  <w:shd w:val="clear" w:color="auto" w:fill="FFFFFF"/>
                </w:rPr>
              </w:rPrChange>
            </w:rPr>
            <w:delText xml:space="preserve">    "received": true,</w:delText>
          </w:r>
        </w:del>
      </w:ins>
    </w:p>
    <w:p w14:paraId="237FD376" w14:textId="77777777" w:rsidR="00F46436" w:rsidRPr="00F4643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438" w:author="Lucien" w:date="2026-05-06T13:24:00Z"/>
          <w:del w:id="3439" w:author="Lucien" w:date="2026-05-26T20:14:00Z"/>
          <w:rPrChange w:id="3440" w:author="Lucien" w:date="2026-05-26T20:16:00Z">
            <w:rPr>
              <w:ins w:id="3441" w:author="Lucien" w:date="2026-05-06T13:24:00Z"/>
              <w:del w:id="3442" w:author="Lucien" w:date="2026-05-26T20:14:00Z"/>
              <w:rFonts w:ascii="Menlo" w:eastAsia="Menlo" w:hAnsi="Menlo" w:cs="Menlo" w:hint="default"/>
              <w:color w:val="333333"/>
              <w:sz w:val="20"/>
              <w:szCs w:val="15"/>
              <w:shd w:val="clear" w:color="auto" w:fill="FFFFFF"/>
            </w:rPr>
          </w:rPrChange>
        </w:rPr>
        <w:pPrChange w:id="3443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444" w:author="Lucien" w:date="2026-05-06T13:24:00Z">
        <w:del w:id="3445" w:author="Lucien" w:date="2026-05-26T20:14:00Z">
          <w:r>
            <w:rPr>
              <w:rPrChange w:id="3446" w:author="Lucien" w:date="2026-05-26T20:16:00Z">
                <w:rPr>
                  <w:rFonts w:ascii="Menlo" w:eastAsia="Menlo" w:hAnsi="Menlo" w:cs="Menlo"/>
                  <w:color w:val="333333"/>
                  <w:sz w:val="20"/>
                  <w:szCs w:val="15"/>
                  <w:shd w:val="clear" w:color="auto" w:fill="FFFFFF"/>
                </w:rPr>
              </w:rPrChange>
            </w:rPr>
            <w:delText xml:space="preserve">    "decrypted": true,</w:delText>
          </w:r>
        </w:del>
      </w:ins>
    </w:p>
    <w:p w14:paraId="79E02823" w14:textId="77777777" w:rsidR="00F46436" w:rsidRPr="00F4643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447" w:author="Lucien" w:date="2026-05-06T13:24:00Z"/>
          <w:del w:id="3448" w:author="Lucien" w:date="2026-05-26T20:14:00Z"/>
          <w:rPrChange w:id="3449" w:author="Lucien" w:date="2026-05-26T20:16:00Z">
            <w:rPr>
              <w:ins w:id="3450" w:author="Lucien" w:date="2026-05-06T13:24:00Z"/>
              <w:del w:id="3451" w:author="Lucien" w:date="2026-05-26T20:14:00Z"/>
              <w:rFonts w:ascii="Menlo" w:eastAsia="Menlo" w:hAnsi="Menlo" w:cs="Menlo" w:hint="default"/>
              <w:color w:val="333333"/>
              <w:sz w:val="20"/>
              <w:szCs w:val="15"/>
              <w:shd w:val="clear" w:color="auto" w:fill="FFFFFF"/>
            </w:rPr>
          </w:rPrChange>
        </w:rPr>
        <w:pPrChange w:id="3452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453" w:author="Lucien" w:date="2026-05-06T13:24:00Z">
        <w:del w:id="3454" w:author="Lucien" w:date="2026-05-26T20:14:00Z">
          <w:r>
            <w:rPr>
              <w:rPrChange w:id="3455" w:author="Lucien" w:date="2026-05-26T20:16:00Z">
                <w:rPr>
                  <w:rFonts w:ascii="Menlo" w:eastAsia="Menlo" w:hAnsi="Menlo" w:cs="Menlo"/>
                  <w:color w:val="333333"/>
                  <w:sz w:val="20"/>
                  <w:szCs w:val="15"/>
                  <w:shd w:val="clear" w:color="auto" w:fill="FFFFFF"/>
                </w:rPr>
              </w:rPrChange>
            </w:rPr>
            <w:delText xml:space="preserve">    "fileSize": 10240</w:delText>
          </w:r>
        </w:del>
      </w:ins>
    </w:p>
    <w:p w14:paraId="2770B17D" w14:textId="77777777" w:rsidR="00F46436" w:rsidRPr="00F4643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3456" w:author="Lucien" w:date="2026-05-06T13:24:00Z"/>
          <w:del w:id="3457" w:author="Lucien" w:date="2026-05-26T20:14:00Z"/>
          <w:rPrChange w:id="3458" w:author="Lucien" w:date="2026-05-26T20:16:00Z">
            <w:rPr>
              <w:ins w:id="3459" w:author="Lucien" w:date="2026-05-06T13:24:00Z"/>
              <w:del w:id="3460" w:author="Lucien" w:date="2026-05-26T20:14:00Z"/>
              <w:rFonts w:ascii="Menlo" w:eastAsia="Menlo" w:hAnsi="Menlo" w:cs="Menlo" w:hint="default"/>
              <w:color w:val="333333"/>
              <w:sz w:val="20"/>
              <w:szCs w:val="15"/>
              <w:shd w:val="clear" w:color="auto" w:fill="FFFFFF"/>
            </w:rPr>
          </w:rPrChange>
        </w:rPr>
        <w:pPrChange w:id="3461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462" w:author="Lucien" w:date="2026-05-06T13:24:00Z">
        <w:del w:id="3463" w:author="Lucien" w:date="2026-05-26T20:14:00Z">
          <w:r>
            <w:rPr>
              <w:rPrChange w:id="3464" w:author="Lucien" w:date="2026-05-26T20:16:00Z">
                <w:rPr>
                  <w:rFonts w:ascii="Menlo" w:eastAsia="Menlo" w:hAnsi="Menlo" w:cs="Menlo"/>
                  <w:color w:val="333333"/>
                  <w:sz w:val="20"/>
                  <w:szCs w:val="15"/>
                  <w:shd w:val="clear" w:color="auto" w:fill="FFFFFF"/>
                </w:rPr>
              </w:rPrChange>
            </w:rPr>
            <w:delText xml:space="preserve">  }</w:delText>
          </w:r>
        </w:del>
      </w:ins>
    </w:p>
    <w:p w14:paraId="2955DC1B" w14:textId="489E5622" w:rsidR="00F46436" w:rsidDel="008D6F66" w:rsidRDefault="00000000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del w:id="3465" w:author="昱 张" w:date="2026-07-03T10:24:00Z" w16du:dateUtc="2026-07-03T02:24:00Z"/>
          <w:rFonts w:ascii="Menlo" w:eastAsia="Menlo" w:hAnsi="Menlo" w:cs="Menlo"/>
          <w:color w:val="333333"/>
          <w:sz w:val="20"/>
          <w:szCs w:val="15"/>
          <w:shd w:val="clear" w:color="auto" w:fill="FFFFFF"/>
        </w:rPr>
        <w:pPrChange w:id="3466" w:author="Lucien" w:date="2026-05-26T20:1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  <w:ins w:id="3467" w:author="Lucien" w:date="2026-05-06T13:24:00Z">
        <w:del w:id="3468" w:author="昱 张" w:date="2026-07-03T10:24:00Z" w16du:dateUtc="2026-07-03T02:24:00Z">
          <w:r w:rsidDel="008D6F66">
            <w:rPr>
              <w:rPrChange w:id="3469" w:author="Lucien" w:date="2026-05-26T20:16:00Z">
                <w:rPr>
                  <w:rFonts w:ascii="Menlo" w:eastAsia="Menlo" w:hAnsi="Menlo" w:cs="Menlo"/>
                  <w:color w:val="333333"/>
                  <w:sz w:val="20"/>
                  <w:szCs w:val="15"/>
                  <w:shd w:val="clear" w:color="auto" w:fill="FFFFFF"/>
                </w:rPr>
              </w:rPrChange>
            </w:rPr>
            <w:delText>}</w:delText>
          </w:r>
        </w:del>
      </w:ins>
      <w:del w:id="3470" w:author="昱 张" w:date="2026-07-03T10:24:00Z" w16du:dateUtc="2026-07-03T02:24:00Z">
        <w:r w:rsidDel="008D6F66">
          <w:rPr>
            <w:rFonts w:ascii="Menlo" w:eastAsia="Menlo" w:hAnsi="Menlo" w:cs="Menlo"/>
            <w:color w:val="333333"/>
            <w:sz w:val="20"/>
            <w:szCs w:val="15"/>
            <w:shd w:val="clear" w:color="auto" w:fill="FFFFFF"/>
          </w:rPr>
          <w:delText xml:space="preserve">{  </w:delText>
        </w:r>
      </w:del>
    </w:p>
    <w:p w14:paraId="5DE9CD86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3471" w:author="Lucien" w:date="2026-05-06T13:24:00Z"/>
          <w:rFonts w:ascii="Menlo" w:eastAsia="Menlo" w:hAnsi="Menlo" w:cs="Menlo" w:hint="default"/>
          <w:color w:val="333333"/>
          <w:sz w:val="20"/>
          <w:szCs w:val="15"/>
          <w:shd w:val="clear" w:color="auto" w:fill="FFFFFF"/>
        </w:rPr>
        <w:pPrChange w:id="3472" w:author="Lucien" w:date="2026-05-26T20:14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  <w:ind w:firstLine="420"/>
          </w:pPr>
        </w:pPrChange>
      </w:pPr>
      <w:del w:id="3473" w:author="Lucien" w:date="2026-05-06T13:24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 xml:space="preserve">"code": 200,  </w:delText>
        </w:r>
      </w:del>
    </w:p>
    <w:p w14:paraId="6D7E8616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3474" w:author="Lucien" w:date="2026-05-06T13:24:00Z"/>
          <w:rFonts w:ascii="Menlo" w:eastAsia="Menlo" w:hAnsi="Menlo" w:cs="Menlo" w:hint="default"/>
          <w:color w:val="333333"/>
          <w:sz w:val="20"/>
          <w:szCs w:val="15"/>
          <w:shd w:val="clear" w:color="auto" w:fill="FFFFFF"/>
        </w:rPr>
        <w:pPrChange w:id="3475" w:author="Lucien" w:date="2026-05-26T20:14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  <w:ind w:firstLine="420"/>
          </w:pPr>
        </w:pPrChange>
      </w:pPr>
      <w:del w:id="3476" w:author="Lucien" w:date="2026-05-06T13:24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 xml:space="preserve">"msg": "成功",  </w:delText>
        </w:r>
      </w:del>
    </w:p>
    <w:p w14:paraId="29EAF63A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3477" w:author="Lucien" w:date="2026-05-06T13:24:00Z"/>
          <w:rFonts w:ascii="Menlo" w:eastAsia="Menlo" w:hAnsi="Menlo" w:cs="Menlo" w:hint="default"/>
          <w:color w:val="333333"/>
          <w:sz w:val="20"/>
          <w:szCs w:val="15"/>
          <w:shd w:val="clear" w:color="auto" w:fill="FFFFFF"/>
        </w:rPr>
        <w:pPrChange w:id="3478" w:author="Lucien" w:date="2026-05-26T20:14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  <w:ind w:firstLine="420"/>
          </w:pPr>
        </w:pPrChange>
      </w:pPr>
      <w:del w:id="3479" w:author="Lucien" w:date="2026-05-06T13:24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 xml:space="preserve">"data":  {      </w:delText>
        </w:r>
      </w:del>
    </w:p>
    <w:p w14:paraId="35F4C8D7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3480" w:author="Lucien" w:date="2026-05-06T13:24:00Z"/>
          <w:rFonts w:ascii="Menlo" w:eastAsia="Menlo" w:hAnsi="Menlo" w:cs="Menlo" w:hint="default"/>
          <w:color w:val="333333"/>
          <w:sz w:val="20"/>
          <w:szCs w:val="15"/>
          <w:shd w:val="clear" w:color="auto" w:fill="FFFFFF"/>
        </w:rPr>
        <w:pPrChange w:id="3481" w:author="Lucien" w:date="2026-05-26T20:14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  <w:ind w:left="420" w:firstLine="420"/>
          </w:pPr>
        </w:pPrChange>
      </w:pPr>
      <w:del w:id="3482" w:author="Lucien" w:date="2026-05-06T13:24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 xml:space="preserve">"token": "eyJhbGciOiJIUzI1NiIsInR5cCI6IkpXVCJ9.eyJleHAiOjE3NTI4MzA0NDgsImlhdCI6MTc1MjgyMzI0OCwiaheSb2tlbiIsInVzZXJfaWQiOiIifQ.fhKViky8v-0exfrn_zVbOm5PA8YDRjtruaZW97nMjJA",      </w:delText>
        </w:r>
      </w:del>
    </w:p>
    <w:p w14:paraId="0AC9BBAC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3483" w:author="Lucien" w:date="2026-05-06T13:24:00Z"/>
          <w:rFonts w:ascii="Menlo" w:eastAsia="Menlo" w:hAnsi="Menlo" w:cs="Menlo" w:hint="default"/>
          <w:color w:val="333333"/>
          <w:sz w:val="20"/>
          <w:szCs w:val="15"/>
          <w:shd w:val="clear" w:color="auto" w:fill="FFFFFF"/>
        </w:rPr>
        <w:pPrChange w:id="3484" w:author="Lucien" w:date="2026-05-26T20:14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  <w:ind w:left="420" w:firstLine="420"/>
          </w:pPr>
        </w:pPrChange>
      </w:pPr>
      <w:del w:id="3485" w:author="Lucien" w:date="2026-05-06T13:24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 xml:space="preserve">"expiresIn": 7200,      </w:delText>
        </w:r>
      </w:del>
    </w:p>
    <w:p w14:paraId="7831679C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3486" w:author="Lucien" w:date="2026-05-06T13:24:00Z"/>
          <w:rFonts w:ascii="Menlo" w:eastAsia="Menlo" w:hAnsi="Menlo" w:cs="Menlo" w:hint="default"/>
          <w:color w:val="333333"/>
          <w:sz w:val="20"/>
          <w:szCs w:val="15"/>
          <w:shd w:val="clear" w:color="auto" w:fill="FFFFFF"/>
        </w:rPr>
        <w:pPrChange w:id="3487" w:author="Lucien" w:date="2026-05-26T20:14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  <w:ind w:left="420" w:firstLine="420"/>
          </w:pPr>
        </w:pPrChange>
      </w:pPr>
      <w:del w:id="3488" w:author="Lucien" w:date="2026-05-06T13:24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 xml:space="preserve">"refreshToken": "eyJhbGciOiJIUzI1NiIsInRJleHAiOjE3NTM0MjgwNDgsImlhdCI6MTc12F0ZXdheSIsInR5cGUiOiJSZWZyZXNoVG9rZW4iLCJ1c2VyX2lkIjoiIn0.l02LY83MbEdONPlJeu--BoebKSF8ys",      </w:delText>
        </w:r>
      </w:del>
    </w:p>
    <w:p w14:paraId="1A60B95F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3489" w:author="Lucien" w:date="2026-05-06T13:24:00Z"/>
          <w:rFonts w:ascii="Menlo" w:eastAsia="Menlo" w:hAnsi="Menlo" w:cs="Menlo" w:hint="default"/>
          <w:color w:val="333333"/>
          <w:sz w:val="20"/>
          <w:szCs w:val="15"/>
          <w:shd w:val="clear" w:color="auto" w:fill="FFFFFF"/>
        </w:rPr>
        <w:pPrChange w:id="3490" w:author="Lucien" w:date="2026-05-26T20:14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  <w:ind w:left="420" w:firstLine="420"/>
          </w:pPr>
        </w:pPrChange>
      </w:pPr>
      <w:del w:id="3491" w:author="Lucien" w:date="2026-05-06T13:24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"refreshExpiresIn": 604800}</w:delText>
        </w:r>
      </w:del>
    </w:p>
    <w:p w14:paraId="0BB421FE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3492" w:author="Lucien" w:date="2026-05-06T13:24:00Z"/>
          <w:rFonts w:ascii="Menlo" w:eastAsia="Menlo" w:hAnsi="Menlo" w:cs="Menlo" w:hint="default"/>
          <w:color w:val="333333"/>
          <w:sz w:val="20"/>
          <w:szCs w:val="15"/>
          <w:shd w:val="clear" w:color="auto" w:fill="FFFFFF"/>
        </w:rPr>
      </w:pPr>
      <w:del w:id="3493" w:author="Lucien" w:date="2026-05-06T13:24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}</w:delText>
        </w:r>
      </w:del>
    </w:p>
    <w:p w14:paraId="1888D4C2" w14:textId="77777777" w:rsidR="00F46436" w:rsidRDefault="00F46436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pPrChange w:id="3494" w:author="昱 张" w:date="2026-07-03T10:24:00Z" w16du:dateUtc="2026-07-03T02:24:00Z">
          <w:pPr/>
        </w:pPrChange>
      </w:pPr>
    </w:p>
    <w:p w14:paraId="5456D4E4" w14:textId="77777777" w:rsidR="00F46436" w:rsidRDefault="00000000">
      <w:pPr>
        <w:pStyle w:val="3"/>
        <w:numPr>
          <w:ilvl w:val="2"/>
          <w:numId w:val="3"/>
        </w:numPr>
        <w:spacing w:before="288" w:after="192"/>
        <w:rPr>
          <w:del w:id="3495" w:author="Lucien" w:date="2026-05-06T13:25:00Z"/>
          <w:sz w:val="30"/>
        </w:rPr>
      </w:pPr>
      <w:bookmarkStart w:id="3496" w:name="_Tocfnf18g"/>
      <w:del w:id="3497" w:author="Lucien" w:date="2026-05-06T13:25:00Z">
        <w:r>
          <w:rPr>
            <w:sz w:val="30"/>
          </w:rPr>
          <w:delText>刷新访问令牌</w:delText>
        </w:r>
        <w:bookmarkStart w:id="3498" w:name="_Toc233968797"/>
        <w:bookmarkEnd w:id="3496"/>
        <w:bookmarkEnd w:id="3498"/>
      </w:del>
    </w:p>
    <w:p w14:paraId="2232146F" w14:textId="77777777" w:rsidR="00F46436" w:rsidRDefault="00000000">
      <w:pPr>
        <w:pStyle w:val="4"/>
        <w:numPr>
          <w:ilvl w:val="3"/>
          <w:numId w:val="3"/>
        </w:numPr>
        <w:rPr>
          <w:del w:id="3499" w:author="Lucien" w:date="2026-05-06T13:25:00Z"/>
          <w:rFonts w:ascii="宋体" w:eastAsia="宋体" w:hAnsi="宋体" w:cs="宋体" w:hint="eastAsia"/>
        </w:rPr>
      </w:pPr>
      <w:del w:id="3500" w:author="Lucien" w:date="2026-05-06T13:25:00Z">
        <w:r>
          <w:rPr>
            <w:rFonts w:ascii="宋体" w:eastAsia="宋体" w:hAnsi="宋体" w:cs="宋体"/>
          </w:rPr>
          <w:delText>接口说明</w:delText>
        </w:r>
        <w:bookmarkStart w:id="3501" w:name="_Toc233968798"/>
        <w:bookmarkEnd w:id="3501"/>
      </w:del>
    </w:p>
    <w:p w14:paraId="7646A57C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3502" w:author="Lucien" w:date="2026-05-06T13:25:00Z"/>
          <w:rFonts w:ascii="宋体" w:eastAsia="宋体" w:hAnsi="宋体" w:cs="宋体" w:hint="eastAsia"/>
        </w:rPr>
      </w:pPr>
      <w:del w:id="3503" w:author="Lucien" w:date="2026-05-06T13:25:00Z">
        <w:r>
          <w:rPr>
            <w:rFonts w:ascii="宋体" w:eastAsia="宋体" w:hAnsi="宋体" w:cs="宋体" w:hint="eastAsia"/>
          </w:rPr>
          <w:delText>接口地址：</w:delText>
        </w:r>
        <w:r>
          <w:rPr>
            <w:rFonts w:ascii="Times New Roman" w:eastAsia="宋体" w:hAnsi="Times New Roman" w:cs="Times New Roman" w:hint="eastAsia"/>
          </w:rPr>
          <w:delText>/gateway/RefreshToken</w:delText>
        </w:r>
        <w:bookmarkStart w:id="3504" w:name="_Toc233968799"/>
        <w:bookmarkEnd w:id="3504"/>
      </w:del>
    </w:p>
    <w:p w14:paraId="0F478AF9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3505" w:author="Lucien" w:date="2026-05-06T13:25:00Z"/>
          <w:rFonts w:ascii="宋体" w:eastAsia="宋体" w:hAnsi="宋体" w:cs="宋体" w:hint="eastAsia"/>
        </w:rPr>
      </w:pPr>
      <w:del w:id="3506" w:author="Lucien" w:date="2026-05-06T13:25:00Z">
        <w:r>
          <w:rPr>
            <w:rFonts w:ascii="宋体" w:eastAsia="宋体" w:hAnsi="宋体" w:cs="宋体" w:hint="eastAsia"/>
          </w:rPr>
          <w:delText>接口名称：刷新访问令牌</w:delText>
        </w:r>
        <w:bookmarkStart w:id="3507" w:name="_Toc233968800"/>
        <w:bookmarkEnd w:id="3507"/>
      </w:del>
    </w:p>
    <w:p w14:paraId="46AB2EED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3508" w:author="Lucien" w:date="2026-05-06T13:25:00Z"/>
          <w:rFonts w:ascii="宋体" w:eastAsia="宋体" w:hAnsi="宋体" w:cs="宋体" w:hint="eastAsia"/>
        </w:rPr>
      </w:pPr>
      <w:del w:id="3509" w:author="Lucien" w:date="2026-05-06T13:25:00Z">
        <w:r>
          <w:rPr>
            <w:rFonts w:ascii="宋体" w:eastAsia="宋体" w:hAnsi="宋体" w:cs="宋体" w:hint="eastAsia"/>
          </w:rPr>
          <w:delText>接口描述：</w:delText>
        </w:r>
        <w:r>
          <w:rPr>
            <w:rFonts w:ascii="宋体" w:eastAsia="宋体" w:hAnsi="宋体" w:cs="Times New Roman" w:hint="eastAsia"/>
            <w:color w:val="auto"/>
            <w:szCs w:val="21"/>
          </w:rPr>
          <w:delText>刷新访问令牌，访问令牌快过期时可调用获取新令牌</w:delText>
        </w:r>
        <w:bookmarkStart w:id="3510" w:name="_Toc233968801"/>
        <w:bookmarkEnd w:id="3510"/>
      </w:del>
    </w:p>
    <w:p w14:paraId="303403FA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3511" w:author="Lucien" w:date="2026-05-06T13:25:00Z"/>
          <w:rFonts w:ascii="宋体" w:eastAsia="宋体" w:hAnsi="宋体" w:cs="宋体" w:hint="eastAsia"/>
        </w:rPr>
      </w:pPr>
      <w:del w:id="3512" w:author="Lucien" w:date="2026-05-06T13:25:00Z">
        <w:r>
          <w:rPr>
            <w:rFonts w:ascii="宋体" w:eastAsia="宋体" w:hAnsi="宋体" w:cs="宋体" w:hint="eastAsia"/>
          </w:rPr>
          <w:delText>请求方式：</w:delText>
        </w:r>
        <w:r>
          <w:rPr>
            <w:rFonts w:ascii="Times New Roman" w:eastAsia="宋体" w:hAnsi="Times New Roman" w:cs="Times New Roman" w:hint="eastAsia"/>
          </w:rPr>
          <w:delText>POST</w:delText>
        </w:r>
        <w:bookmarkStart w:id="3513" w:name="_Toc233968802"/>
        <w:bookmarkEnd w:id="3513"/>
      </w:del>
    </w:p>
    <w:p w14:paraId="56896B68" w14:textId="77777777" w:rsidR="00F46436" w:rsidRDefault="00000000">
      <w:pPr>
        <w:pStyle w:val="4"/>
        <w:numPr>
          <w:ilvl w:val="3"/>
          <w:numId w:val="3"/>
        </w:numPr>
        <w:rPr>
          <w:del w:id="3514" w:author="Lucien" w:date="2026-05-06T13:25:00Z"/>
          <w:rFonts w:ascii="宋体" w:eastAsia="宋体" w:hAnsi="宋体" w:cs="宋体" w:hint="eastAsia"/>
        </w:rPr>
      </w:pPr>
      <w:del w:id="3515" w:author="Lucien" w:date="2026-05-06T13:25:00Z">
        <w:r>
          <w:rPr>
            <w:rFonts w:ascii="宋体" w:eastAsia="宋体" w:hAnsi="宋体" w:cs="宋体"/>
          </w:rPr>
          <w:delText>输入参数</w:delText>
        </w:r>
        <w:bookmarkStart w:id="3516" w:name="_Toc233968803"/>
        <w:bookmarkEnd w:id="3516"/>
      </w:del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587"/>
        <w:gridCol w:w="1967"/>
        <w:gridCol w:w="2602"/>
      </w:tblGrid>
      <w:tr w:rsidR="00F46436" w14:paraId="52CE83AC" w14:textId="77777777">
        <w:trPr>
          <w:del w:id="3517" w:author="Lucien" w:date="2026-05-06T13:25:00Z"/>
        </w:trPr>
        <w:tc>
          <w:tcPr>
            <w:tcW w:w="21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0EA4999" w14:textId="77777777" w:rsidR="00F46436" w:rsidRDefault="00000000">
            <w:pPr>
              <w:rPr>
                <w:del w:id="3518" w:author="Lucien" w:date="2026-05-06T13:25:00Z"/>
                <w:b/>
                <w:bCs/>
              </w:rPr>
            </w:pPr>
            <w:del w:id="3519" w:author="Lucien" w:date="2026-05-06T13:25:00Z">
              <w:r>
                <w:rPr>
                  <w:rFonts w:hint="eastAsia"/>
                  <w:b/>
                  <w:bCs/>
                </w:rPr>
                <w:delText>参数名称</w:delText>
              </w:r>
              <w:bookmarkStart w:id="3520" w:name="_Toc233968804"/>
              <w:bookmarkEnd w:id="3520"/>
            </w:del>
          </w:p>
        </w:tc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7166419" w14:textId="77777777" w:rsidR="00F46436" w:rsidRDefault="00000000">
            <w:pPr>
              <w:keepLines/>
              <w:rPr>
                <w:del w:id="3521" w:author="Lucien" w:date="2026-05-06T13:25:00Z"/>
                <w:b/>
                <w:bCs/>
              </w:rPr>
            </w:pPr>
            <w:del w:id="3522" w:author="Lucien" w:date="2026-05-06T13:25:00Z">
              <w:r>
                <w:rPr>
                  <w:rFonts w:hint="eastAsia"/>
                  <w:b/>
                  <w:bCs/>
                </w:rPr>
                <w:delText>类型</w:delText>
              </w:r>
              <w:bookmarkStart w:id="3523" w:name="_Toc233968805"/>
              <w:bookmarkEnd w:id="3523"/>
            </w:del>
          </w:p>
        </w:tc>
        <w:tc>
          <w:tcPr>
            <w:tcW w:w="19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10AF41D" w14:textId="77777777" w:rsidR="00F46436" w:rsidRDefault="00000000">
            <w:pPr>
              <w:keepLines/>
              <w:rPr>
                <w:del w:id="3524" w:author="Lucien" w:date="2026-05-06T13:25:00Z"/>
                <w:b/>
                <w:bCs/>
              </w:rPr>
            </w:pPr>
            <w:del w:id="3525" w:author="Lucien" w:date="2026-05-06T13:25:00Z">
              <w:r>
                <w:rPr>
                  <w:rFonts w:hint="eastAsia"/>
                  <w:b/>
                  <w:bCs/>
                </w:rPr>
                <w:delText>是否必填</w:delText>
              </w:r>
              <w:bookmarkStart w:id="3526" w:name="_Toc233968806"/>
              <w:bookmarkEnd w:id="3526"/>
            </w:del>
          </w:p>
        </w:tc>
        <w:tc>
          <w:tcPr>
            <w:tcW w:w="26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C43DEFD" w14:textId="77777777" w:rsidR="00F46436" w:rsidRDefault="00000000">
            <w:pPr>
              <w:keepLines/>
              <w:rPr>
                <w:del w:id="3527" w:author="Lucien" w:date="2026-05-06T13:25:00Z"/>
                <w:b/>
                <w:bCs/>
              </w:rPr>
            </w:pPr>
            <w:del w:id="3528" w:author="Lucien" w:date="2026-05-06T13:25:00Z">
              <w:r>
                <w:rPr>
                  <w:rFonts w:hint="eastAsia"/>
                  <w:b/>
                  <w:bCs/>
                </w:rPr>
                <w:delText>描述</w:delText>
              </w:r>
              <w:bookmarkStart w:id="3529" w:name="_Toc233968807"/>
              <w:bookmarkEnd w:id="3529"/>
            </w:del>
          </w:p>
        </w:tc>
        <w:bookmarkStart w:id="3530" w:name="_Toc233968808"/>
        <w:bookmarkEnd w:id="3530"/>
      </w:tr>
      <w:tr w:rsidR="00F46436" w14:paraId="1D7700A0" w14:textId="77777777">
        <w:trPr>
          <w:del w:id="3531" w:author="Lucien" w:date="2026-05-06T13:25:00Z"/>
        </w:trPr>
        <w:tc>
          <w:tcPr>
            <w:tcW w:w="21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9E4FC0" w14:textId="77777777" w:rsidR="00F46436" w:rsidRDefault="00000000">
            <w:pPr>
              <w:rPr>
                <w:del w:id="3532" w:author="Lucien" w:date="2026-05-06T13:25:00Z"/>
              </w:rPr>
            </w:pPr>
            <w:del w:id="3533" w:author="Lucien" w:date="2026-05-06T13:25:00Z">
              <w:r>
                <w:delText>token</w:delText>
              </w:r>
              <w:bookmarkStart w:id="3534" w:name="_Toc233968809"/>
              <w:bookmarkEnd w:id="3534"/>
            </w:del>
          </w:p>
        </w:tc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6652A9" w14:textId="77777777" w:rsidR="00F46436" w:rsidRDefault="00000000">
            <w:pPr>
              <w:keepLines/>
              <w:rPr>
                <w:del w:id="3535" w:author="Lucien" w:date="2026-05-06T13:25:00Z"/>
              </w:rPr>
            </w:pPr>
            <w:del w:id="3536" w:author="Lucien" w:date="2026-05-06T13:25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  <w:bookmarkStart w:id="3537" w:name="_Toc233968810"/>
              <w:bookmarkEnd w:id="3537"/>
            </w:del>
          </w:p>
        </w:tc>
        <w:tc>
          <w:tcPr>
            <w:tcW w:w="19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7E1C66" w14:textId="77777777" w:rsidR="00F46436" w:rsidRDefault="00000000">
            <w:pPr>
              <w:keepLines/>
              <w:rPr>
                <w:del w:id="3538" w:author="Lucien" w:date="2026-05-06T13:25:00Z"/>
              </w:rPr>
            </w:pPr>
            <w:del w:id="3539" w:author="Lucien" w:date="2026-05-06T13:25:00Z">
              <w:r>
                <w:delText>是</w:delText>
              </w:r>
              <w:bookmarkStart w:id="3540" w:name="_Toc233968811"/>
              <w:bookmarkEnd w:id="3540"/>
            </w:del>
          </w:p>
        </w:tc>
        <w:tc>
          <w:tcPr>
            <w:tcW w:w="26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144A66" w14:textId="77777777" w:rsidR="00F46436" w:rsidRDefault="00000000">
            <w:pPr>
              <w:keepLines/>
              <w:rPr>
                <w:del w:id="3541" w:author="Lucien" w:date="2026-05-06T13:25:00Z"/>
              </w:rPr>
            </w:pPr>
            <w:del w:id="3542" w:author="Lucien" w:date="2026-05-06T13:25:00Z">
              <w:r>
                <w:rPr>
                  <w:rFonts w:hint="eastAsia"/>
                </w:rPr>
                <w:delText>令牌（</w:delText>
              </w:r>
              <w:r>
                <w:delText>token</w:delText>
              </w:r>
              <w:r>
                <w:rPr>
                  <w:rFonts w:hint="eastAsia"/>
                </w:rPr>
                <w:delText>）</w:delText>
              </w:r>
              <w:bookmarkStart w:id="3543" w:name="_Toc233968812"/>
              <w:bookmarkEnd w:id="3543"/>
            </w:del>
          </w:p>
        </w:tc>
        <w:bookmarkStart w:id="3544" w:name="_Toc233968813"/>
        <w:bookmarkEnd w:id="3544"/>
      </w:tr>
      <w:tr w:rsidR="00F46436" w14:paraId="6604C37D" w14:textId="77777777">
        <w:trPr>
          <w:del w:id="3545" w:author="Lucien" w:date="2026-05-06T13:25:00Z"/>
        </w:trPr>
        <w:tc>
          <w:tcPr>
            <w:tcW w:w="21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5FBE3B" w14:textId="77777777" w:rsidR="00F46436" w:rsidRDefault="00000000">
            <w:pPr>
              <w:rPr>
                <w:del w:id="3546" w:author="Lucien" w:date="2026-05-06T13:25:00Z"/>
              </w:rPr>
            </w:pPr>
            <w:del w:id="3547" w:author="Lucien" w:date="2026-05-06T13:25:00Z">
              <w:r>
                <w:delText>refreshToken</w:delText>
              </w:r>
              <w:bookmarkStart w:id="3548" w:name="_Toc233968814"/>
              <w:bookmarkEnd w:id="3548"/>
            </w:del>
          </w:p>
        </w:tc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11E1E8" w14:textId="77777777" w:rsidR="00F46436" w:rsidRDefault="00000000">
            <w:pPr>
              <w:keepLines/>
              <w:rPr>
                <w:del w:id="3549" w:author="Lucien" w:date="2026-05-06T13:25:00Z"/>
              </w:rPr>
            </w:pPr>
            <w:del w:id="3550" w:author="Lucien" w:date="2026-05-06T13:25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  <w:bookmarkStart w:id="3551" w:name="_Toc233968815"/>
              <w:bookmarkEnd w:id="3551"/>
            </w:del>
          </w:p>
        </w:tc>
        <w:tc>
          <w:tcPr>
            <w:tcW w:w="19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146083" w14:textId="77777777" w:rsidR="00F46436" w:rsidRDefault="00000000">
            <w:pPr>
              <w:keepLines/>
              <w:rPr>
                <w:del w:id="3552" w:author="Lucien" w:date="2026-05-06T13:25:00Z"/>
              </w:rPr>
            </w:pPr>
            <w:del w:id="3553" w:author="Lucien" w:date="2026-05-06T13:25:00Z">
              <w:r>
                <w:delText>是</w:delText>
              </w:r>
              <w:bookmarkStart w:id="3554" w:name="_Toc233968816"/>
              <w:bookmarkEnd w:id="3554"/>
            </w:del>
          </w:p>
        </w:tc>
        <w:tc>
          <w:tcPr>
            <w:tcW w:w="26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C77CA0" w14:textId="77777777" w:rsidR="00F46436" w:rsidRDefault="00000000">
            <w:pPr>
              <w:keepLines/>
              <w:rPr>
                <w:del w:id="3555" w:author="Lucien" w:date="2026-05-06T13:25:00Z"/>
              </w:rPr>
            </w:pPr>
            <w:del w:id="3556" w:author="Lucien" w:date="2026-05-06T13:25:00Z">
              <w:r>
                <w:delText>刷新令牌</w:delText>
              </w:r>
              <w:bookmarkStart w:id="3557" w:name="_Toc233968817"/>
              <w:bookmarkEnd w:id="3557"/>
            </w:del>
          </w:p>
        </w:tc>
        <w:bookmarkStart w:id="3558" w:name="_Toc233968818"/>
        <w:bookmarkEnd w:id="3558"/>
      </w:tr>
    </w:tbl>
    <w:p w14:paraId="5FCC898B" w14:textId="77777777" w:rsidR="00F46436" w:rsidRDefault="00F46436">
      <w:pPr>
        <w:rPr>
          <w:del w:id="3559" w:author="Lucien" w:date="2026-05-06T13:25:00Z"/>
        </w:rPr>
      </w:pPr>
      <w:bookmarkStart w:id="3560" w:name="_Toc233968819"/>
      <w:bookmarkEnd w:id="3560"/>
    </w:p>
    <w:p w14:paraId="44C5925B" w14:textId="77777777" w:rsidR="00F46436" w:rsidRDefault="00000000">
      <w:pPr>
        <w:pStyle w:val="4"/>
        <w:numPr>
          <w:ilvl w:val="3"/>
          <w:numId w:val="3"/>
        </w:numPr>
        <w:rPr>
          <w:del w:id="3561" w:author="Lucien" w:date="2026-05-06T13:25:00Z"/>
          <w:rFonts w:ascii="宋体" w:eastAsia="宋体" w:hAnsi="宋体" w:cs="宋体" w:hint="eastAsia"/>
        </w:rPr>
      </w:pPr>
      <w:del w:id="3562" w:author="Lucien" w:date="2026-05-06T13:25:00Z">
        <w:r>
          <w:rPr>
            <w:rFonts w:ascii="宋体" w:eastAsia="宋体" w:hAnsi="宋体" w:cs="宋体"/>
          </w:rPr>
          <w:delText>输出参数</w:delText>
        </w:r>
        <w:bookmarkStart w:id="3563" w:name="_Toc233968820"/>
        <w:bookmarkEnd w:id="3563"/>
      </w:del>
    </w:p>
    <w:tbl>
      <w:tblPr>
        <w:tblW w:w="8284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2409"/>
        <w:gridCol w:w="4500"/>
      </w:tblGrid>
      <w:tr w:rsidR="00F46436" w14:paraId="14CB5CAD" w14:textId="77777777">
        <w:trPr>
          <w:del w:id="3564" w:author="Lucien" w:date="2026-05-06T13:25:00Z"/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A8C865F" w14:textId="77777777" w:rsidR="00F46436" w:rsidRDefault="00000000">
            <w:pPr>
              <w:rPr>
                <w:del w:id="3565" w:author="Lucien" w:date="2026-05-06T13:25:00Z"/>
                <w:b/>
                <w:bCs/>
              </w:rPr>
            </w:pPr>
            <w:del w:id="3566" w:author="Lucien" w:date="2026-05-06T13:25:00Z">
              <w:r>
                <w:rPr>
                  <w:rFonts w:hint="eastAsia"/>
                  <w:b/>
                  <w:bCs/>
                </w:rPr>
                <w:delText>参数名称</w:delText>
              </w:r>
              <w:bookmarkStart w:id="3567" w:name="_Toc233968821"/>
              <w:bookmarkEnd w:id="3567"/>
            </w:del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C0BD822" w14:textId="77777777" w:rsidR="00F46436" w:rsidRDefault="00000000">
            <w:pPr>
              <w:keepLines/>
              <w:rPr>
                <w:del w:id="3568" w:author="Lucien" w:date="2026-05-06T13:25:00Z"/>
                <w:b/>
                <w:bCs/>
              </w:rPr>
            </w:pPr>
            <w:del w:id="3569" w:author="Lucien" w:date="2026-05-06T13:25:00Z">
              <w:r>
                <w:rPr>
                  <w:rFonts w:hint="eastAsia"/>
                  <w:b/>
                  <w:bCs/>
                </w:rPr>
                <w:delText>类型</w:delText>
              </w:r>
              <w:bookmarkStart w:id="3570" w:name="_Toc233968822"/>
              <w:bookmarkEnd w:id="3570"/>
            </w:del>
          </w:p>
        </w:tc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D6F6039" w14:textId="77777777" w:rsidR="00F46436" w:rsidRDefault="00000000">
            <w:pPr>
              <w:keepLines/>
              <w:rPr>
                <w:del w:id="3571" w:author="Lucien" w:date="2026-05-06T13:25:00Z"/>
                <w:b/>
                <w:bCs/>
              </w:rPr>
            </w:pPr>
            <w:del w:id="3572" w:author="Lucien" w:date="2026-05-06T13:25:00Z">
              <w:r>
                <w:rPr>
                  <w:rFonts w:hint="eastAsia"/>
                  <w:b/>
                  <w:bCs/>
                </w:rPr>
                <w:delText>描述</w:delText>
              </w:r>
              <w:bookmarkStart w:id="3573" w:name="_Toc233968823"/>
              <w:bookmarkEnd w:id="3573"/>
            </w:del>
          </w:p>
        </w:tc>
        <w:bookmarkStart w:id="3574" w:name="_Toc233968824"/>
        <w:bookmarkEnd w:id="3574"/>
      </w:tr>
      <w:tr w:rsidR="00F46436" w14:paraId="30AA7DD0" w14:textId="77777777">
        <w:trPr>
          <w:del w:id="3575" w:author="Lucien" w:date="2026-05-06T13:25:00Z"/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AF16E3" w14:textId="77777777" w:rsidR="00F46436" w:rsidRDefault="00000000">
            <w:pPr>
              <w:rPr>
                <w:del w:id="3576" w:author="Lucien" w:date="2026-05-06T13:25:00Z"/>
              </w:rPr>
            </w:pPr>
            <w:del w:id="3577" w:author="Lucien" w:date="2026-05-06T13:25:00Z">
              <w:r>
                <w:delText>code</w:delText>
              </w:r>
              <w:bookmarkStart w:id="3578" w:name="_Toc233968825"/>
              <w:bookmarkEnd w:id="3578"/>
            </w:del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0DEB97" w14:textId="77777777" w:rsidR="00F46436" w:rsidRDefault="00000000">
            <w:pPr>
              <w:keepLines/>
              <w:rPr>
                <w:del w:id="3579" w:author="Lucien" w:date="2026-05-06T13:25:00Z"/>
              </w:rPr>
            </w:pPr>
            <w:del w:id="3580" w:author="Lucien" w:date="2026-05-06T13:25:00Z">
              <w:r>
                <w:rPr>
                  <w:rFonts w:hint="eastAsia"/>
                </w:rPr>
                <w:delText>I</w:delText>
              </w:r>
              <w:r>
                <w:delText>nteger</w:delText>
              </w:r>
              <w:bookmarkStart w:id="3581" w:name="_Toc233968826"/>
              <w:bookmarkEnd w:id="3581"/>
            </w:del>
          </w:p>
        </w:tc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13D3A0" w14:textId="77777777" w:rsidR="00F46436" w:rsidRDefault="00000000">
            <w:pPr>
              <w:keepLines/>
              <w:rPr>
                <w:del w:id="3582" w:author="Lucien" w:date="2026-05-06T13:25:00Z"/>
              </w:rPr>
            </w:pPr>
            <w:del w:id="3583" w:author="Lucien" w:date="2026-05-06T13:25:00Z">
              <w:r>
                <w:delText xml:space="preserve">200 </w:delText>
              </w:r>
              <w:r>
                <w:delText>表示服务端执行成功，非</w:delText>
              </w:r>
              <w:r>
                <w:delText xml:space="preserve"> 200 </w:delText>
              </w:r>
              <w:r>
                <w:delText>表示执行失败</w:delText>
              </w:r>
              <w:bookmarkStart w:id="3584" w:name="_Toc233968827"/>
              <w:bookmarkEnd w:id="3584"/>
            </w:del>
          </w:p>
        </w:tc>
        <w:bookmarkStart w:id="3585" w:name="_Toc233968828"/>
        <w:bookmarkEnd w:id="3585"/>
      </w:tr>
      <w:tr w:rsidR="00F46436" w14:paraId="713C0B5F" w14:textId="77777777">
        <w:trPr>
          <w:del w:id="3586" w:author="Lucien" w:date="2026-05-06T13:25:00Z"/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A9627E" w14:textId="77777777" w:rsidR="00F46436" w:rsidRDefault="00000000">
            <w:pPr>
              <w:rPr>
                <w:del w:id="3587" w:author="Lucien" w:date="2026-05-06T13:25:00Z"/>
              </w:rPr>
            </w:pPr>
            <w:del w:id="3588" w:author="Lucien" w:date="2026-05-06T13:25:00Z">
              <w:r>
                <w:delText>msg</w:delText>
              </w:r>
              <w:bookmarkStart w:id="3589" w:name="_Toc233968829"/>
              <w:bookmarkEnd w:id="3589"/>
            </w:del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342BA7" w14:textId="77777777" w:rsidR="00F46436" w:rsidRDefault="00000000">
            <w:pPr>
              <w:keepLines/>
              <w:rPr>
                <w:del w:id="3590" w:author="Lucien" w:date="2026-05-06T13:25:00Z"/>
              </w:rPr>
            </w:pPr>
            <w:del w:id="3591" w:author="Lucien" w:date="2026-05-06T13:25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  <w:bookmarkStart w:id="3592" w:name="_Toc233968830"/>
              <w:bookmarkEnd w:id="3592"/>
            </w:del>
          </w:p>
        </w:tc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7B8221" w14:textId="77777777" w:rsidR="00F46436" w:rsidRDefault="00000000">
            <w:pPr>
              <w:keepLines/>
              <w:rPr>
                <w:del w:id="3593" w:author="Lucien" w:date="2026-05-06T13:25:00Z"/>
              </w:rPr>
            </w:pPr>
            <w:del w:id="3594" w:author="Lucien" w:date="2026-05-06T13:25:00Z">
              <w:r>
                <w:delText>执行结果描述，失败时返回具体错误信息</w:delText>
              </w:r>
              <w:bookmarkStart w:id="3595" w:name="_Toc233968831"/>
              <w:bookmarkEnd w:id="3595"/>
            </w:del>
          </w:p>
        </w:tc>
        <w:bookmarkStart w:id="3596" w:name="_Toc233968832"/>
        <w:bookmarkEnd w:id="3596"/>
      </w:tr>
      <w:tr w:rsidR="00F46436" w14:paraId="27AB9E3C" w14:textId="77777777">
        <w:trPr>
          <w:trHeight w:val="478"/>
          <w:del w:id="3597" w:author="Lucien" w:date="2026-05-06T13:25:00Z"/>
        </w:trPr>
        <w:tc>
          <w:tcPr>
            <w:tcW w:w="137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8D1E1F" w14:textId="77777777" w:rsidR="00F46436" w:rsidRDefault="00000000">
            <w:pPr>
              <w:rPr>
                <w:del w:id="3598" w:author="Lucien" w:date="2026-05-06T13:25:00Z"/>
              </w:rPr>
            </w:pPr>
            <w:del w:id="3599" w:author="Lucien" w:date="2026-05-06T13:25:00Z">
              <w:r>
                <w:delText>data</w:delText>
              </w:r>
              <w:bookmarkStart w:id="3600" w:name="_Toc233968833"/>
              <w:bookmarkEnd w:id="3600"/>
            </w:del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C9403C" w14:textId="77777777" w:rsidR="00F46436" w:rsidRDefault="00000000">
            <w:pPr>
              <w:widowControl/>
              <w:jc w:val="left"/>
              <w:rPr>
                <w:del w:id="3601" w:author="Lucien" w:date="2026-05-06T13:25:00Z"/>
              </w:rPr>
            </w:pPr>
            <w:del w:id="3602" w:author="Lucien" w:date="2026-05-06T13:25:00Z">
              <w:r>
                <w:rPr>
                  <w:szCs w:val="22"/>
                </w:rPr>
                <w:delText>RefreshTokenResult</w:delText>
              </w:r>
              <w:bookmarkStart w:id="3603" w:name="_Toc233968834"/>
              <w:bookmarkEnd w:id="3603"/>
            </w:del>
          </w:p>
        </w:tc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B227BF" w14:textId="77777777" w:rsidR="00F46436" w:rsidRDefault="00000000">
            <w:pPr>
              <w:keepLines/>
              <w:rPr>
                <w:del w:id="3604" w:author="Lucien" w:date="2026-05-06T13:25:00Z"/>
              </w:rPr>
            </w:pPr>
            <w:del w:id="3605" w:author="Lucien" w:date="2026-05-06T13:25:00Z">
              <w:r>
                <w:delText>令牌数据结果</w:delText>
              </w:r>
              <w:bookmarkStart w:id="3606" w:name="_Toc233968835"/>
              <w:bookmarkEnd w:id="3606"/>
            </w:del>
          </w:p>
        </w:tc>
        <w:bookmarkStart w:id="3607" w:name="_Toc233968836"/>
        <w:bookmarkEnd w:id="3607"/>
      </w:tr>
    </w:tbl>
    <w:p w14:paraId="7DE22116" w14:textId="77777777" w:rsidR="00F46436" w:rsidRDefault="00000000">
      <w:pPr>
        <w:pStyle w:val="4"/>
        <w:numPr>
          <w:ilvl w:val="3"/>
          <w:numId w:val="3"/>
        </w:numPr>
        <w:rPr>
          <w:del w:id="3608" w:author="Lucien" w:date="2026-05-06T13:25:00Z"/>
          <w:rFonts w:ascii="宋体" w:eastAsia="宋体" w:hAnsi="宋体" w:cs="宋体" w:hint="eastAsia"/>
        </w:rPr>
      </w:pPr>
      <w:del w:id="3609" w:author="Lucien" w:date="2026-05-06T13:25:00Z">
        <w:r>
          <w:rPr>
            <w:rFonts w:ascii="宋体" w:eastAsia="宋体" w:hAnsi="宋体" w:cs="宋体" w:hint="eastAsia"/>
          </w:rPr>
          <w:delText>数据结构</w:delText>
        </w:r>
        <w:bookmarkStart w:id="3610" w:name="_Toc233968837"/>
        <w:bookmarkEnd w:id="3610"/>
      </w:del>
    </w:p>
    <w:p w14:paraId="671C3928" w14:textId="77777777" w:rsidR="00F46436" w:rsidRDefault="00000000">
      <w:pPr>
        <w:spacing w:line="360" w:lineRule="auto"/>
        <w:ind w:firstLineChars="100" w:firstLine="240"/>
        <w:rPr>
          <w:del w:id="3611" w:author="Lucien" w:date="2026-05-06T13:25:00Z"/>
          <w:rFonts w:ascii="宋体" w:hAnsi="宋体" w:hint="eastAsia"/>
          <w:szCs w:val="21"/>
        </w:rPr>
      </w:pPr>
      <w:del w:id="3612" w:author="Lucien" w:date="2026-05-06T13:25:00Z">
        <w:r>
          <w:rPr>
            <w:rFonts w:hint="eastAsia"/>
            <w:szCs w:val="21"/>
          </w:rPr>
          <w:delText>RefreshTokenResult</w:delText>
        </w:r>
        <w:r>
          <w:rPr>
            <w:rFonts w:hint="eastAsia"/>
            <w:szCs w:val="21"/>
          </w:rPr>
          <w:delText>：</w:delText>
        </w:r>
        <w:bookmarkStart w:id="3613" w:name="_Toc233968838"/>
        <w:bookmarkEnd w:id="3613"/>
      </w:del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1"/>
        <w:gridCol w:w="1577"/>
        <w:gridCol w:w="4636"/>
      </w:tblGrid>
      <w:tr w:rsidR="00F46436" w14:paraId="17F775C2" w14:textId="77777777">
        <w:trPr>
          <w:del w:id="3614" w:author="Lucien" w:date="2026-05-06T13:25:00Z"/>
        </w:trPr>
        <w:tc>
          <w:tcPr>
            <w:tcW w:w="20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0C9B096" w14:textId="77777777" w:rsidR="00F46436" w:rsidRDefault="00000000">
            <w:pPr>
              <w:rPr>
                <w:del w:id="3615" w:author="Lucien" w:date="2026-05-06T13:25:00Z"/>
                <w:b/>
                <w:bCs/>
              </w:rPr>
            </w:pPr>
            <w:del w:id="3616" w:author="Lucien" w:date="2026-05-06T13:25:00Z">
              <w:r>
                <w:rPr>
                  <w:rFonts w:hint="eastAsia"/>
                  <w:b/>
                  <w:bCs/>
                </w:rPr>
                <w:delText>参数名称</w:delText>
              </w:r>
              <w:bookmarkStart w:id="3617" w:name="_Toc233968839"/>
              <w:bookmarkEnd w:id="3617"/>
            </w:del>
          </w:p>
        </w:tc>
        <w:tc>
          <w:tcPr>
            <w:tcW w:w="1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4884A67" w14:textId="77777777" w:rsidR="00F46436" w:rsidRDefault="00000000">
            <w:pPr>
              <w:keepLines/>
              <w:rPr>
                <w:del w:id="3618" w:author="Lucien" w:date="2026-05-06T13:25:00Z"/>
                <w:b/>
                <w:bCs/>
              </w:rPr>
            </w:pPr>
            <w:del w:id="3619" w:author="Lucien" w:date="2026-05-06T13:25:00Z">
              <w:r>
                <w:rPr>
                  <w:rFonts w:hint="eastAsia"/>
                  <w:b/>
                  <w:bCs/>
                </w:rPr>
                <w:delText>类型</w:delText>
              </w:r>
              <w:bookmarkStart w:id="3620" w:name="_Toc233968840"/>
              <w:bookmarkEnd w:id="3620"/>
            </w:del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B9B1813" w14:textId="77777777" w:rsidR="00F46436" w:rsidRDefault="00000000">
            <w:pPr>
              <w:keepLines/>
              <w:rPr>
                <w:del w:id="3621" w:author="Lucien" w:date="2026-05-06T13:25:00Z"/>
                <w:b/>
                <w:bCs/>
              </w:rPr>
            </w:pPr>
            <w:del w:id="3622" w:author="Lucien" w:date="2026-05-06T13:25:00Z">
              <w:r>
                <w:rPr>
                  <w:rFonts w:hint="eastAsia"/>
                  <w:b/>
                  <w:bCs/>
                </w:rPr>
                <w:delText>描述</w:delText>
              </w:r>
              <w:bookmarkStart w:id="3623" w:name="_Toc233968841"/>
              <w:bookmarkEnd w:id="3623"/>
            </w:del>
          </w:p>
        </w:tc>
        <w:bookmarkStart w:id="3624" w:name="_Toc233968842"/>
        <w:bookmarkEnd w:id="3624"/>
      </w:tr>
      <w:tr w:rsidR="00F46436" w14:paraId="12609123" w14:textId="77777777">
        <w:trPr>
          <w:del w:id="3625" w:author="Lucien" w:date="2026-05-06T13:25:00Z"/>
        </w:trPr>
        <w:tc>
          <w:tcPr>
            <w:tcW w:w="20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6D59B0" w14:textId="77777777" w:rsidR="00F46436" w:rsidRDefault="00000000">
            <w:pPr>
              <w:rPr>
                <w:del w:id="3626" w:author="Lucien" w:date="2026-05-06T13:25:00Z"/>
              </w:rPr>
            </w:pPr>
            <w:del w:id="3627" w:author="Lucien" w:date="2026-05-06T13:25:00Z">
              <w:r>
                <w:delText>token</w:delText>
              </w:r>
              <w:bookmarkStart w:id="3628" w:name="_Toc233968843"/>
              <w:bookmarkEnd w:id="3628"/>
            </w:del>
          </w:p>
        </w:tc>
        <w:tc>
          <w:tcPr>
            <w:tcW w:w="1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166FFA" w14:textId="77777777" w:rsidR="00F46436" w:rsidRDefault="00000000">
            <w:pPr>
              <w:keepLines/>
              <w:rPr>
                <w:del w:id="3629" w:author="Lucien" w:date="2026-05-06T13:25:00Z"/>
              </w:rPr>
            </w:pPr>
            <w:del w:id="3630" w:author="Lucien" w:date="2026-05-06T13:25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  <w:bookmarkStart w:id="3631" w:name="_Toc233968844"/>
              <w:bookmarkEnd w:id="3631"/>
            </w:del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D2CF1E" w14:textId="77777777" w:rsidR="00F46436" w:rsidRDefault="00000000">
            <w:pPr>
              <w:keepLines/>
              <w:rPr>
                <w:del w:id="3632" w:author="Lucien" w:date="2026-05-06T13:25:00Z"/>
              </w:rPr>
            </w:pPr>
            <w:del w:id="3633" w:author="Lucien" w:date="2026-05-06T13:25:00Z">
              <w:r>
                <w:rPr>
                  <w:rFonts w:hint="eastAsia"/>
                </w:rPr>
                <w:delText>令牌（</w:delText>
              </w:r>
              <w:r>
                <w:delText>token</w:delText>
              </w:r>
              <w:r>
                <w:rPr>
                  <w:rFonts w:hint="eastAsia"/>
                </w:rPr>
                <w:delText>）</w:delText>
              </w:r>
              <w:bookmarkStart w:id="3634" w:name="_Toc233968845"/>
              <w:bookmarkEnd w:id="3634"/>
            </w:del>
          </w:p>
        </w:tc>
        <w:bookmarkStart w:id="3635" w:name="_Toc233968846"/>
        <w:bookmarkEnd w:id="3635"/>
      </w:tr>
      <w:tr w:rsidR="00F46436" w14:paraId="64BC0191" w14:textId="77777777">
        <w:trPr>
          <w:del w:id="3636" w:author="Lucien" w:date="2026-05-06T13:25:00Z"/>
        </w:trPr>
        <w:tc>
          <w:tcPr>
            <w:tcW w:w="20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AC9A06" w14:textId="77777777" w:rsidR="00F46436" w:rsidRDefault="00000000">
            <w:pPr>
              <w:rPr>
                <w:del w:id="3637" w:author="Lucien" w:date="2026-05-06T13:25:00Z"/>
              </w:rPr>
            </w:pPr>
            <w:del w:id="3638" w:author="Lucien" w:date="2026-05-06T13:25:00Z">
              <w:r>
                <w:delText>expiresIn</w:delText>
              </w:r>
              <w:bookmarkStart w:id="3639" w:name="_Toc233968847"/>
              <w:bookmarkEnd w:id="3639"/>
            </w:del>
          </w:p>
        </w:tc>
        <w:tc>
          <w:tcPr>
            <w:tcW w:w="1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9D9566" w14:textId="77777777" w:rsidR="00F46436" w:rsidRDefault="00000000">
            <w:pPr>
              <w:keepLines/>
              <w:rPr>
                <w:del w:id="3640" w:author="Lucien" w:date="2026-05-06T13:25:00Z"/>
              </w:rPr>
            </w:pPr>
            <w:del w:id="3641" w:author="Lucien" w:date="2026-05-06T13:25:00Z">
              <w:r>
                <w:rPr>
                  <w:rFonts w:hint="eastAsia"/>
                </w:rPr>
                <w:delText>I</w:delText>
              </w:r>
              <w:r>
                <w:delText>nt</w:delText>
              </w:r>
              <w:r>
                <w:rPr>
                  <w:rFonts w:hint="eastAsia"/>
                </w:rPr>
                <w:delText>eger</w:delText>
              </w:r>
              <w:bookmarkStart w:id="3642" w:name="_Toc233968848"/>
              <w:bookmarkEnd w:id="3642"/>
            </w:del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792CE5" w14:textId="77777777" w:rsidR="00F46436" w:rsidRDefault="00000000">
            <w:pPr>
              <w:keepLines/>
              <w:rPr>
                <w:del w:id="3643" w:author="Lucien" w:date="2026-05-06T13:25:00Z"/>
              </w:rPr>
            </w:pPr>
            <w:del w:id="3644" w:author="Lucien" w:date="2026-05-06T13:25:00Z">
              <w:r>
                <w:rPr>
                  <w:rFonts w:hint="eastAsia"/>
                </w:rPr>
                <w:delText>令牌（</w:delText>
              </w:r>
              <w:r>
                <w:delText>token</w:delText>
              </w:r>
              <w:r>
                <w:rPr>
                  <w:rFonts w:hint="eastAsia"/>
                </w:rPr>
                <w:delText>）</w:delText>
              </w:r>
              <w:r>
                <w:delText>有效期</w:delText>
              </w:r>
              <w:bookmarkStart w:id="3645" w:name="_Toc233968849"/>
              <w:bookmarkEnd w:id="3645"/>
            </w:del>
          </w:p>
        </w:tc>
        <w:bookmarkStart w:id="3646" w:name="_Toc233968850"/>
        <w:bookmarkEnd w:id="3646"/>
      </w:tr>
      <w:tr w:rsidR="00F46436" w14:paraId="479EA1E9" w14:textId="77777777">
        <w:trPr>
          <w:del w:id="3647" w:author="Lucien" w:date="2026-05-06T13:25:00Z"/>
        </w:trPr>
        <w:tc>
          <w:tcPr>
            <w:tcW w:w="20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94FBBF" w14:textId="77777777" w:rsidR="00F46436" w:rsidRDefault="00000000">
            <w:pPr>
              <w:rPr>
                <w:del w:id="3648" w:author="Lucien" w:date="2026-05-06T13:25:00Z"/>
              </w:rPr>
            </w:pPr>
            <w:del w:id="3649" w:author="Lucien" w:date="2026-05-06T13:25:00Z">
              <w:r>
                <w:delText>refreshToken</w:delText>
              </w:r>
              <w:bookmarkStart w:id="3650" w:name="_Toc233968851"/>
              <w:bookmarkEnd w:id="3650"/>
            </w:del>
          </w:p>
        </w:tc>
        <w:tc>
          <w:tcPr>
            <w:tcW w:w="1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8A84EF" w14:textId="77777777" w:rsidR="00F46436" w:rsidRDefault="00000000">
            <w:pPr>
              <w:keepLines/>
              <w:rPr>
                <w:del w:id="3651" w:author="Lucien" w:date="2026-05-06T13:25:00Z"/>
              </w:rPr>
            </w:pPr>
            <w:del w:id="3652" w:author="Lucien" w:date="2026-05-06T13:25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  <w:bookmarkStart w:id="3653" w:name="_Toc233968852"/>
              <w:bookmarkEnd w:id="3653"/>
            </w:del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1AA7A9" w14:textId="77777777" w:rsidR="00F46436" w:rsidRDefault="00000000">
            <w:pPr>
              <w:keepLines/>
              <w:rPr>
                <w:del w:id="3654" w:author="Lucien" w:date="2026-05-06T13:25:00Z"/>
              </w:rPr>
            </w:pPr>
            <w:del w:id="3655" w:author="Lucien" w:date="2026-05-06T13:25:00Z">
              <w:r>
                <w:rPr>
                  <w:rFonts w:hint="eastAsia"/>
                </w:rPr>
                <w:delText>刷新令牌（</w:delText>
              </w:r>
              <w:r>
                <w:delText>token</w:delText>
              </w:r>
              <w:r>
                <w:rPr>
                  <w:rFonts w:hint="eastAsia"/>
                </w:rPr>
                <w:delText>）</w:delText>
              </w:r>
              <w:bookmarkStart w:id="3656" w:name="_Toc233968853"/>
              <w:bookmarkEnd w:id="3656"/>
            </w:del>
          </w:p>
        </w:tc>
        <w:bookmarkStart w:id="3657" w:name="_Toc233968854"/>
        <w:bookmarkEnd w:id="3657"/>
      </w:tr>
      <w:tr w:rsidR="00F46436" w14:paraId="02010D2A" w14:textId="77777777">
        <w:trPr>
          <w:del w:id="3658" w:author="Lucien" w:date="2026-05-06T13:25:00Z"/>
        </w:trPr>
        <w:tc>
          <w:tcPr>
            <w:tcW w:w="20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B6453B" w14:textId="77777777" w:rsidR="00F46436" w:rsidRDefault="00000000">
            <w:pPr>
              <w:rPr>
                <w:del w:id="3659" w:author="Lucien" w:date="2026-05-06T13:25:00Z"/>
              </w:rPr>
            </w:pPr>
            <w:del w:id="3660" w:author="Lucien" w:date="2026-05-06T13:25:00Z">
              <w:r>
                <w:delText>refreshExpiresIn</w:delText>
              </w:r>
              <w:bookmarkStart w:id="3661" w:name="_Toc233968855"/>
              <w:bookmarkEnd w:id="3661"/>
            </w:del>
          </w:p>
        </w:tc>
        <w:tc>
          <w:tcPr>
            <w:tcW w:w="1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8ABD42" w14:textId="77777777" w:rsidR="00F46436" w:rsidRDefault="00000000">
            <w:pPr>
              <w:keepLines/>
              <w:rPr>
                <w:del w:id="3662" w:author="Lucien" w:date="2026-05-06T13:25:00Z"/>
              </w:rPr>
            </w:pPr>
            <w:del w:id="3663" w:author="Lucien" w:date="2026-05-06T13:25:00Z">
              <w:r>
                <w:rPr>
                  <w:rFonts w:hint="eastAsia"/>
                </w:rPr>
                <w:delText>I</w:delText>
              </w:r>
              <w:r>
                <w:delText>nt</w:delText>
              </w:r>
              <w:r>
                <w:rPr>
                  <w:rFonts w:hint="eastAsia"/>
                </w:rPr>
                <w:delText>eger</w:delText>
              </w:r>
              <w:bookmarkStart w:id="3664" w:name="_Toc233968856"/>
              <w:bookmarkEnd w:id="3664"/>
            </w:del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8B31C5" w14:textId="77777777" w:rsidR="00F46436" w:rsidRDefault="00000000">
            <w:pPr>
              <w:keepLines/>
              <w:rPr>
                <w:del w:id="3665" w:author="Lucien" w:date="2026-05-06T13:25:00Z"/>
              </w:rPr>
            </w:pPr>
            <w:del w:id="3666" w:author="Lucien" w:date="2026-05-06T13:25:00Z">
              <w:r>
                <w:rPr>
                  <w:rFonts w:hint="eastAsia"/>
                </w:rPr>
                <w:delText>刷新令牌（</w:delText>
              </w:r>
              <w:r>
                <w:delText>token</w:delText>
              </w:r>
              <w:r>
                <w:rPr>
                  <w:rFonts w:hint="eastAsia"/>
                </w:rPr>
                <w:delText>）</w:delText>
              </w:r>
              <w:r>
                <w:delText>有效期</w:delText>
              </w:r>
              <w:bookmarkStart w:id="3667" w:name="_Toc233968857"/>
              <w:bookmarkEnd w:id="3667"/>
            </w:del>
          </w:p>
        </w:tc>
        <w:bookmarkStart w:id="3668" w:name="_Toc233968858"/>
        <w:bookmarkEnd w:id="3668"/>
      </w:tr>
    </w:tbl>
    <w:p w14:paraId="7D62B961" w14:textId="77777777" w:rsidR="00F46436" w:rsidRDefault="00000000">
      <w:pPr>
        <w:pStyle w:val="4"/>
        <w:numPr>
          <w:ilvl w:val="3"/>
          <w:numId w:val="3"/>
        </w:numPr>
        <w:rPr>
          <w:del w:id="3669" w:author="Lucien" w:date="2026-05-06T13:25:00Z"/>
          <w:rFonts w:ascii="宋体" w:eastAsia="宋体" w:hAnsi="宋体" w:cs="宋体" w:hint="eastAsia"/>
        </w:rPr>
      </w:pPr>
      <w:del w:id="3670" w:author="Lucien" w:date="2026-05-06T13:25:00Z">
        <w:r>
          <w:rPr>
            <w:rFonts w:ascii="宋体" w:eastAsia="宋体" w:hAnsi="宋体" w:cs="宋体"/>
          </w:rPr>
          <w:delText>示例</w:delText>
        </w:r>
        <w:bookmarkStart w:id="3671" w:name="_Toc233968859"/>
        <w:bookmarkEnd w:id="3671"/>
      </w:del>
    </w:p>
    <w:p w14:paraId="4F6EB620" w14:textId="77777777" w:rsidR="00F46436" w:rsidRDefault="00000000">
      <w:pPr>
        <w:rPr>
          <w:del w:id="3672" w:author="Lucien" w:date="2026-05-06T13:25:00Z"/>
        </w:rPr>
      </w:pPr>
      <w:del w:id="3673" w:author="Lucien" w:date="2026-05-06T13:25:00Z">
        <w:r>
          <w:rPr>
            <w:rFonts w:hint="eastAsia"/>
          </w:rPr>
          <w:delText>输入：</w:delText>
        </w:r>
        <w:bookmarkStart w:id="3674" w:name="_Toc233968860"/>
        <w:bookmarkEnd w:id="3674"/>
      </w:del>
    </w:p>
    <w:p w14:paraId="654DCC27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3675" w:author="Lucien" w:date="2026-05-06T13:25:00Z"/>
          <w:rFonts w:ascii="Menlo" w:eastAsia="Menlo" w:hAnsi="Menlo" w:cs="Menlo" w:hint="default"/>
          <w:color w:val="BBBBBB"/>
          <w:sz w:val="20"/>
          <w:szCs w:val="15"/>
          <w:shd w:val="clear" w:color="auto" w:fill="FFFFFF"/>
        </w:rPr>
      </w:pPr>
      <w:del w:id="3676" w:author="Lucien" w:date="2026-05-06T13:25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{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</w:delText>
        </w:r>
        <w:bookmarkStart w:id="3677" w:name="_Toc233968861"/>
        <w:bookmarkEnd w:id="3677"/>
      </w:del>
    </w:p>
    <w:p w14:paraId="749DEEE6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ind w:firstLine="420"/>
        <w:rPr>
          <w:del w:id="3678" w:author="Lucien" w:date="2026-05-06T13:25:00Z"/>
          <w:rFonts w:ascii="Menlo" w:eastAsia="Menlo" w:hAnsi="Menlo" w:cs="Menlo" w:hint="default"/>
          <w:color w:val="BBBBBB"/>
          <w:sz w:val="20"/>
          <w:szCs w:val="15"/>
          <w:shd w:val="clear" w:color="auto" w:fill="FFFFFF"/>
        </w:rPr>
      </w:pPr>
      <w:del w:id="3679" w:author="Lucien" w:date="2026-05-06T13:25:00Z"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"token"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:</w:delText>
        </w:r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"eyJhbGciOiJIUzI1NcGUiOiJ0b2tlbiIsInVzZXJfaWQiOiIifQ.fhKViky8v-0exfrn_zVbOm5PA8YDRjtruaZW97nMjJA"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,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</w:delText>
        </w:r>
        <w:bookmarkStart w:id="3680" w:name="_Toc233968862"/>
        <w:bookmarkEnd w:id="3680"/>
      </w:del>
    </w:p>
    <w:p w14:paraId="69E2DB9F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ind w:firstLine="420"/>
        <w:rPr>
          <w:del w:id="3681" w:author="Lucien" w:date="2026-05-06T13:25:00Z"/>
          <w:rFonts w:ascii="Menlo" w:eastAsia="Menlo" w:hAnsi="Menlo" w:cs="Menlo" w:hint="default"/>
          <w:color w:val="DD1144"/>
          <w:sz w:val="20"/>
          <w:szCs w:val="15"/>
          <w:shd w:val="clear" w:color="auto" w:fill="FFFFFF"/>
        </w:rPr>
      </w:pPr>
      <w:del w:id="3682" w:author="Lucien" w:date="2026-05-06T13:25:00Z"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"refreshToken"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:</w:delText>
        </w:r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"eyJhbGciIsInR5cGUiOiJSZWZyZXNoVG9rZW4iLCJ1c2VyX2lkIjoiIn0.l02LY83MbEdONPlJeu--7OX3CyM86XmXRBoebKSF8ys"</w:delText>
        </w:r>
        <w:bookmarkStart w:id="3683" w:name="_Toc233968863"/>
        <w:bookmarkEnd w:id="3683"/>
      </w:del>
    </w:p>
    <w:p w14:paraId="3F105C85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3684" w:author="Lucien" w:date="2026-05-06T13:25:00Z"/>
          <w:rFonts w:ascii="Menlo" w:eastAsia="Menlo" w:hAnsi="Menlo" w:cs="Menlo" w:hint="default"/>
          <w:color w:val="333333"/>
          <w:sz w:val="16"/>
          <w:szCs w:val="16"/>
        </w:rPr>
      </w:pPr>
      <w:del w:id="3685" w:author="Lucien" w:date="2026-05-06T13:25:00Z">
        <w:r>
          <w:rPr>
            <w:rFonts w:ascii="Menlo" w:eastAsia="Menlo" w:hAnsi="Menlo" w:cs="Menlo"/>
            <w:color w:val="333333"/>
            <w:sz w:val="20"/>
            <w:szCs w:val="15"/>
            <w:shd w:val="clear" w:color="auto" w:fill="FFFFFF"/>
          </w:rPr>
          <w:delText>}</w:delText>
        </w:r>
        <w:bookmarkStart w:id="3686" w:name="_Toc233968864"/>
        <w:bookmarkEnd w:id="3686"/>
      </w:del>
    </w:p>
    <w:p w14:paraId="71BA3A86" w14:textId="77777777" w:rsidR="00F46436" w:rsidRDefault="00F46436">
      <w:pPr>
        <w:rPr>
          <w:del w:id="3687" w:author="Lucien" w:date="2026-05-06T13:25:00Z"/>
        </w:rPr>
      </w:pPr>
      <w:bookmarkStart w:id="3688" w:name="_Toc233968865"/>
      <w:bookmarkEnd w:id="3688"/>
    </w:p>
    <w:p w14:paraId="10640937" w14:textId="77777777" w:rsidR="00F46436" w:rsidRDefault="00000000">
      <w:pPr>
        <w:rPr>
          <w:del w:id="3689" w:author="Lucien" w:date="2026-05-06T13:25:00Z"/>
        </w:rPr>
      </w:pPr>
      <w:del w:id="3690" w:author="Lucien" w:date="2026-05-06T13:25:00Z">
        <w:r>
          <w:rPr>
            <w:rFonts w:hint="eastAsia"/>
          </w:rPr>
          <w:delText>输出：</w:delText>
        </w:r>
        <w:bookmarkStart w:id="3691" w:name="_Toc233968866"/>
        <w:bookmarkEnd w:id="3691"/>
      </w:del>
    </w:p>
    <w:p w14:paraId="68C2310F" w14:textId="77777777" w:rsidR="00F46436" w:rsidRDefault="00000000">
      <w:pPr>
        <w:widowControl/>
        <w:pBdr>
          <w:top w:val="single" w:sz="6" w:space="7" w:color="E7E9ED"/>
          <w:left w:val="single" w:sz="6" w:space="7" w:color="E7E9ED"/>
          <w:bottom w:val="single" w:sz="6" w:space="7" w:color="E7E9ED"/>
          <w:right w:val="single" w:sz="6" w:space="7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/>
        <w:jc w:val="left"/>
        <w:rPr>
          <w:del w:id="3692" w:author="Lucien" w:date="2026-05-06T13:25:00Z"/>
          <w:rFonts w:ascii="Menlo" w:hAnsi="Menlo" w:cs="Menlo"/>
          <w:color w:val="333333"/>
          <w:kern w:val="0"/>
          <w:sz w:val="20"/>
        </w:rPr>
      </w:pPr>
      <w:del w:id="3693" w:author="Lucien" w:date="2026-05-06T13:25:00Z">
        <w:r>
          <w:rPr>
            <w:rFonts w:ascii="Menlo" w:hAnsi="Menlo" w:cs="Menlo"/>
            <w:color w:val="333333"/>
            <w:kern w:val="0"/>
            <w:sz w:val="20"/>
          </w:rPr>
          <w:delText>{</w:delText>
        </w:r>
        <w:bookmarkStart w:id="3694" w:name="_Toc233968867"/>
        <w:bookmarkEnd w:id="3694"/>
      </w:del>
    </w:p>
    <w:p w14:paraId="7CE1017C" w14:textId="77777777" w:rsidR="00F46436" w:rsidRDefault="00000000">
      <w:pPr>
        <w:widowControl/>
        <w:pBdr>
          <w:top w:val="single" w:sz="6" w:space="7" w:color="E7E9ED"/>
          <w:left w:val="single" w:sz="6" w:space="7" w:color="E7E9ED"/>
          <w:bottom w:val="single" w:sz="6" w:space="7" w:color="E7E9ED"/>
          <w:right w:val="single" w:sz="6" w:space="7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/>
        <w:jc w:val="left"/>
        <w:rPr>
          <w:del w:id="3695" w:author="Lucien" w:date="2026-05-06T13:25:00Z"/>
          <w:rFonts w:ascii="Menlo" w:hAnsi="Menlo" w:cs="Menlo"/>
          <w:color w:val="333333"/>
          <w:kern w:val="0"/>
          <w:sz w:val="20"/>
        </w:rPr>
      </w:pPr>
      <w:del w:id="3696" w:author="Lucien" w:date="2026-05-06T13:25:00Z">
        <w:r>
          <w:rPr>
            <w:rFonts w:ascii="Menlo" w:hAnsi="Menlo" w:cs="Menlo"/>
            <w:color w:val="BBBBBB"/>
            <w:kern w:val="0"/>
            <w:sz w:val="20"/>
          </w:rPr>
          <w:delText xml:space="preserve">  </w:delText>
        </w:r>
        <w:r>
          <w:rPr>
            <w:rFonts w:ascii="Menlo" w:hAnsi="Menlo" w:cs="Menlo"/>
            <w:color w:val="DD1144"/>
            <w:kern w:val="0"/>
            <w:sz w:val="20"/>
          </w:rPr>
          <w:delText>"code"</w:delText>
        </w:r>
        <w:r>
          <w:rPr>
            <w:rFonts w:ascii="Menlo" w:hAnsi="Menlo" w:cs="Menlo"/>
            <w:color w:val="333333"/>
            <w:kern w:val="0"/>
            <w:sz w:val="20"/>
          </w:rPr>
          <w:delText>:</w:delText>
        </w:r>
        <w:r>
          <w:rPr>
            <w:rFonts w:ascii="Menlo" w:hAnsi="Menlo" w:cs="Menlo"/>
            <w:color w:val="BBBBBB"/>
            <w:kern w:val="0"/>
            <w:sz w:val="20"/>
          </w:rPr>
          <w:delText xml:space="preserve"> </w:delText>
        </w:r>
        <w:r>
          <w:rPr>
            <w:rFonts w:ascii="Menlo" w:hAnsi="Menlo" w:cs="Menlo"/>
            <w:color w:val="009999"/>
            <w:kern w:val="0"/>
            <w:sz w:val="20"/>
          </w:rPr>
          <w:delText>200</w:delText>
        </w:r>
        <w:r>
          <w:rPr>
            <w:rFonts w:ascii="Menlo" w:hAnsi="Menlo" w:cs="Menlo"/>
            <w:color w:val="333333"/>
            <w:kern w:val="0"/>
            <w:sz w:val="20"/>
          </w:rPr>
          <w:delText>,</w:delText>
        </w:r>
        <w:bookmarkStart w:id="3697" w:name="_Toc233968868"/>
        <w:bookmarkEnd w:id="3697"/>
      </w:del>
    </w:p>
    <w:p w14:paraId="5F02E79C" w14:textId="77777777" w:rsidR="00F46436" w:rsidRDefault="00000000">
      <w:pPr>
        <w:widowControl/>
        <w:pBdr>
          <w:top w:val="single" w:sz="6" w:space="7" w:color="E7E9ED"/>
          <w:left w:val="single" w:sz="6" w:space="7" w:color="E7E9ED"/>
          <w:bottom w:val="single" w:sz="6" w:space="7" w:color="E7E9ED"/>
          <w:right w:val="single" w:sz="6" w:space="7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/>
        <w:jc w:val="left"/>
        <w:rPr>
          <w:del w:id="3698" w:author="Lucien" w:date="2026-05-06T13:25:00Z"/>
          <w:rFonts w:ascii="Menlo" w:hAnsi="Menlo" w:cs="Menlo"/>
          <w:color w:val="333333"/>
          <w:kern w:val="0"/>
          <w:sz w:val="20"/>
        </w:rPr>
      </w:pPr>
      <w:del w:id="3699" w:author="Lucien" w:date="2026-05-06T13:25:00Z">
        <w:r>
          <w:rPr>
            <w:rFonts w:ascii="Menlo" w:hAnsi="Menlo" w:cs="Menlo"/>
            <w:color w:val="BBBBBB"/>
            <w:kern w:val="0"/>
            <w:sz w:val="20"/>
          </w:rPr>
          <w:delText xml:space="preserve">  </w:delText>
        </w:r>
        <w:r>
          <w:rPr>
            <w:rFonts w:ascii="Menlo" w:hAnsi="Menlo" w:cs="Menlo"/>
            <w:color w:val="DD1144"/>
            <w:kern w:val="0"/>
            <w:sz w:val="20"/>
          </w:rPr>
          <w:delText>"msg"</w:delText>
        </w:r>
        <w:r>
          <w:rPr>
            <w:rFonts w:ascii="Menlo" w:hAnsi="Menlo" w:cs="Menlo"/>
            <w:color w:val="333333"/>
            <w:kern w:val="0"/>
            <w:sz w:val="20"/>
          </w:rPr>
          <w:delText>:</w:delText>
        </w:r>
        <w:r>
          <w:rPr>
            <w:rFonts w:ascii="Menlo" w:hAnsi="Menlo" w:cs="Menlo"/>
            <w:color w:val="BBBBBB"/>
            <w:kern w:val="0"/>
            <w:sz w:val="20"/>
          </w:rPr>
          <w:delText xml:space="preserve"> </w:delText>
        </w:r>
        <w:r>
          <w:rPr>
            <w:rFonts w:ascii="Menlo" w:hAnsi="Menlo" w:cs="Menlo"/>
            <w:color w:val="DD1144"/>
            <w:kern w:val="0"/>
            <w:sz w:val="20"/>
          </w:rPr>
          <w:delText>"</w:delText>
        </w:r>
        <w:r>
          <w:rPr>
            <w:rFonts w:ascii="Menlo" w:hAnsi="Menlo" w:cs="Menlo" w:hint="eastAsia"/>
            <w:color w:val="DD1144"/>
            <w:kern w:val="0"/>
            <w:sz w:val="20"/>
          </w:rPr>
          <w:delText>成功</w:delText>
        </w:r>
        <w:r>
          <w:rPr>
            <w:rFonts w:ascii="Menlo" w:hAnsi="Menlo" w:cs="Menlo"/>
            <w:color w:val="DD1144"/>
            <w:kern w:val="0"/>
            <w:sz w:val="20"/>
          </w:rPr>
          <w:delText>"</w:delText>
        </w:r>
        <w:r>
          <w:rPr>
            <w:rFonts w:ascii="Menlo" w:hAnsi="Menlo" w:cs="Menlo"/>
            <w:color w:val="333333"/>
            <w:kern w:val="0"/>
            <w:sz w:val="20"/>
          </w:rPr>
          <w:delText>,</w:delText>
        </w:r>
        <w:bookmarkStart w:id="3700" w:name="_Toc233968869"/>
        <w:bookmarkEnd w:id="3700"/>
      </w:del>
    </w:p>
    <w:p w14:paraId="0D7C255D" w14:textId="77777777" w:rsidR="00F46436" w:rsidRDefault="00000000">
      <w:pPr>
        <w:widowControl/>
        <w:pBdr>
          <w:top w:val="single" w:sz="6" w:space="7" w:color="E7E9ED"/>
          <w:left w:val="single" w:sz="6" w:space="7" w:color="E7E9ED"/>
          <w:bottom w:val="single" w:sz="6" w:space="7" w:color="E7E9ED"/>
          <w:right w:val="single" w:sz="6" w:space="7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/>
        <w:jc w:val="left"/>
        <w:rPr>
          <w:del w:id="3701" w:author="Lucien" w:date="2026-05-06T13:25:00Z"/>
          <w:rFonts w:ascii="Menlo" w:hAnsi="Menlo" w:cs="Menlo"/>
          <w:color w:val="333333"/>
          <w:kern w:val="0"/>
          <w:sz w:val="20"/>
        </w:rPr>
      </w:pPr>
      <w:del w:id="3702" w:author="Lucien" w:date="2026-05-06T13:25:00Z">
        <w:r>
          <w:rPr>
            <w:rFonts w:ascii="Menlo" w:hAnsi="Menlo" w:cs="Menlo"/>
            <w:color w:val="BBBBBB"/>
            <w:kern w:val="0"/>
            <w:sz w:val="20"/>
          </w:rPr>
          <w:delText xml:space="preserve">  </w:delText>
        </w:r>
        <w:r>
          <w:rPr>
            <w:rFonts w:ascii="Menlo" w:hAnsi="Menlo" w:cs="Menlo"/>
            <w:color w:val="DD1144"/>
            <w:kern w:val="0"/>
            <w:sz w:val="20"/>
          </w:rPr>
          <w:delText>"data"</w:delText>
        </w:r>
        <w:r>
          <w:rPr>
            <w:rFonts w:ascii="Menlo" w:hAnsi="Menlo" w:cs="Menlo"/>
            <w:color w:val="333333"/>
            <w:kern w:val="0"/>
            <w:sz w:val="20"/>
          </w:rPr>
          <w:delText>:</w:delText>
        </w:r>
        <w:r>
          <w:rPr>
            <w:rFonts w:ascii="Menlo" w:hAnsi="Menlo" w:cs="Menlo"/>
            <w:color w:val="BBBBBB"/>
            <w:kern w:val="0"/>
            <w:sz w:val="20"/>
          </w:rPr>
          <w:delText xml:space="preserve"> </w:delText>
        </w:r>
        <w:bookmarkStart w:id="3703" w:name="_Toc233968870"/>
        <w:bookmarkEnd w:id="3703"/>
      </w:del>
    </w:p>
    <w:p w14:paraId="6EB22485" w14:textId="77777777" w:rsidR="00F46436" w:rsidRDefault="00000000">
      <w:pPr>
        <w:widowControl/>
        <w:pBdr>
          <w:top w:val="single" w:sz="6" w:space="7" w:color="E7E9ED"/>
          <w:left w:val="single" w:sz="6" w:space="7" w:color="E7E9ED"/>
          <w:bottom w:val="single" w:sz="6" w:space="7" w:color="E7E9ED"/>
          <w:right w:val="single" w:sz="6" w:space="7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/>
        <w:jc w:val="left"/>
        <w:rPr>
          <w:del w:id="3704" w:author="Lucien" w:date="2026-05-06T13:25:00Z"/>
          <w:rFonts w:ascii="Menlo" w:hAnsi="Menlo" w:cs="Menlo"/>
          <w:color w:val="333333"/>
          <w:kern w:val="0"/>
          <w:sz w:val="20"/>
        </w:rPr>
      </w:pPr>
      <w:del w:id="3705" w:author="Lucien" w:date="2026-05-06T13:25:00Z">
        <w:r>
          <w:rPr>
            <w:rFonts w:ascii="Menlo" w:hAnsi="Menlo" w:cs="Menlo"/>
            <w:color w:val="BBBBBB"/>
            <w:kern w:val="0"/>
            <w:sz w:val="20"/>
          </w:rPr>
          <w:delText xml:space="preserve">        </w:delText>
        </w:r>
        <w:r>
          <w:rPr>
            <w:rFonts w:ascii="Menlo" w:hAnsi="Menlo" w:cs="Menlo"/>
            <w:color w:val="333333"/>
            <w:kern w:val="0"/>
            <w:sz w:val="20"/>
          </w:rPr>
          <w:delText>{</w:delText>
        </w:r>
        <w:bookmarkStart w:id="3706" w:name="_Toc233968871"/>
        <w:bookmarkEnd w:id="3706"/>
      </w:del>
    </w:p>
    <w:p w14:paraId="432FE3F3" w14:textId="77777777" w:rsidR="00F46436" w:rsidRDefault="00000000">
      <w:pPr>
        <w:widowControl/>
        <w:pBdr>
          <w:top w:val="single" w:sz="6" w:space="7" w:color="E7E9ED"/>
          <w:left w:val="single" w:sz="6" w:space="7" w:color="E7E9ED"/>
          <w:bottom w:val="single" w:sz="6" w:space="7" w:color="E7E9ED"/>
          <w:right w:val="single" w:sz="6" w:space="7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/>
        <w:jc w:val="left"/>
        <w:rPr>
          <w:del w:id="3707" w:author="Lucien" w:date="2026-05-06T13:25:00Z"/>
          <w:rFonts w:ascii="Menlo" w:hAnsi="Menlo" w:cs="Menlo"/>
          <w:color w:val="333333"/>
          <w:kern w:val="0"/>
          <w:sz w:val="20"/>
        </w:rPr>
      </w:pPr>
      <w:del w:id="3708" w:author="Lucien" w:date="2026-05-06T13:25:00Z">
        <w:r>
          <w:rPr>
            <w:rFonts w:ascii="Menlo" w:hAnsi="Menlo" w:cs="Menlo"/>
            <w:color w:val="BBBBBB"/>
            <w:kern w:val="0"/>
            <w:sz w:val="20"/>
          </w:rPr>
          <w:delText xml:space="preserve">          </w:delText>
        </w:r>
        <w:r>
          <w:rPr>
            <w:rFonts w:ascii="Menlo" w:hAnsi="Menlo" w:cs="Menlo"/>
            <w:color w:val="DD1144"/>
            <w:kern w:val="0"/>
            <w:sz w:val="20"/>
          </w:rPr>
          <w:delText>"token"</w:delText>
        </w:r>
        <w:r>
          <w:rPr>
            <w:rFonts w:ascii="Menlo" w:hAnsi="Menlo" w:cs="Menlo"/>
            <w:color w:val="333333"/>
            <w:kern w:val="0"/>
            <w:sz w:val="20"/>
          </w:rPr>
          <w:delText>:</w:delText>
        </w:r>
        <w:r>
          <w:rPr>
            <w:rFonts w:ascii="Menlo" w:hAnsi="Menlo" w:cs="Menlo"/>
            <w:color w:val="BBBBBB"/>
            <w:kern w:val="0"/>
            <w:sz w:val="20"/>
          </w:rPr>
          <w:delText xml:space="preserve"> </w:delText>
        </w:r>
        <w:r>
          <w:rPr>
            <w:rFonts w:ascii="Menlo" w:hAnsi="Menlo" w:cs="Menlo"/>
            <w:color w:val="DD1144"/>
            <w:kern w:val="0"/>
            <w:sz w:val="20"/>
          </w:rPr>
          <w:delText>"eyJhbGciOiJIUzI1NiIsInR5cCI6IkpXVCJ9.eyJleHAiOjE3NTI4MzA0NDgsImlhdCI6MTc1MjgyMzI0OCwiaXNnR5cGUiOiJ0b2tlbiIsInVzZXJfaWQiOiIifQ.fhKViky8v-0exfrn_zVbOm5PA8YDRjtruaZW97nMjJA"</w:delText>
        </w:r>
        <w:r>
          <w:rPr>
            <w:rFonts w:ascii="Menlo" w:hAnsi="Menlo" w:cs="Menlo"/>
            <w:color w:val="333333"/>
            <w:kern w:val="0"/>
            <w:sz w:val="20"/>
          </w:rPr>
          <w:delText>,</w:delText>
        </w:r>
        <w:bookmarkStart w:id="3709" w:name="_Toc233968872"/>
        <w:bookmarkEnd w:id="3709"/>
      </w:del>
    </w:p>
    <w:p w14:paraId="1F48AED5" w14:textId="77777777" w:rsidR="00F46436" w:rsidRDefault="00000000">
      <w:pPr>
        <w:widowControl/>
        <w:pBdr>
          <w:top w:val="single" w:sz="6" w:space="7" w:color="E7E9ED"/>
          <w:left w:val="single" w:sz="6" w:space="7" w:color="E7E9ED"/>
          <w:bottom w:val="single" w:sz="6" w:space="7" w:color="E7E9ED"/>
          <w:right w:val="single" w:sz="6" w:space="7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/>
        <w:jc w:val="left"/>
        <w:rPr>
          <w:del w:id="3710" w:author="Lucien" w:date="2026-05-06T13:25:00Z"/>
          <w:rFonts w:ascii="Menlo" w:hAnsi="Menlo" w:cs="Menlo"/>
          <w:color w:val="333333"/>
          <w:kern w:val="0"/>
          <w:sz w:val="20"/>
        </w:rPr>
      </w:pPr>
      <w:del w:id="3711" w:author="Lucien" w:date="2026-05-06T13:25:00Z">
        <w:r>
          <w:rPr>
            <w:rFonts w:ascii="Menlo" w:hAnsi="Menlo" w:cs="Menlo"/>
            <w:color w:val="BBBBBB"/>
            <w:kern w:val="0"/>
            <w:sz w:val="20"/>
          </w:rPr>
          <w:delText xml:space="preserve">          </w:delText>
        </w:r>
        <w:r>
          <w:rPr>
            <w:rFonts w:ascii="Menlo" w:hAnsi="Menlo" w:cs="Menlo"/>
            <w:color w:val="DD1144"/>
            <w:kern w:val="0"/>
            <w:sz w:val="20"/>
          </w:rPr>
          <w:delText>"expiresIn"</w:delText>
        </w:r>
        <w:r>
          <w:rPr>
            <w:rFonts w:ascii="Menlo" w:hAnsi="Menlo" w:cs="Menlo"/>
            <w:color w:val="333333"/>
            <w:kern w:val="0"/>
            <w:sz w:val="20"/>
          </w:rPr>
          <w:delText>:</w:delText>
        </w:r>
        <w:r>
          <w:rPr>
            <w:rFonts w:ascii="Menlo" w:hAnsi="Menlo" w:cs="Menlo"/>
            <w:color w:val="BBBBBB"/>
            <w:kern w:val="0"/>
            <w:sz w:val="20"/>
          </w:rPr>
          <w:delText xml:space="preserve"> </w:delText>
        </w:r>
        <w:r>
          <w:rPr>
            <w:rFonts w:ascii="Menlo" w:hAnsi="Menlo" w:cs="Menlo"/>
            <w:color w:val="009999"/>
            <w:kern w:val="0"/>
            <w:sz w:val="20"/>
          </w:rPr>
          <w:delText>7200</w:delText>
        </w:r>
        <w:r>
          <w:rPr>
            <w:rFonts w:ascii="Menlo" w:hAnsi="Menlo" w:cs="Menlo"/>
            <w:color w:val="333333"/>
            <w:kern w:val="0"/>
            <w:sz w:val="20"/>
          </w:rPr>
          <w:delText>,</w:delText>
        </w:r>
        <w:bookmarkStart w:id="3712" w:name="_Toc233968873"/>
        <w:bookmarkEnd w:id="3712"/>
      </w:del>
    </w:p>
    <w:p w14:paraId="4267D4C8" w14:textId="77777777" w:rsidR="00F46436" w:rsidRDefault="00000000">
      <w:pPr>
        <w:widowControl/>
        <w:pBdr>
          <w:top w:val="single" w:sz="6" w:space="7" w:color="E7E9ED"/>
          <w:left w:val="single" w:sz="6" w:space="7" w:color="E7E9ED"/>
          <w:bottom w:val="single" w:sz="6" w:space="7" w:color="E7E9ED"/>
          <w:right w:val="single" w:sz="6" w:space="7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/>
        <w:jc w:val="left"/>
        <w:rPr>
          <w:del w:id="3713" w:author="Lucien" w:date="2026-05-06T13:25:00Z"/>
          <w:rFonts w:ascii="Menlo" w:hAnsi="Menlo" w:cs="Menlo"/>
          <w:color w:val="333333"/>
          <w:kern w:val="0"/>
          <w:sz w:val="20"/>
        </w:rPr>
      </w:pPr>
      <w:del w:id="3714" w:author="Lucien" w:date="2026-05-06T13:25:00Z">
        <w:r>
          <w:rPr>
            <w:rFonts w:ascii="Menlo" w:hAnsi="Menlo" w:cs="Menlo"/>
            <w:color w:val="BBBBBB"/>
            <w:kern w:val="0"/>
            <w:sz w:val="20"/>
          </w:rPr>
          <w:delText xml:space="preserve">          </w:delText>
        </w:r>
        <w:r>
          <w:rPr>
            <w:rFonts w:ascii="Menlo" w:hAnsi="Menlo" w:cs="Menlo"/>
            <w:color w:val="DD1144"/>
            <w:kern w:val="0"/>
            <w:sz w:val="20"/>
          </w:rPr>
          <w:delText>"refreshToken"</w:delText>
        </w:r>
        <w:r>
          <w:rPr>
            <w:rFonts w:ascii="Menlo" w:hAnsi="Menlo" w:cs="Menlo"/>
            <w:color w:val="333333"/>
            <w:kern w:val="0"/>
            <w:sz w:val="20"/>
          </w:rPr>
          <w:delText>:</w:delText>
        </w:r>
        <w:r>
          <w:rPr>
            <w:rFonts w:ascii="Menlo" w:hAnsi="Menlo" w:cs="Menlo"/>
            <w:color w:val="BBBBBB"/>
            <w:kern w:val="0"/>
            <w:sz w:val="20"/>
          </w:rPr>
          <w:delText xml:space="preserve"> </w:delText>
        </w:r>
        <w:r>
          <w:rPr>
            <w:rFonts w:ascii="Menlo" w:hAnsi="Menlo" w:cs="Menlo"/>
            <w:color w:val="DD1144"/>
            <w:kern w:val="0"/>
            <w:sz w:val="20"/>
          </w:rPr>
          <w:delText>"eyJhbGciOiJIUzI1NiIsInR5cCI6IkpXVCJ9.eyJleHAiOjE3NTM0MjgwNDgsImlhdCI6MTc1MjgyMzI0OCwIsInR5cGUiOiJSZWZyZXNoVG9rZW4iLCJ1c2VyX2lkIjoiIn0.l02LY83MbEdONPlJeu--7OX3CyM86XmXRBoebKSF8ys"</w:delText>
        </w:r>
        <w:r>
          <w:rPr>
            <w:rFonts w:ascii="Menlo" w:hAnsi="Menlo" w:cs="Menlo"/>
            <w:color w:val="333333"/>
            <w:kern w:val="0"/>
            <w:sz w:val="20"/>
          </w:rPr>
          <w:delText>,</w:delText>
        </w:r>
        <w:bookmarkStart w:id="3715" w:name="_Toc233968874"/>
        <w:bookmarkEnd w:id="3715"/>
      </w:del>
    </w:p>
    <w:p w14:paraId="245AC75D" w14:textId="77777777" w:rsidR="00F46436" w:rsidRDefault="00000000">
      <w:pPr>
        <w:widowControl/>
        <w:pBdr>
          <w:top w:val="single" w:sz="6" w:space="7" w:color="E7E9ED"/>
          <w:left w:val="single" w:sz="6" w:space="7" w:color="E7E9ED"/>
          <w:bottom w:val="single" w:sz="6" w:space="7" w:color="E7E9ED"/>
          <w:right w:val="single" w:sz="6" w:space="7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/>
        <w:jc w:val="left"/>
        <w:rPr>
          <w:del w:id="3716" w:author="Lucien" w:date="2026-05-06T13:25:00Z"/>
          <w:rFonts w:ascii="Menlo" w:hAnsi="Menlo" w:cs="Menlo"/>
          <w:color w:val="333333"/>
          <w:kern w:val="0"/>
          <w:sz w:val="20"/>
        </w:rPr>
      </w:pPr>
      <w:del w:id="3717" w:author="Lucien" w:date="2026-05-06T13:25:00Z">
        <w:r>
          <w:rPr>
            <w:rFonts w:ascii="Menlo" w:hAnsi="Menlo" w:cs="Menlo"/>
            <w:color w:val="BBBBBB"/>
            <w:kern w:val="0"/>
            <w:sz w:val="20"/>
          </w:rPr>
          <w:delText xml:space="preserve">          </w:delText>
        </w:r>
        <w:r>
          <w:rPr>
            <w:rFonts w:ascii="Menlo" w:hAnsi="Menlo" w:cs="Menlo"/>
            <w:color w:val="DD1144"/>
            <w:kern w:val="0"/>
            <w:sz w:val="20"/>
          </w:rPr>
          <w:delText>"refreshExpiresIn"</w:delText>
        </w:r>
        <w:r>
          <w:rPr>
            <w:rFonts w:ascii="Menlo" w:hAnsi="Menlo" w:cs="Menlo"/>
            <w:color w:val="333333"/>
            <w:kern w:val="0"/>
            <w:sz w:val="20"/>
          </w:rPr>
          <w:delText>:</w:delText>
        </w:r>
        <w:r>
          <w:rPr>
            <w:rFonts w:ascii="Menlo" w:hAnsi="Menlo" w:cs="Menlo"/>
            <w:color w:val="BBBBBB"/>
            <w:kern w:val="0"/>
            <w:sz w:val="20"/>
          </w:rPr>
          <w:delText xml:space="preserve"> </w:delText>
        </w:r>
        <w:r>
          <w:rPr>
            <w:rFonts w:ascii="Menlo" w:hAnsi="Menlo" w:cs="Menlo"/>
            <w:color w:val="009999"/>
            <w:kern w:val="0"/>
            <w:sz w:val="20"/>
          </w:rPr>
          <w:delText>604800</w:delText>
        </w:r>
        <w:bookmarkStart w:id="3718" w:name="_Toc233968875"/>
        <w:bookmarkEnd w:id="3718"/>
      </w:del>
    </w:p>
    <w:p w14:paraId="499EF1EF" w14:textId="77777777" w:rsidR="00F46436" w:rsidRDefault="00000000">
      <w:pPr>
        <w:widowControl/>
        <w:pBdr>
          <w:top w:val="single" w:sz="6" w:space="7" w:color="E7E9ED"/>
          <w:left w:val="single" w:sz="6" w:space="7" w:color="E7E9ED"/>
          <w:bottom w:val="single" w:sz="6" w:space="7" w:color="E7E9ED"/>
          <w:right w:val="single" w:sz="6" w:space="7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/>
        <w:jc w:val="left"/>
        <w:rPr>
          <w:del w:id="3719" w:author="Lucien" w:date="2026-05-06T13:25:00Z"/>
          <w:rFonts w:ascii="Menlo" w:hAnsi="Menlo" w:cs="Menlo"/>
          <w:color w:val="333333"/>
          <w:kern w:val="0"/>
          <w:sz w:val="20"/>
        </w:rPr>
      </w:pPr>
      <w:del w:id="3720" w:author="Lucien" w:date="2026-05-06T13:25:00Z">
        <w:r>
          <w:rPr>
            <w:rFonts w:ascii="Menlo" w:hAnsi="Menlo" w:cs="Menlo"/>
            <w:color w:val="BBBBBB"/>
            <w:kern w:val="0"/>
            <w:sz w:val="20"/>
          </w:rPr>
          <w:delText xml:space="preserve">        </w:delText>
        </w:r>
        <w:r>
          <w:rPr>
            <w:rFonts w:ascii="Menlo" w:hAnsi="Menlo" w:cs="Menlo"/>
            <w:color w:val="333333"/>
            <w:kern w:val="0"/>
            <w:sz w:val="20"/>
          </w:rPr>
          <w:delText>}</w:delText>
        </w:r>
        <w:bookmarkStart w:id="3721" w:name="_Toc233968876"/>
        <w:bookmarkEnd w:id="3721"/>
      </w:del>
    </w:p>
    <w:p w14:paraId="71B42BAC" w14:textId="77777777" w:rsidR="00F46436" w:rsidRDefault="00000000">
      <w:pPr>
        <w:widowControl/>
        <w:pBdr>
          <w:top w:val="single" w:sz="6" w:space="7" w:color="E7E9ED"/>
          <w:left w:val="single" w:sz="6" w:space="7" w:color="E7E9ED"/>
          <w:bottom w:val="single" w:sz="6" w:space="7" w:color="E7E9ED"/>
          <w:right w:val="single" w:sz="6" w:space="7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/>
        <w:jc w:val="left"/>
        <w:rPr>
          <w:del w:id="3722" w:author="Lucien" w:date="2026-05-06T13:25:00Z"/>
          <w:rFonts w:ascii="Menlo" w:hAnsi="Menlo" w:cs="Menlo"/>
          <w:color w:val="333333"/>
          <w:kern w:val="0"/>
          <w:sz w:val="20"/>
        </w:rPr>
      </w:pPr>
      <w:del w:id="3723" w:author="Lucien" w:date="2026-05-06T13:25:00Z">
        <w:r>
          <w:rPr>
            <w:rFonts w:ascii="Menlo" w:hAnsi="Menlo" w:cs="Menlo"/>
            <w:color w:val="333333"/>
            <w:kern w:val="0"/>
            <w:sz w:val="20"/>
          </w:rPr>
          <w:delText>}</w:delText>
        </w:r>
        <w:bookmarkStart w:id="3724" w:name="_Toc233968877"/>
        <w:bookmarkEnd w:id="3724"/>
      </w:del>
    </w:p>
    <w:p w14:paraId="27FC5B20" w14:textId="77777777" w:rsidR="00F46436" w:rsidRDefault="00F46436">
      <w:pPr>
        <w:rPr>
          <w:del w:id="3725" w:author="Lucien" w:date="2026-05-06T13:25:00Z"/>
        </w:rPr>
      </w:pPr>
      <w:bookmarkStart w:id="3726" w:name="_Toc233968878"/>
      <w:bookmarkEnd w:id="3726"/>
    </w:p>
    <w:p w14:paraId="174094FF" w14:textId="77777777" w:rsidR="00F46436" w:rsidRDefault="00000000">
      <w:pPr>
        <w:pStyle w:val="3"/>
        <w:numPr>
          <w:ilvl w:val="2"/>
          <w:numId w:val="3"/>
        </w:numPr>
        <w:spacing w:before="288" w:after="192"/>
        <w:rPr>
          <w:del w:id="3727" w:author="Lucien" w:date="2026-05-06T13:25:00Z"/>
          <w:sz w:val="30"/>
        </w:rPr>
      </w:pPr>
      <w:bookmarkStart w:id="3728" w:name="_Toc9tkqko"/>
      <w:del w:id="3729" w:author="Lucien" w:date="2026-05-06T13:25:00Z">
        <w:r>
          <w:rPr>
            <w:sz w:val="30"/>
          </w:rPr>
          <w:delText>注销访问令牌</w:delText>
        </w:r>
        <w:bookmarkStart w:id="3730" w:name="_Toc233968879"/>
        <w:bookmarkEnd w:id="3728"/>
        <w:bookmarkEnd w:id="3730"/>
      </w:del>
    </w:p>
    <w:p w14:paraId="23A0C139" w14:textId="77777777" w:rsidR="00F46436" w:rsidRDefault="00000000">
      <w:pPr>
        <w:pStyle w:val="4"/>
        <w:numPr>
          <w:ilvl w:val="3"/>
          <w:numId w:val="3"/>
        </w:numPr>
        <w:rPr>
          <w:del w:id="3731" w:author="Lucien" w:date="2026-05-06T13:25:00Z"/>
          <w:rFonts w:ascii="宋体" w:eastAsia="宋体" w:hAnsi="宋体" w:cs="宋体" w:hint="eastAsia"/>
        </w:rPr>
      </w:pPr>
      <w:del w:id="3732" w:author="Lucien" w:date="2026-05-06T13:25:00Z">
        <w:r>
          <w:rPr>
            <w:rFonts w:ascii="宋体" w:eastAsia="宋体" w:hAnsi="宋体" w:cs="宋体"/>
          </w:rPr>
          <w:delText>接口说明</w:delText>
        </w:r>
        <w:bookmarkStart w:id="3733" w:name="_Toc233968880"/>
        <w:bookmarkEnd w:id="3733"/>
      </w:del>
    </w:p>
    <w:p w14:paraId="69215F3A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3734" w:author="Lucien" w:date="2026-05-06T13:25:00Z"/>
          <w:rFonts w:ascii="宋体" w:eastAsia="宋体" w:hAnsi="宋体" w:cs="宋体" w:hint="eastAsia"/>
        </w:rPr>
      </w:pPr>
      <w:del w:id="3735" w:author="Lucien" w:date="2026-05-06T13:25:00Z">
        <w:r>
          <w:rPr>
            <w:rFonts w:ascii="宋体" w:eastAsia="宋体" w:hAnsi="宋体" w:cs="宋体" w:hint="eastAsia"/>
          </w:rPr>
          <w:delText>接口地址：</w:delText>
        </w:r>
        <w:r>
          <w:rPr>
            <w:rFonts w:ascii="Times New Roman" w:eastAsia="宋体" w:hAnsi="Times New Roman" w:cs="Times New Roman" w:hint="eastAsia"/>
          </w:rPr>
          <w:delText>/gateway/LogoutToken</w:delText>
        </w:r>
        <w:bookmarkStart w:id="3736" w:name="_Toc233968881"/>
        <w:bookmarkEnd w:id="3736"/>
      </w:del>
    </w:p>
    <w:p w14:paraId="404F24C3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3737" w:author="Lucien" w:date="2026-05-06T13:25:00Z"/>
          <w:rFonts w:ascii="宋体" w:eastAsia="宋体" w:hAnsi="宋体" w:cs="宋体" w:hint="eastAsia"/>
        </w:rPr>
      </w:pPr>
      <w:del w:id="3738" w:author="Lucien" w:date="2026-05-06T13:25:00Z">
        <w:r>
          <w:rPr>
            <w:rFonts w:ascii="宋体" w:eastAsia="宋体" w:hAnsi="宋体" w:cs="宋体" w:hint="eastAsia"/>
          </w:rPr>
          <w:delText>接口名称：注销访问令牌</w:delText>
        </w:r>
        <w:bookmarkStart w:id="3739" w:name="_Toc233968882"/>
        <w:bookmarkEnd w:id="3739"/>
      </w:del>
    </w:p>
    <w:p w14:paraId="37422DDF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3740" w:author="Lucien" w:date="2026-05-06T13:25:00Z"/>
          <w:rFonts w:ascii="宋体" w:eastAsia="宋体" w:hAnsi="宋体" w:cs="宋体" w:hint="eastAsia"/>
        </w:rPr>
      </w:pPr>
      <w:del w:id="3741" w:author="Lucien" w:date="2026-05-06T13:25:00Z">
        <w:r>
          <w:rPr>
            <w:rFonts w:ascii="宋体" w:eastAsia="宋体" w:hAnsi="宋体" w:cs="宋体" w:hint="eastAsia"/>
          </w:rPr>
          <w:delText>接口描述：</w:delText>
        </w:r>
        <w:r>
          <w:rPr>
            <w:rFonts w:ascii="宋体" w:eastAsia="宋体" w:hAnsi="宋体" w:cs="Times New Roman" w:hint="eastAsia"/>
            <w:color w:val="auto"/>
            <w:szCs w:val="21"/>
          </w:rPr>
          <w:delText>注销</w:delText>
        </w:r>
        <w:r>
          <w:rPr>
            <w:rFonts w:ascii="宋体" w:eastAsia="宋体" w:hAnsi="宋体" w:cs="宋体" w:hint="eastAsia"/>
            <w:szCs w:val="21"/>
          </w:rPr>
          <w:delText>应用调用XXX平台接口的</w:delText>
        </w:r>
        <w:r>
          <w:rPr>
            <w:rFonts w:ascii="宋体" w:eastAsia="宋体" w:hAnsi="宋体" w:cs="Times New Roman" w:hint="eastAsia"/>
            <w:color w:val="auto"/>
            <w:szCs w:val="21"/>
          </w:rPr>
          <w:delText>访问令牌</w:delText>
        </w:r>
        <w:bookmarkStart w:id="3742" w:name="_Toc233968883"/>
        <w:bookmarkEnd w:id="3742"/>
      </w:del>
    </w:p>
    <w:p w14:paraId="00E6A679" w14:textId="77777777" w:rsidR="00F46436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del w:id="3743" w:author="Lucien" w:date="2026-05-06T13:25:00Z"/>
          <w:rFonts w:ascii="宋体" w:eastAsia="宋体" w:hAnsi="宋体" w:cs="宋体" w:hint="eastAsia"/>
        </w:rPr>
      </w:pPr>
      <w:del w:id="3744" w:author="Lucien" w:date="2026-05-06T13:25:00Z">
        <w:r>
          <w:rPr>
            <w:rFonts w:ascii="宋体" w:eastAsia="宋体" w:hAnsi="宋体" w:cs="宋体" w:hint="eastAsia"/>
          </w:rPr>
          <w:delText>请求方式：</w:delText>
        </w:r>
        <w:r>
          <w:rPr>
            <w:rFonts w:ascii="Times New Roman" w:eastAsia="宋体" w:hAnsi="Times New Roman" w:cs="Times New Roman" w:hint="eastAsia"/>
          </w:rPr>
          <w:delText>POST</w:delText>
        </w:r>
        <w:bookmarkStart w:id="3745" w:name="_Toc233968884"/>
        <w:bookmarkEnd w:id="3745"/>
      </w:del>
    </w:p>
    <w:p w14:paraId="2B8D16FF" w14:textId="77777777" w:rsidR="00F46436" w:rsidRDefault="00000000">
      <w:pPr>
        <w:pStyle w:val="4"/>
        <w:numPr>
          <w:ilvl w:val="3"/>
          <w:numId w:val="3"/>
        </w:numPr>
        <w:rPr>
          <w:del w:id="3746" w:author="Lucien" w:date="2026-05-06T13:25:00Z"/>
          <w:rFonts w:ascii="宋体" w:eastAsia="宋体" w:hAnsi="宋体" w:cs="宋体" w:hint="eastAsia"/>
        </w:rPr>
      </w:pPr>
      <w:del w:id="3747" w:author="Lucien" w:date="2026-05-06T13:25:00Z">
        <w:r>
          <w:rPr>
            <w:rFonts w:ascii="宋体" w:eastAsia="宋体" w:hAnsi="宋体" w:cs="宋体"/>
          </w:rPr>
          <w:delText>输入参数</w:delText>
        </w:r>
        <w:bookmarkStart w:id="3748" w:name="_Toc233968885"/>
        <w:bookmarkEnd w:id="3748"/>
      </w:del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587"/>
        <w:gridCol w:w="1967"/>
        <w:gridCol w:w="2602"/>
      </w:tblGrid>
      <w:tr w:rsidR="00F46436" w14:paraId="1893305F" w14:textId="77777777">
        <w:trPr>
          <w:del w:id="3749" w:author="Lucien" w:date="2026-05-06T13:25:00Z"/>
        </w:trPr>
        <w:tc>
          <w:tcPr>
            <w:tcW w:w="21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EB80077" w14:textId="77777777" w:rsidR="00F46436" w:rsidRDefault="00000000">
            <w:pPr>
              <w:rPr>
                <w:del w:id="3750" w:author="Lucien" w:date="2026-05-06T13:25:00Z"/>
                <w:b/>
                <w:bCs/>
              </w:rPr>
            </w:pPr>
            <w:del w:id="3751" w:author="Lucien" w:date="2026-05-06T13:25:00Z">
              <w:r>
                <w:rPr>
                  <w:rFonts w:hint="eastAsia"/>
                  <w:b/>
                  <w:bCs/>
                </w:rPr>
                <w:delText>参数名称</w:delText>
              </w:r>
              <w:bookmarkStart w:id="3752" w:name="_Toc233968886"/>
              <w:bookmarkEnd w:id="3752"/>
            </w:del>
          </w:p>
        </w:tc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3F6B3AD" w14:textId="77777777" w:rsidR="00F46436" w:rsidRDefault="00000000">
            <w:pPr>
              <w:keepLines/>
              <w:rPr>
                <w:del w:id="3753" w:author="Lucien" w:date="2026-05-06T13:25:00Z"/>
                <w:b/>
                <w:bCs/>
              </w:rPr>
            </w:pPr>
            <w:del w:id="3754" w:author="Lucien" w:date="2026-05-06T13:25:00Z">
              <w:r>
                <w:rPr>
                  <w:rFonts w:hint="eastAsia"/>
                  <w:b/>
                  <w:bCs/>
                </w:rPr>
                <w:delText>类型</w:delText>
              </w:r>
              <w:bookmarkStart w:id="3755" w:name="_Toc233968887"/>
              <w:bookmarkEnd w:id="3755"/>
            </w:del>
          </w:p>
        </w:tc>
        <w:tc>
          <w:tcPr>
            <w:tcW w:w="19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A57DF4C" w14:textId="77777777" w:rsidR="00F46436" w:rsidRDefault="00000000">
            <w:pPr>
              <w:keepLines/>
              <w:rPr>
                <w:del w:id="3756" w:author="Lucien" w:date="2026-05-06T13:25:00Z"/>
                <w:b/>
                <w:bCs/>
              </w:rPr>
            </w:pPr>
            <w:del w:id="3757" w:author="Lucien" w:date="2026-05-06T13:25:00Z">
              <w:r>
                <w:rPr>
                  <w:rFonts w:hint="eastAsia"/>
                  <w:b/>
                  <w:bCs/>
                </w:rPr>
                <w:delText>是否必填</w:delText>
              </w:r>
              <w:bookmarkStart w:id="3758" w:name="_Toc233968888"/>
              <w:bookmarkEnd w:id="3758"/>
            </w:del>
          </w:p>
        </w:tc>
        <w:tc>
          <w:tcPr>
            <w:tcW w:w="26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81E2C37" w14:textId="77777777" w:rsidR="00F46436" w:rsidRDefault="00000000">
            <w:pPr>
              <w:keepLines/>
              <w:rPr>
                <w:del w:id="3759" w:author="Lucien" w:date="2026-05-06T13:25:00Z"/>
                <w:b/>
                <w:bCs/>
              </w:rPr>
            </w:pPr>
            <w:del w:id="3760" w:author="Lucien" w:date="2026-05-06T13:25:00Z">
              <w:r>
                <w:rPr>
                  <w:rFonts w:hint="eastAsia"/>
                  <w:b/>
                  <w:bCs/>
                </w:rPr>
                <w:delText>描述</w:delText>
              </w:r>
              <w:bookmarkStart w:id="3761" w:name="_Toc233968889"/>
              <w:bookmarkEnd w:id="3761"/>
            </w:del>
          </w:p>
        </w:tc>
        <w:bookmarkStart w:id="3762" w:name="_Toc233968890"/>
        <w:bookmarkEnd w:id="3762"/>
      </w:tr>
      <w:tr w:rsidR="00F46436" w14:paraId="2B0119C6" w14:textId="77777777">
        <w:trPr>
          <w:del w:id="3763" w:author="Lucien" w:date="2026-05-06T13:25:00Z"/>
        </w:trPr>
        <w:tc>
          <w:tcPr>
            <w:tcW w:w="21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B35FB0" w14:textId="77777777" w:rsidR="00F46436" w:rsidRDefault="00000000">
            <w:pPr>
              <w:rPr>
                <w:del w:id="3764" w:author="Lucien" w:date="2026-05-06T13:25:00Z"/>
              </w:rPr>
            </w:pPr>
            <w:del w:id="3765" w:author="Lucien" w:date="2026-05-06T13:25:00Z">
              <w:r>
                <w:delText>token</w:delText>
              </w:r>
              <w:bookmarkStart w:id="3766" w:name="_Toc233968891"/>
              <w:bookmarkEnd w:id="3766"/>
            </w:del>
          </w:p>
        </w:tc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6ABF1A" w14:textId="77777777" w:rsidR="00F46436" w:rsidRDefault="00000000">
            <w:pPr>
              <w:keepLines/>
              <w:rPr>
                <w:del w:id="3767" w:author="Lucien" w:date="2026-05-06T13:25:00Z"/>
              </w:rPr>
            </w:pPr>
            <w:del w:id="3768" w:author="Lucien" w:date="2026-05-06T13:25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  <w:bookmarkStart w:id="3769" w:name="_Toc233968892"/>
              <w:bookmarkEnd w:id="3769"/>
            </w:del>
          </w:p>
        </w:tc>
        <w:tc>
          <w:tcPr>
            <w:tcW w:w="19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320BF5" w14:textId="77777777" w:rsidR="00F46436" w:rsidRDefault="00000000">
            <w:pPr>
              <w:keepLines/>
              <w:rPr>
                <w:del w:id="3770" w:author="Lucien" w:date="2026-05-06T13:25:00Z"/>
              </w:rPr>
            </w:pPr>
            <w:del w:id="3771" w:author="Lucien" w:date="2026-05-06T13:25:00Z">
              <w:r>
                <w:delText>是</w:delText>
              </w:r>
              <w:bookmarkStart w:id="3772" w:name="_Toc233968893"/>
              <w:bookmarkEnd w:id="3772"/>
            </w:del>
          </w:p>
        </w:tc>
        <w:tc>
          <w:tcPr>
            <w:tcW w:w="26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0182BB" w14:textId="77777777" w:rsidR="00F46436" w:rsidRDefault="00000000">
            <w:pPr>
              <w:keepLines/>
              <w:rPr>
                <w:del w:id="3773" w:author="Lucien" w:date="2026-05-06T13:25:00Z"/>
              </w:rPr>
            </w:pPr>
            <w:del w:id="3774" w:author="Lucien" w:date="2026-05-06T13:25:00Z">
              <w:r>
                <w:rPr>
                  <w:rFonts w:hint="eastAsia"/>
                </w:rPr>
                <w:delText>令牌（</w:delText>
              </w:r>
              <w:r>
                <w:delText>token</w:delText>
              </w:r>
              <w:r>
                <w:rPr>
                  <w:rFonts w:hint="eastAsia"/>
                </w:rPr>
                <w:delText>）</w:delText>
              </w:r>
              <w:bookmarkStart w:id="3775" w:name="_Toc233968894"/>
              <w:bookmarkEnd w:id="3775"/>
            </w:del>
          </w:p>
        </w:tc>
        <w:bookmarkStart w:id="3776" w:name="_Toc233968895"/>
        <w:bookmarkEnd w:id="3776"/>
      </w:tr>
    </w:tbl>
    <w:p w14:paraId="6446929A" w14:textId="77777777" w:rsidR="00F46436" w:rsidRDefault="00000000">
      <w:pPr>
        <w:pStyle w:val="4"/>
        <w:numPr>
          <w:ilvl w:val="3"/>
          <w:numId w:val="3"/>
        </w:numPr>
        <w:rPr>
          <w:del w:id="3777" w:author="Lucien" w:date="2026-05-06T13:25:00Z"/>
          <w:rFonts w:ascii="宋体" w:eastAsia="宋体" w:hAnsi="宋体" w:cs="宋体" w:hint="eastAsia"/>
        </w:rPr>
      </w:pPr>
      <w:del w:id="3778" w:author="Lucien" w:date="2026-05-06T13:25:00Z">
        <w:r>
          <w:rPr>
            <w:rFonts w:ascii="宋体" w:eastAsia="宋体" w:hAnsi="宋体" w:cs="宋体"/>
          </w:rPr>
          <w:delText>输出参数</w:delText>
        </w:r>
        <w:bookmarkStart w:id="3779" w:name="_Toc233968896"/>
        <w:bookmarkEnd w:id="3779"/>
      </w:del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1463"/>
        <w:gridCol w:w="5130"/>
      </w:tblGrid>
      <w:tr w:rsidR="00F46436" w14:paraId="46E25050" w14:textId="77777777">
        <w:trPr>
          <w:del w:id="3780" w:author="Lucien" w:date="2026-05-06T13:25:00Z"/>
        </w:trPr>
        <w:tc>
          <w:tcPr>
            <w:tcW w:w="16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272F757" w14:textId="77777777" w:rsidR="00F46436" w:rsidRDefault="00000000">
            <w:pPr>
              <w:rPr>
                <w:del w:id="3781" w:author="Lucien" w:date="2026-05-06T13:25:00Z"/>
                <w:b/>
                <w:bCs/>
              </w:rPr>
            </w:pPr>
            <w:del w:id="3782" w:author="Lucien" w:date="2026-05-06T13:25:00Z">
              <w:r>
                <w:rPr>
                  <w:rFonts w:hint="eastAsia"/>
                  <w:b/>
                  <w:bCs/>
                </w:rPr>
                <w:delText>参数名称</w:delText>
              </w:r>
              <w:bookmarkStart w:id="3783" w:name="_Toc233968897"/>
              <w:bookmarkEnd w:id="3783"/>
            </w:del>
          </w:p>
        </w:tc>
        <w:tc>
          <w:tcPr>
            <w:tcW w:w="14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F876C78" w14:textId="77777777" w:rsidR="00F46436" w:rsidRDefault="00000000">
            <w:pPr>
              <w:keepLines/>
              <w:jc w:val="left"/>
              <w:rPr>
                <w:del w:id="3784" w:author="Lucien" w:date="2026-05-06T13:25:00Z"/>
                <w:b/>
                <w:bCs/>
              </w:rPr>
            </w:pPr>
            <w:del w:id="3785" w:author="Lucien" w:date="2026-05-06T13:25:00Z">
              <w:r>
                <w:rPr>
                  <w:rFonts w:hint="eastAsia"/>
                  <w:b/>
                  <w:bCs/>
                </w:rPr>
                <w:delText>类型</w:delText>
              </w:r>
              <w:bookmarkStart w:id="3786" w:name="_Toc233968898"/>
              <w:bookmarkEnd w:id="3786"/>
            </w:del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9590359" w14:textId="77777777" w:rsidR="00F46436" w:rsidRDefault="00000000">
            <w:pPr>
              <w:keepLines/>
              <w:jc w:val="left"/>
              <w:rPr>
                <w:del w:id="3787" w:author="Lucien" w:date="2026-05-06T13:25:00Z"/>
                <w:b/>
                <w:bCs/>
              </w:rPr>
            </w:pPr>
            <w:del w:id="3788" w:author="Lucien" w:date="2026-05-06T13:25:00Z">
              <w:r>
                <w:rPr>
                  <w:rFonts w:hint="eastAsia"/>
                  <w:b/>
                  <w:bCs/>
                </w:rPr>
                <w:delText>描述</w:delText>
              </w:r>
              <w:bookmarkStart w:id="3789" w:name="_Toc233968899"/>
              <w:bookmarkEnd w:id="3789"/>
            </w:del>
          </w:p>
        </w:tc>
        <w:bookmarkStart w:id="3790" w:name="_Toc233968900"/>
        <w:bookmarkEnd w:id="3790"/>
      </w:tr>
      <w:tr w:rsidR="00F46436" w14:paraId="4DDCA082" w14:textId="77777777">
        <w:trPr>
          <w:del w:id="3791" w:author="Lucien" w:date="2026-05-06T13:25:00Z"/>
        </w:trPr>
        <w:tc>
          <w:tcPr>
            <w:tcW w:w="16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2FE4E0" w14:textId="77777777" w:rsidR="00F46436" w:rsidRDefault="00000000">
            <w:pPr>
              <w:rPr>
                <w:del w:id="3792" w:author="Lucien" w:date="2026-05-06T13:25:00Z"/>
              </w:rPr>
            </w:pPr>
            <w:del w:id="3793" w:author="Lucien" w:date="2026-05-06T13:25:00Z">
              <w:r>
                <w:delText>code</w:delText>
              </w:r>
              <w:bookmarkStart w:id="3794" w:name="_Toc233968901"/>
              <w:bookmarkEnd w:id="3794"/>
            </w:del>
          </w:p>
        </w:tc>
        <w:tc>
          <w:tcPr>
            <w:tcW w:w="14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6C6116" w14:textId="77777777" w:rsidR="00F46436" w:rsidRDefault="00000000">
            <w:pPr>
              <w:keepLines/>
              <w:rPr>
                <w:del w:id="3795" w:author="Lucien" w:date="2026-05-06T13:25:00Z"/>
              </w:rPr>
            </w:pPr>
            <w:del w:id="3796" w:author="Lucien" w:date="2026-05-06T13:25:00Z">
              <w:r>
                <w:rPr>
                  <w:rFonts w:hint="eastAsia"/>
                </w:rPr>
                <w:delText>I</w:delText>
              </w:r>
              <w:r>
                <w:delText>nteger</w:delText>
              </w:r>
              <w:bookmarkStart w:id="3797" w:name="_Toc233968902"/>
              <w:bookmarkEnd w:id="3797"/>
            </w:del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D53846" w14:textId="77777777" w:rsidR="00F46436" w:rsidRDefault="00000000">
            <w:pPr>
              <w:keepLines/>
              <w:rPr>
                <w:del w:id="3798" w:author="Lucien" w:date="2026-05-06T13:25:00Z"/>
              </w:rPr>
            </w:pPr>
            <w:del w:id="3799" w:author="Lucien" w:date="2026-05-06T13:25:00Z">
              <w:r>
                <w:delText xml:space="preserve">200 </w:delText>
              </w:r>
              <w:r>
                <w:delText>表示服务端执行成功，非</w:delText>
              </w:r>
              <w:r>
                <w:delText xml:space="preserve"> 200 </w:delText>
              </w:r>
              <w:r>
                <w:delText>表示执行失败</w:delText>
              </w:r>
              <w:bookmarkStart w:id="3800" w:name="_Toc233968903"/>
              <w:bookmarkEnd w:id="3800"/>
            </w:del>
          </w:p>
        </w:tc>
        <w:bookmarkStart w:id="3801" w:name="_Toc233968904"/>
        <w:bookmarkEnd w:id="3801"/>
      </w:tr>
      <w:tr w:rsidR="00F46436" w14:paraId="655E6D56" w14:textId="77777777">
        <w:trPr>
          <w:del w:id="3802" w:author="Lucien" w:date="2026-05-06T13:25:00Z"/>
        </w:trPr>
        <w:tc>
          <w:tcPr>
            <w:tcW w:w="16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067538" w14:textId="77777777" w:rsidR="00F46436" w:rsidRDefault="00000000">
            <w:pPr>
              <w:rPr>
                <w:del w:id="3803" w:author="Lucien" w:date="2026-05-06T13:25:00Z"/>
              </w:rPr>
            </w:pPr>
            <w:del w:id="3804" w:author="Lucien" w:date="2026-05-06T13:25:00Z">
              <w:r>
                <w:delText>msg</w:delText>
              </w:r>
              <w:bookmarkStart w:id="3805" w:name="_Toc233968905"/>
              <w:bookmarkEnd w:id="3805"/>
            </w:del>
          </w:p>
        </w:tc>
        <w:tc>
          <w:tcPr>
            <w:tcW w:w="14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CB9E97" w14:textId="77777777" w:rsidR="00F46436" w:rsidRDefault="00000000">
            <w:pPr>
              <w:keepLines/>
              <w:rPr>
                <w:del w:id="3806" w:author="Lucien" w:date="2026-05-06T13:25:00Z"/>
              </w:rPr>
            </w:pPr>
            <w:del w:id="3807" w:author="Lucien" w:date="2026-05-06T13:25:00Z">
              <w:r>
                <w:rPr>
                  <w:rFonts w:hint="eastAsia"/>
                </w:rPr>
                <w:delText>S</w:delText>
              </w:r>
              <w:r>
                <w:delText>tring</w:delText>
              </w:r>
              <w:bookmarkStart w:id="3808" w:name="_Toc233968906"/>
              <w:bookmarkEnd w:id="3808"/>
            </w:del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8FD800" w14:textId="77777777" w:rsidR="00F46436" w:rsidRDefault="00000000">
            <w:pPr>
              <w:keepLines/>
              <w:rPr>
                <w:del w:id="3809" w:author="Lucien" w:date="2026-05-06T13:25:00Z"/>
              </w:rPr>
            </w:pPr>
            <w:del w:id="3810" w:author="Lucien" w:date="2026-05-06T13:25:00Z">
              <w:r>
                <w:delText>执行结果描述，失败时返回具体错误信息</w:delText>
              </w:r>
              <w:bookmarkStart w:id="3811" w:name="_Toc233968907"/>
              <w:bookmarkEnd w:id="3811"/>
            </w:del>
          </w:p>
        </w:tc>
        <w:bookmarkStart w:id="3812" w:name="_Toc233968908"/>
        <w:bookmarkEnd w:id="3812"/>
      </w:tr>
      <w:tr w:rsidR="00F46436" w14:paraId="2AD5C0CC" w14:textId="77777777">
        <w:trPr>
          <w:del w:id="3813" w:author="Lucien" w:date="2026-05-06T13:25:00Z"/>
        </w:trPr>
        <w:tc>
          <w:tcPr>
            <w:tcW w:w="16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956776" w14:textId="77777777" w:rsidR="00F46436" w:rsidRDefault="00000000">
            <w:pPr>
              <w:rPr>
                <w:del w:id="3814" w:author="Lucien" w:date="2026-05-06T13:25:00Z"/>
              </w:rPr>
            </w:pPr>
            <w:del w:id="3815" w:author="Lucien" w:date="2026-05-06T13:25:00Z">
              <w:r>
                <w:delText>data</w:delText>
              </w:r>
              <w:bookmarkStart w:id="3816" w:name="_Toc233968909"/>
              <w:bookmarkEnd w:id="3816"/>
            </w:del>
          </w:p>
        </w:tc>
        <w:tc>
          <w:tcPr>
            <w:tcW w:w="14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AF174C" w14:textId="77777777" w:rsidR="00F46436" w:rsidRDefault="00000000">
            <w:pPr>
              <w:keepLines/>
              <w:rPr>
                <w:del w:id="3817" w:author="Lucien" w:date="2026-05-06T13:25:00Z"/>
              </w:rPr>
            </w:pPr>
            <w:del w:id="3818" w:author="Lucien" w:date="2026-05-06T13:25:00Z">
              <w:r>
                <w:rPr>
                  <w:rFonts w:hint="eastAsia"/>
                </w:rPr>
                <w:delText>null</w:delText>
              </w:r>
              <w:bookmarkStart w:id="3819" w:name="_Toc233968910"/>
              <w:bookmarkEnd w:id="3819"/>
            </w:del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1D9B26" w14:textId="77777777" w:rsidR="00F46436" w:rsidRDefault="00F46436">
            <w:pPr>
              <w:keepLines/>
              <w:rPr>
                <w:del w:id="3820" w:author="Lucien" w:date="2026-05-06T13:25:00Z"/>
              </w:rPr>
            </w:pPr>
            <w:bookmarkStart w:id="3821" w:name="_Toc233968911"/>
            <w:bookmarkEnd w:id="3821"/>
          </w:p>
        </w:tc>
        <w:bookmarkStart w:id="3822" w:name="_Toc233968912"/>
        <w:bookmarkEnd w:id="3822"/>
      </w:tr>
    </w:tbl>
    <w:p w14:paraId="65520A3B" w14:textId="5E918820" w:rsidR="00F46436" w:rsidDel="008D6F66" w:rsidRDefault="009D24AC">
      <w:pPr>
        <w:pStyle w:val="4"/>
        <w:numPr>
          <w:ilvl w:val="255"/>
          <w:numId w:val="0"/>
        </w:numPr>
        <w:rPr>
          <w:ins w:id="3823" w:author="Lucien" w:date="2026-05-06T13:25:00Z"/>
          <w:del w:id="3824" w:author="昱 张" w:date="2026-07-03T10:24:00Z" w16du:dateUtc="2026-07-03T02:24:00Z"/>
          <w:rFonts w:ascii="宋体" w:eastAsia="宋体" w:hAnsi="宋体" w:cs="宋体" w:hint="eastAsia"/>
        </w:rPr>
        <w:pPrChange w:id="3825" w:author="Lucien" w:date="2026-05-26T20:34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ins w:id="3826" w:author="昱 张" w:date="2026-07-03T10:25:00Z" w16du:dateUtc="2026-07-03T02:25:00Z">
        <w:r>
          <w:rPr>
            <w:rFonts w:ascii="宋体" w:eastAsia="宋体" w:hAnsi="宋体" w:cs="宋体" w:hint="eastAsia"/>
          </w:rPr>
          <w:t xml:space="preserve"> </w:t>
        </w:r>
      </w:ins>
      <w:bookmarkStart w:id="3827" w:name="_Toc233968913"/>
      <w:bookmarkEnd w:id="3827"/>
    </w:p>
    <w:p w14:paraId="175F5526" w14:textId="77777777" w:rsidR="00F46436" w:rsidRDefault="00000000">
      <w:pPr>
        <w:pStyle w:val="2"/>
        <w:keepNext w:val="0"/>
        <w:keepLines w:val="0"/>
        <w:rPr>
          <w:ins w:id="3828" w:author="Lucien" w:date="2026-05-06T13:25:00Z"/>
          <w:rFonts w:ascii="宋体" w:eastAsia="宋体" w:hAnsi="宋体" w:hint="eastAsia"/>
        </w:rPr>
      </w:pPr>
      <w:bookmarkStart w:id="3829" w:name="_Toc233968914"/>
      <w:ins w:id="3830" w:author="Lucien" w:date="2026-05-06T13:26:00Z">
        <w:r>
          <w:rPr>
            <w:rFonts w:hint="eastAsia"/>
          </w:rPr>
          <w:t>合约校验</w:t>
        </w:r>
      </w:ins>
      <w:bookmarkEnd w:id="3829"/>
      <w:ins w:id="3831" w:author="Lucien" w:date="2026-05-06T13:25:00Z">
        <w:del w:id="3832" w:author="明宇 王" w:date="2026-05-06T14:54:00Z">
          <w:r>
            <w:delText>管理</w:delText>
          </w:r>
        </w:del>
      </w:ins>
    </w:p>
    <w:p w14:paraId="3F5252DE" w14:textId="457B2C5A" w:rsidR="00F46436" w:rsidDel="009D24AC" w:rsidRDefault="00000000">
      <w:pPr>
        <w:pStyle w:val="3"/>
        <w:spacing w:before="288" w:after="192"/>
        <w:rPr>
          <w:ins w:id="3833" w:author="Lucien" w:date="2026-05-06T13:25:00Z"/>
          <w:del w:id="3834" w:author="昱 张" w:date="2026-07-03T10:25:00Z" w16du:dateUtc="2026-07-03T02:25:00Z"/>
          <w:sz w:val="30"/>
        </w:rPr>
        <w:pPrChange w:id="3835" w:author="昱 张" w:date="2026-07-02T22:19:00Z" w16du:dateUtc="2026-07-02T14:19:00Z">
          <w:pPr>
            <w:pStyle w:val="3"/>
            <w:numPr>
              <w:numId w:val="3"/>
            </w:numPr>
            <w:spacing w:before="288" w:after="192"/>
          </w:pPr>
        </w:pPrChange>
      </w:pPr>
      <w:ins w:id="3836" w:author="Lucien" w:date="2026-05-06T13:26:00Z">
        <w:del w:id="3837" w:author="昱 张" w:date="2026-07-03T10:25:00Z" w16du:dateUtc="2026-07-03T02:25:00Z">
          <w:r w:rsidDel="009D24AC">
            <w:rPr>
              <w:rFonts w:hint="eastAsia"/>
              <w:sz w:val="30"/>
            </w:rPr>
            <w:delText>校验</w:delText>
          </w:r>
        </w:del>
      </w:ins>
      <w:ins w:id="3838" w:author="Lucien" w:date="2026-05-06T13:25:00Z">
        <w:del w:id="3839" w:author="昱 张" w:date="2026-07-03T10:25:00Z" w16du:dateUtc="2026-07-03T02:25:00Z">
          <w:r w:rsidDel="009D24AC">
            <w:rPr>
              <w:rFonts w:hint="eastAsia"/>
              <w:sz w:val="30"/>
            </w:rPr>
            <w:delText>加密</w:delText>
          </w:r>
        </w:del>
      </w:ins>
      <w:ins w:id="3840" w:author="Lucien" w:date="2026-05-06T13:26:00Z">
        <w:del w:id="3841" w:author="昱 张" w:date="2026-07-03T10:25:00Z" w16du:dateUtc="2026-07-03T02:25:00Z">
          <w:r w:rsidDel="009D24AC">
            <w:rPr>
              <w:rFonts w:hint="eastAsia"/>
              <w:sz w:val="30"/>
            </w:rPr>
            <w:delText>合约</w:delText>
          </w:r>
        </w:del>
      </w:ins>
    </w:p>
    <w:p w14:paraId="5441F41A" w14:textId="77777777" w:rsidR="00F46436" w:rsidRPr="009D24AC" w:rsidRDefault="00000000">
      <w:pPr>
        <w:pStyle w:val="4"/>
        <w:numPr>
          <w:ilvl w:val="3"/>
          <w:numId w:val="8"/>
        </w:numPr>
        <w:rPr>
          <w:ins w:id="3842" w:author="Lucien" w:date="2026-05-06T13:25:00Z"/>
          <w:rFonts w:ascii="Times New Roman" w:eastAsia="宋体" w:hAnsi="Times New Roman" w:cs="Times New Roman" w:hint="eastAsia"/>
          <w:rPrChange w:id="3843" w:author="昱 张" w:date="2026-07-03T10:25:00Z" w16du:dateUtc="2026-07-03T02:25:00Z">
            <w:rPr>
              <w:ins w:id="3844" w:author="Lucien" w:date="2026-05-06T13:25:00Z"/>
              <w:rFonts w:ascii="宋体" w:eastAsia="宋体" w:hAnsi="宋体" w:cs="宋体" w:hint="eastAsia"/>
            </w:rPr>
          </w:rPrChange>
        </w:rPr>
        <w:pPrChange w:id="3845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ins w:id="3846" w:author="Lucien" w:date="2026-05-06T13:25:00Z">
        <w:r w:rsidRPr="009D24AC">
          <w:rPr>
            <w:rFonts w:ascii="Times New Roman" w:eastAsia="宋体" w:hAnsi="Times New Roman" w:cs="Times New Roman" w:hint="eastAsia"/>
            <w:rPrChange w:id="3847" w:author="昱 张" w:date="2026-07-03T10:25:00Z" w16du:dateUtc="2026-07-03T02:25:00Z">
              <w:rPr>
                <w:rFonts w:ascii="宋体" w:eastAsia="宋体" w:hAnsi="宋体" w:cs="宋体" w:hint="eastAsia"/>
              </w:rPr>
            </w:rPrChange>
          </w:rPr>
          <w:t>接口说明</w:t>
        </w:r>
      </w:ins>
    </w:p>
    <w:p w14:paraId="013E610A" w14:textId="77777777" w:rsidR="00F46436" w:rsidRPr="009D24AC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3848" w:author="Lucien" w:date="2026-05-06T13:25:00Z"/>
          <w:rFonts w:ascii="Times New Roman" w:eastAsia="宋体" w:hAnsi="Times New Roman" w:cs="Times New Roman" w:hint="eastAsia"/>
          <w:rPrChange w:id="3849" w:author="昱 张" w:date="2026-07-03T10:25:00Z" w16du:dateUtc="2026-07-03T02:25:00Z">
            <w:rPr>
              <w:ins w:id="3850" w:author="Lucien" w:date="2026-05-06T13:25:00Z"/>
              <w:rFonts w:ascii="宋体" w:eastAsia="宋体" w:hAnsi="宋体" w:cs="宋体" w:hint="eastAsia"/>
            </w:rPr>
          </w:rPrChange>
        </w:rPr>
      </w:pPr>
      <w:ins w:id="3851" w:author="Lucien" w:date="2026-05-06T13:25:00Z">
        <w:r w:rsidRPr="009D24AC">
          <w:rPr>
            <w:rFonts w:ascii="Times New Roman" w:eastAsia="宋体" w:hAnsi="Times New Roman" w:cs="Times New Roman" w:hint="eastAsia"/>
            <w:rPrChange w:id="3852" w:author="昱 张" w:date="2026-07-03T10:25:00Z" w16du:dateUtc="2026-07-03T02:25:00Z">
              <w:rPr>
                <w:rFonts w:ascii="宋体" w:eastAsia="宋体" w:hAnsi="宋体" w:cs="宋体" w:hint="eastAsia"/>
              </w:rPr>
            </w:rPrChange>
          </w:rPr>
          <w:t>接口地址：</w:t>
        </w:r>
      </w:ins>
      <w:ins w:id="3853" w:author="Lucien" w:date="2026-05-06T13:26:00Z">
        <w:r w:rsidRPr="009D24AC">
          <w:rPr>
            <w:rFonts w:ascii="Times New Roman" w:eastAsia="宋体" w:hAnsi="Times New Roman" w:cs="Times New Roman"/>
          </w:rPr>
          <w:t>/</w:t>
        </w:r>
      </w:ins>
      <w:ins w:id="3854" w:author="Lucien" w:date="2026-05-26T20:09:00Z">
        <w:r w:rsidRPr="009D24AC">
          <w:rPr>
            <w:rFonts w:ascii="Times New Roman" w:eastAsia="宋体" w:hAnsi="Times New Roman" w:cs="Times New Roman"/>
            <w:lang w:val="en-US"/>
          </w:rPr>
          <w:t>api</w:t>
        </w:r>
      </w:ins>
      <w:ins w:id="3855" w:author="Lucien" w:date="2026-05-06T13:27:00Z">
        <w:del w:id="3856" w:author="Lucien" w:date="2026-05-26T20:09:00Z">
          <w:r w:rsidRPr="009D24AC">
            <w:rPr>
              <w:rFonts w:ascii="Times New Roman" w:eastAsia="宋体" w:hAnsi="Times New Roman" w:cs="Times New Roman"/>
              <w:lang w:val="en-US" w:eastAsia="zh-CN"/>
            </w:rPr>
            <w:delText>JSON</w:delText>
          </w:r>
        </w:del>
      </w:ins>
      <w:ins w:id="3857" w:author="Lucien" w:date="2026-05-06T13:26:00Z">
        <w:r w:rsidRPr="009D24AC">
          <w:rPr>
            <w:rFonts w:ascii="Times New Roman" w:eastAsia="宋体" w:hAnsi="Times New Roman" w:cs="Times New Roman"/>
          </w:rPr>
          <w:t>/</w:t>
        </w:r>
      </w:ins>
      <w:bookmarkStart w:id="3858" w:name="OLE_LINK3"/>
      <w:ins w:id="3859" w:author="Lucien" w:date="2026-05-26T20:09:00Z">
        <w:r w:rsidRPr="009D24AC">
          <w:rPr>
            <w:rFonts w:ascii="Times New Roman" w:eastAsia="宋体" w:hAnsi="Times New Roman" w:cs="Times New Roman"/>
            <w:lang w:val="en-US"/>
          </w:rPr>
          <w:t>receive-json</w:t>
        </w:r>
      </w:ins>
      <w:bookmarkEnd w:id="3858"/>
      <w:ins w:id="3860" w:author="Lucien" w:date="2026-05-06T13:26:00Z">
        <w:del w:id="3861" w:author="Lucien" w:date="2026-05-26T20:09:00Z">
          <w:r w:rsidRPr="009D24AC">
            <w:rPr>
              <w:rFonts w:ascii="Times New Roman" w:eastAsia="宋体" w:hAnsi="Times New Roman" w:cs="Times New Roman"/>
            </w:rPr>
            <w:delText>VerifyEncrypted</w:delText>
          </w:r>
        </w:del>
      </w:ins>
      <w:ins w:id="3862" w:author="Lucien" w:date="2026-05-06T13:27:00Z">
        <w:del w:id="3863" w:author="Lucien" w:date="2026-05-26T20:09:00Z">
          <w:r w:rsidRPr="009D24AC">
            <w:rPr>
              <w:rFonts w:ascii="Times New Roman" w:eastAsia="宋体" w:hAnsi="Times New Roman" w:cs="Times New Roman"/>
              <w:lang w:val="en-US"/>
            </w:rPr>
            <w:delText>JSON</w:delText>
          </w:r>
        </w:del>
      </w:ins>
    </w:p>
    <w:p w14:paraId="511D7D12" w14:textId="77777777" w:rsidR="00F46436" w:rsidRPr="009D24AC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3864" w:author="Lucien" w:date="2026-05-06T13:25:00Z"/>
          <w:rFonts w:ascii="Times New Roman" w:eastAsia="宋体" w:hAnsi="Times New Roman" w:cs="Times New Roman" w:hint="eastAsia"/>
          <w:rPrChange w:id="3865" w:author="昱 张" w:date="2026-07-03T10:25:00Z" w16du:dateUtc="2026-07-03T02:25:00Z">
            <w:rPr>
              <w:ins w:id="3866" w:author="Lucien" w:date="2026-05-06T13:25:00Z"/>
              <w:rFonts w:ascii="宋体" w:eastAsia="宋体" w:hAnsi="宋体" w:cs="宋体" w:hint="eastAsia"/>
            </w:rPr>
          </w:rPrChange>
        </w:rPr>
      </w:pPr>
      <w:ins w:id="3867" w:author="Lucien" w:date="2026-05-06T13:25:00Z">
        <w:r w:rsidRPr="009D24AC">
          <w:rPr>
            <w:rFonts w:ascii="Times New Roman" w:eastAsia="宋体" w:hAnsi="Times New Roman" w:cs="Times New Roman" w:hint="eastAsia"/>
            <w:rPrChange w:id="3868" w:author="昱 张" w:date="2026-07-03T10:25:00Z" w16du:dateUtc="2026-07-03T02:25:00Z">
              <w:rPr>
                <w:rFonts w:ascii="宋体" w:eastAsia="宋体" w:hAnsi="宋体" w:cs="宋体" w:hint="eastAsia"/>
              </w:rPr>
            </w:rPrChange>
          </w:rPr>
          <w:t>接口名称：</w:t>
        </w:r>
      </w:ins>
      <w:ins w:id="3869" w:author="Lucien" w:date="2026-05-06T13:27:00Z">
        <w:r w:rsidRPr="009D24AC">
          <w:rPr>
            <w:rFonts w:ascii="Times New Roman" w:eastAsia="宋体" w:hAnsi="Times New Roman" w:cs="Times New Roman" w:hint="eastAsia"/>
            <w:lang w:val="en-US" w:eastAsia="zh-CN"/>
            <w:rPrChange w:id="3870" w:author="昱 张" w:date="2026-07-03T10:25:00Z" w16du:dateUtc="2026-07-03T02:25:00Z">
              <w:rPr>
                <w:rFonts w:ascii="宋体" w:eastAsia="宋体" w:hAnsi="宋体" w:cs="宋体" w:hint="eastAsia"/>
                <w:lang w:val="en-US" w:eastAsia="zh-CN"/>
              </w:rPr>
            </w:rPrChange>
          </w:rPr>
          <w:t>校验加密合约</w:t>
        </w:r>
      </w:ins>
    </w:p>
    <w:p w14:paraId="67396FD6" w14:textId="77777777" w:rsidR="009D24AC" w:rsidRPr="009D24AC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3871" w:author="昱 张" w:date="2026-07-03T10:25:00Z" w16du:dateUtc="2026-07-03T02:25:00Z"/>
          <w:rFonts w:ascii="Times New Roman" w:eastAsia="宋体" w:hAnsi="Times New Roman" w:cs="Times New Roman" w:hint="eastAsia"/>
          <w:rPrChange w:id="3872" w:author="昱 张" w:date="2026-07-03T10:25:00Z" w16du:dateUtc="2026-07-03T02:25:00Z">
            <w:rPr>
              <w:ins w:id="3873" w:author="昱 张" w:date="2026-07-03T10:25:00Z" w16du:dateUtc="2026-07-03T02:25:00Z"/>
              <w:rFonts w:ascii="宋体" w:eastAsia="宋体" w:hAnsi="宋体" w:cs="Times New Roman" w:hint="eastAsia"/>
              <w:color w:val="auto"/>
              <w:szCs w:val="21"/>
              <w:lang w:eastAsia="zh-CN"/>
            </w:rPr>
          </w:rPrChange>
        </w:rPr>
      </w:pPr>
      <w:ins w:id="3874" w:author="Lucien" w:date="2026-05-06T13:25:00Z">
        <w:r w:rsidRPr="009D24AC">
          <w:rPr>
            <w:rFonts w:ascii="Times New Roman" w:eastAsia="宋体" w:hAnsi="Times New Roman" w:cs="Times New Roman" w:hint="eastAsia"/>
            <w:rPrChange w:id="3875" w:author="昱 张" w:date="2026-07-03T10:25:00Z" w16du:dateUtc="2026-07-03T02:25:00Z">
              <w:rPr>
                <w:rFonts w:ascii="宋体" w:eastAsia="宋体" w:hAnsi="宋体" w:cs="宋体" w:hint="eastAsia"/>
              </w:rPr>
            </w:rPrChange>
          </w:rPr>
          <w:t>接口描述：</w:t>
        </w:r>
      </w:ins>
      <w:ins w:id="3876" w:author="Lucien" w:date="2026-05-06T13:27:00Z"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77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调用方上传一个</w:t>
        </w:r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78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 xml:space="preserve"> SM4 </w:t>
        </w:r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79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加密</w:t>
        </w:r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80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 xml:space="preserve"> JSON </w:t>
        </w:r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81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载荷，服务端使用本地</w:t>
        </w:r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82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 xml:space="preserve"> SM4 </w:t>
        </w:r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83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密钥解密密文，计算</w:t>
        </w:r>
      </w:ins>
      <w:ins w:id="3884" w:author="明宇 王" w:date="2026-05-06T14:55:00Z">
        <w:r w:rsidRPr="009D24AC">
          <w:rPr>
            <w:rFonts w:ascii="Times New Roman" w:eastAsia="宋体" w:hAnsi="Times New Roman" w:cs="Times New Roman" w:hint="eastAsia"/>
            <w:color w:val="auto"/>
            <w:szCs w:val="21"/>
            <w:lang w:eastAsia="zh-CN"/>
            <w:rPrChange w:id="3885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  <w:lang w:eastAsia="zh-CN"/>
              </w:rPr>
            </w:rPrChange>
          </w:rPr>
          <w:t>虚机中模型文件</w:t>
        </w:r>
      </w:ins>
      <w:ins w:id="3886" w:author="Lucien" w:date="2026-05-06T13:27:00Z">
        <w:del w:id="3887" w:author="明宇 王" w:date="2026-05-06T14:55:00Z">
          <w:r w:rsidRPr="009D24AC">
            <w:rPr>
              <w:rFonts w:ascii="Times New Roman" w:eastAsia="宋体" w:hAnsi="Times New Roman" w:cs="Times New Roman" w:hint="eastAsia"/>
              <w:color w:val="auto"/>
              <w:szCs w:val="21"/>
              <w:rPrChange w:id="3888" w:author="昱 张" w:date="2026-07-03T10:25:00Z" w16du:dateUtc="2026-07-03T02:25:00Z">
                <w:rPr>
                  <w:rFonts w:ascii="宋体" w:eastAsia="宋体" w:hAnsi="宋体" w:cs="Times New Roman" w:hint="eastAsia"/>
                  <w:color w:val="auto"/>
                  <w:szCs w:val="21"/>
                </w:rPr>
              </w:rPrChange>
            </w:rPr>
            <w:delText>解密明文</w:delText>
          </w:r>
        </w:del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89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的</w:t>
        </w:r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90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 xml:space="preserve"> SHA-256 </w:t>
        </w:r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91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哈希值，并校验该哈希值是否与</w:t>
        </w:r>
      </w:ins>
      <w:ins w:id="3892" w:author="明宇 王" w:date="2026-05-06T14:55:00Z">
        <w:r w:rsidRPr="009D24AC">
          <w:rPr>
            <w:rFonts w:ascii="Times New Roman" w:eastAsia="宋体" w:hAnsi="Times New Roman" w:cs="Times New Roman" w:hint="eastAsia"/>
            <w:color w:val="auto"/>
            <w:szCs w:val="21"/>
            <w:lang w:eastAsia="zh-CN"/>
            <w:rPrChange w:id="3893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  <w:lang w:eastAsia="zh-CN"/>
              </w:rPr>
            </w:rPrChange>
          </w:rPr>
          <w:t>合约</w:t>
        </w:r>
      </w:ins>
      <w:ins w:id="3894" w:author="Lucien" w:date="2026-05-06T13:27:00Z">
        <w:del w:id="3895" w:author="明宇 王" w:date="2026-05-06T14:55:00Z">
          <w:r w:rsidRPr="009D24AC">
            <w:rPr>
              <w:rFonts w:ascii="Times New Roman" w:eastAsia="宋体" w:hAnsi="Times New Roman" w:cs="Times New Roman" w:hint="eastAsia"/>
              <w:color w:val="auto"/>
              <w:szCs w:val="21"/>
              <w:rPrChange w:id="3896" w:author="昱 张" w:date="2026-07-03T10:25:00Z" w16du:dateUtc="2026-07-03T02:25:00Z">
                <w:rPr>
                  <w:rFonts w:ascii="宋体" w:eastAsia="宋体" w:hAnsi="宋体" w:cs="Times New Roman" w:hint="eastAsia"/>
                  <w:color w:val="auto"/>
                  <w:szCs w:val="21"/>
                </w:rPr>
              </w:rPrChange>
            </w:rPr>
            <w:delText>请求</w:delText>
          </w:r>
        </w:del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97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中</w:t>
        </w:r>
      </w:ins>
      <w:ins w:id="3898" w:author="明宇 王" w:date="2026-05-06T14:55:00Z"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899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记录</w:t>
        </w:r>
      </w:ins>
      <w:ins w:id="3900" w:author="Lucien" w:date="2026-05-06T13:27:00Z"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901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的</w:t>
        </w:r>
      </w:ins>
      <w:ins w:id="3902" w:author="明宇 王" w:date="2026-05-06T14:56:00Z"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903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模型</w:t>
        </w:r>
      </w:ins>
      <w:ins w:id="3904" w:author="Lucien" w:date="2026-05-06T13:27:00Z"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905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哈希一致，同时检查过期时间</w:t>
        </w:r>
      </w:ins>
      <w:ins w:id="3906" w:author="Lucien" w:date="2026-05-26T20:10:00Z">
        <w:r w:rsidRPr="009D24AC">
          <w:rPr>
            <w:rFonts w:ascii="Times New Roman" w:eastAsia="宋体" w:hAnsi="Times New Roman" w:cs="Times New Roman" w:hint="eastAsia"/>
            <w:color w:val="auto"/>
            <w:szCs w:val="21"/>
            <w:lang w:val="en-US" w:eastAsia="zh-CN"/>
            <w:rPrChange w:id="3907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  <w:lang w:val="en-US" w:eastAsia="zh-CN"/>
              </w:rPr>
            </w:rPrChange>
          </w:rPr>
          <w:t>和合约使用次数</w:t>
        </w:r>
      </w:ins>
      <w:ins w:id="3908" w:author="Lucien" w:date="2026-05-06T13:27:00Z">
        <w:r w:rsidRPr="009D24AC">
          <w:rPr>
            <w:rFonts w:ascii="Times New Roman" w:eastAsia="宋体" w:hAnsi="Times New Roman" w:cs="Times New Roman" w:hint="eastAsia"/>
            <w:color w:val="auto"/>
            <w:szCs w:val="21"/>
            <w:rPrChange w:id="3909" w:author="昱 张" w:date="2026-07-03T10:25:00Z" w16du:dateUtc="2026-07-03T02:25:00Z">
              <w:rPr>
                <w:rFonts w:ascii="宋体" w:eastAsia="宋体" w:hAnsi="宋体" w:cs="Times New Roman" w:hint="eastAsia"/>
                <w:color w:val="auto"/>
                <w:szCs w:val="21"/>
              </w:rPr>
            </w:rPrChange>
          </w:rPr>
          <w:t>是否有效。</w:t>
        </w:r>
      </w:ins>
    </w:p>
    <w:p w14:paraId="7353FD78" w14:textId="634B9FAC" w:rsidR="00F46436" w:rsidRPr="009D24AC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3910" w:author="Lucien" w:date="2026-05-06T13:25:00Z"/>
          <w:rFonts w:ascii="Times New Roman" w:eastAsia="宋体" w:hAnsi="Times New Roman" w:cs="Times New Roman" w:hint="eastAsia"/>
          <w:rPrChange w:id="3911" w:author="昱 张" w:date="2026-07-03T10:25:00Z" w16du:dateUtc="2026-07-03T02:25:00Z">
            <w:rPr>
              <w:ins w:id="3912" w:author="Lucien" w:date="2026-05-06T13:25:00Z"/>
              <w:rFonts w:ascii="宋体" w:eastAsia="宋体" w:hAnsi="宋体" w:cs="宋体" w:hint="eastAsia"/>
            </w:rPr>
          </w:rPrChange>
        </w:rPr>
      </w:pPr>
      <w:ins w:id="3913" w:author="Lucien" w:date="2026-05-06T13:25:00Z">
        <w:r w:rsidRPr="009D24AC">
          <w:rPr>
            <w:rFonts w:ascii="Times New Roman" w:eastAsia="宋体" w:hAnsi="Times New Roman" w:cs="Times New Roman" w:hint="eastAsia"/>
            <w:rPrChange w:id="3914" w:author="昱 张" w:date="2026-07-03T10:25:00Z" w16du:dateUtc="2026-07-03T02:25:00Z">
              <w:rPr>
                <w:rFonts w:ascii="宋体" w:eastAsia="宋体" w:hAnsi="宋体" w:cs="宋体" w:hint="eastAsia"/>
              </w:rPr>
            </w:rPrChange>
          </w:rPr>
          <w:t>请求方式：</w:t>
        </w:r>
        <w:r w:rsidRPr="009D24AC">
          <w:rPr>
            <w:rFonts w:ascii="Times New Roman" w:eastAsia="宋体" w:hAnsi="Times New Roman" w:cs="Times New Roman"/>
          </w:rPr>
          <w:t>POST</w:t>
        </w:r>
      </w:ins>
      <w:ins w:id="3915" w:author="昱 张" w:date="2026-07-03T10:25:00Z" w16du:dateUtc="2026-07-03T02:25:00Z">
        <w:r w:rsidR="009D24AC" w:rsidRPr="009D24AC" w:rsidDel="009D24AC">
          <w:rPr>
            <w:rFonts w:ascii="Times New Roman" w:eastAsia="宋体" w:hAnsi="Times New Roman" w:cs="Times New Roman"/>
            <w:lang w:eastAsia="zh-CN"/>
          </w:rPr>
          <w:t xml:space="preserve"> </w:t>
        </w:r>
      </w:ins>
      <w:ins w:id="3916" w:author="明宇 王" w:date="2026-05-06T14:54:00Z">
        <w:del w:id="3917" w:author="昱 张" w:date="2026-07-03T10:25:00Z" w16du:dateUtc="2026-07-03T02:25:00Z">
          <w:r w:rsidRPr="009D24AC" w:rsidDel="009D24AC">
            <w:rPr>
              <w:rFonts w:ascii="Times New Roman" w:eastAsia="宋体" w:hAnsi="Times New Roman" w:cs="Times New Roman" w:hint="eastAsia"/>
              <w:lang w:eastAsia="zh-CN"/>
            </w:rPr>
            <w:delText>（</w:delText>
          </w:r>
        </w:del>
      </w:ins>
      <w:ins w:id="3918" w:author="明宇 王" w:date="2026-05-06T14:55:00Z">
        <w:del w:id="3919" w:author="昱 张" w:date="2026-07-03T10:25:00Z" w16du:dateUtc="2026-07-03T02:25:00Z">
          <w:r w:rsidRPr="009D24AC" w:rsidDel="009D24AC">
            <w:rPr>
              <w:rFonts w:ascii="Times New Roman" w:eastAsia="宋体" w:hAnsi="Times New Roman" w:cs="Times New Roman" w:hint="eastAsia"/>
              <w:lang w:eastAsia="zh-CN"/>
            </w:rPr>
            <w:delText>措辞上</w:delText>
          </w:r>
        </w:del>
      </w:ins>
    </w:p>
    <w:p w14:paraId="782FD967" w14:textId="77777777" w:rsidR="00F46436" w:rsidRPr="008E25B6" w:rsidRDefault="00000000">
      <w:pPr>
        <w:pStyle w:val="4"/>
        <w:numPr>
          <w:ilvl w:val="3"/>
          <w:numId w:val="8"/>
        </w:numPr>
        <w:rPr>
          <w:ins w:id="3920" w:author="Lucien" w:date="2026-05-06T13:25:00Z"/>
          <w:rFonts w:ascii="Times New Roman" w:eastAsia="宋体" w:hAnsi="Times New Roman" w:cs="Times New Roman" w:hint="eastAsia"/>
          <w:rPrChange w:id="3921" w:author="昱 张" w:date="2026-07-03T10:31:00Z" w16du:dateUtc="2026-07-03T02:31:00Z">
            <w:rPr>
              <w:ins w:id="3922" w:author="Lucien" w:date="2026-05-06T13:25:00Z"/>
              <w:rFonts w:ascii="宋体" w:eastAsia="宋体" w:hAnsi="宋体" w:cs="宋体" w:hint="eastAsia"/>
            </w:rPr>
          </w:rPrChange>
        </w:rPr>
        <w:pPrChange w:id="3923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ins w:id="3924" w:author="Lucien" w:date="2026-05-06T13:25:00Z">
        <w:r w:rsidRPr="008E25B6">
          <w:rPr>
            <w:rFonts w:ascii="Times New Roman" w:eastAsia="宋体" w:hAnsi="Times New Roman" w:cs="Times New Roman" w:hint="eastAsia"/>
            <w:rPrChange w:id="3925" w:author="昱 张" w:date="2026-07-03T10:31:00Z" w16du:dateUtc="2026-07-03T02:31:00Z">
              <w:rPr>
                <w:rFonts w:ascii="宋体" w:eastAsia="宋体" w:hAnsi="宋体" w:cs="宋体" w:hint="eastAsia"/>
              </w:rPr>
            </w:rPrChange>
          </w:rPr>
          <w:t>输入参数</w:t>
        </w:r>
      </w:ins>
    </w:p>
    <w:tbl>
      <w:tblPr>
        <w:tblW w:w="8094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3926" w:author="昱 张" w:date="2026-07-03T10:31:00Z" w16du:dateUtc="2026-07-03T02:31:00Z">
          <w:tblPr>
            <w:tblW w:w="8283" w:type="dxa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212"/>
        <w:gridCol w:w="1353"/>
        <w:gridCol w:w="1353"/>
        <w:gridCol w:w="4176"/>
        <w:tblGridChange w:id="3927">
          <w:tblGrid>
            <w:gridCol w:w="1212"/>
            <w:gridCol w:w="278"/>
            <w:gridCol w:w="1075"/>
            <w:gridCol w:w="588"/>
            <w:gridCol w:w="765"/>
            <w:gridCol w:w="898"/>
            <w:gridCol w:w="3278"/>
            <w:gridCol w:w="1852"/>
          </w:tblGrid>
        </w:tblGridChange>
      </w:tblGrid>
      <w:tr w:rsidR="009D24AC" w:rsidRPr="008E25B6" w14:paraId="260F0741" w14:textId="77777777" w:rsidTr="009D24AC">
        <w:trPr>
          <w:trHeight w:val="304"/>
          <w:ins w:id="3928" w:author="Lucien" w:date="2026-05-06T13:25:00Z"/>
        </w:trPr>
        <w:tc>
          <w:tcPr>
            <w:tcW w:w="12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3929" w:author="昱 张" w:date="2026-07-03T10:31:00Z" w16du:dateUtc="2026-07-03T02:31:00Z">
              <w:tcPr>
                <w:tcW w:w="149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5EB44B83" w14:textId="77777777" w:rsidR="009D24AC" w:rsidRPr="008E25B6" w:rsidRDefault="009D24AC">
            <w:pPr>
              <w:rPr>
                <w:ins w:id="3930" w:author="Lucien" w:date="2026-05-06T13:25:00Z"/>
              </w:rPr>
            </w:pPr>
            <w:ins w:id="3931" w:author="Lucien" w:date="2026-05-06T13:25:00Z">
              <w:r w:rsidRPr="008E25B6">
                <w:t>参数名称</w:t>
              </w:r>
            </w:ins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PrChange w:id="3932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</w:tcPr>
            </w:tcPrChange>
          </w:tcPr>
          <w:p w14:paraId="05365AE5" w14:textId="1FF21321" w:rsidR="009D24AC" w:rsidRPr="008E25B6" w:rsidRDefault="009D24AC">
            <w:pPr>
              <w:keepLines/>
              <w:rPr>
                <w:ins w:id="3933" w:author="昱 张" w:date="2026-07-03T10:30:00Z" w16du:dateUtc="2026-07-03T02:30:00Z"/>
              </w:rPr>
            </w:pPr>
            <w:ins w:id="3934" w:author="昱 张" w:date="2026-07-03T10:30:00Z" w16du:dateUtc="2026-07-03T02:30:00Z">
              <w:r w:rsidRPr="008E25B6">
                <w:rPr>
                  <w:rFonts w:hint="eastAsia"/>
                </w:rPr>
                <w:t>是否必填</w:t>
              </w:r>
            </w:ins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3935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45C1CD9C" w14:textId="73CFC7F1" w:rsidR="009D24AC" w:rsidRPr="008E25B6" w:rsidRDefault="009D24AC">
            <w:pPr>
              <w:keepLines/>
              <w:rPr>
                <w:ins w:id="3936" w:author="Lucien" w:date="2026-05-06T13:25:00Z"/>
              </w:rPr>
            </w:pPr>
            <w:ins w:id="3937" w:author="Lucien" w:date="2026-05-06T13:25:00Z">
              <w:r w:rsidRPr="008E25B6">
                <w:t>类型</w:t>
              </w:r>
            </w:ins>
          </w:p>
        </w:tc>
        <w:tc>
          <w:tcPr>
            <w:tcW w:w="41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3938" w:author="昱 张" w:date="2026-07-03T10:31:00Z" w16du:dateUtc="2026-07-03T02:31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36F9BE87" w14:textId="77777777" w:rsidR="009D24AC" w:rsidRPr="008E25B6" w:rsidRDefault="009D24AC">
            <w:pPr>
              <w:keepLines/>
              <w:rPr>
                <w:ins w:id="3939" w:author="Lucien" w:date="2026-05-06T13:25:00Z"/>
              </w:rPr>
            </w:pPr>
            <w:ins w:id="3940" w:author="Lucien" w:date="2026-05-06T13:25:00Z">
              <w:r w:rsidRPr="008E25B6">
                <w:t>描述</w:t>
              </w:r>
            </w:ins>
          </w:p>
        </w:tc>
      </w:tr>
      <w:tr w:rsidR="009D24AC" w:rsidRPr="008E25B6" w14:paraId="7B1DC4AD" w14:textId="77777777" w:rsidTr="009D24AC">
        <w:trPr>
          <w:trHeight w:val="296"/>
          <w:ins w:id="3941" w:author="Lucien" w:date="2026-05-06T13:25:00Z"/>
        </w:trPr>
        <w:tc>
          <w:tcPr>
            <w:tcW w:w="12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3942" w:author="昱 张" w:date="2026-07-03T10:31:00Z" w16du:dateUtc="2026-07-03T02:31:00Z">
              <w:tcPr>
                <w:tcW w:w="149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99603A9" w14:textId="77777777" w:rsidR="009D24AC" w:rsidRPr="008E25B6" w:rsidRDefault="009D24AC">
            <w:pPr>
              <w:pStyle w:val="af2"/>
              <w:rPr>
                <w:ins w:id="3943" w:author="Lucien" w:date="2026-05-06T13:25:00Z"/>
                <w:rFonts w:ascii="Times New Roman" w:hAnsi="Times New Roman" w:cs="Times New Roman" w:hint="eastAsia"/>
                <w:rPrChange w:id="3944" w:author="昱 张" w:date="2026-07-03T10:31:00Z" w16du:dateUtc="2026-07-03T02:31:00Z">
                  <w:rPr>
                    <w:ins w:id="3945" w:author="Lucien" w:date="2026-05-06T13:25:00Z"/>
                    <w:rFonts w:hint="eastAsia"/>
                  </w:rPr>
                </w:rPrChange>
              </w:rPr>
            </w:pPr>
            <w:ins w:id="3946" w:author="Lucien" w:date="2026-05-06T13:25:00Z">
              <w:r w:rsidRPr="008E25B6">
                <w:rPr>
                  <w:rFonts w:ascii="Times New Roman" w:hAnsi="Times New Roman" w:cs="Times New Roman" w:hint="eastAsia"/>
                  <w:rPrChange w:id="3947" w:author="昱 张" w:date="2026-07-03T10:31:00Z" w16du:dateUtc="2026-07-03T02:31:00Z">
                    <w:rPr>
                      <w:rFonts w:hint="eastAsia"/>
                    </w:rPr>
                  </w:rPrChange>
                </w:rPr>
                <w:t>vmId</w:t>
              </w:r>
            </w:ins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PrChange w:id="3948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</w:tcPr>
            </w:tcPrChange>
          </w:tcPr>
          <w:p w14:paraId="55058360" w14:textId="5805532F" w:rsidR="009D24AC" w:rsidRPr="008E25B6" w:rsidRDefault="009D24AC">
            <w:pPr>
              <w:keepLines/>
              <w:rPr>
                <w:ins w:id="3949" w:author="昱 张" w:date="2026-07-03T10:30:00Z" w16du:dateUtc="2026-07-03T02:30:00Z"/>
              </w:rPr>
            </w:pPr>
            <w:ins w:id="3950" w:author="昱 张" w:date="2026-07-03T10:30:00Z" w16du:dateUtc="2026-07-03T02:30:00Z">
              <w:r w:rsidRPr="008E25B6">
                <w:rPr>
                  <w:rFonts w:hint="eastAsia"/>
                </w:rPr>
                <w:t>是</w:t>
              </w:r>
            </w:ins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3951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B1722F6" w14:textId="1149BDDD" w:rsidR="009D24AC" w:rsidRPr="008E25B6" w:rsidRDefault="009D24AC">
            <w:pPr>
              <w:keepLines/>
              <w:rPr>
                <w:ins w:id="3952" w:author="Lucien" w:date="2026-05-06T13:25:00Z"/>
              </w:rPr>
            </w:pPr>
            <w:ins w:id="3953" w:author="Lucien" w:date="2026-05-06T13:25:00Z">
              <w:r w:rsidRPr="008E25B6">
                <w:t>String</w:t>
              </w:r>
            </w:ins>
          </w:p>
        </w:tc>
        <w:tc>
          <w:tcPr>
            <w:tcW w:w="41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3954" w:author="昱 张" w:date="2026-07-03T10:31:00Z" w16du:dateUtc="2026-07-03T02:31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1A53CE4" w14:textId="77777777" w:rsidR="009D24AC" w:rsidRPr="008E25B6" w:rsidRDefault="009D24AC">
            <w:pPr>
              <w:keepLines/>
              <w:rPr>
                <w:ins w:id="3955" w:author="Lucien" w:date="2026-05-06T13:25:00Z"/>
              </w:rPr>
            </w:pPr>
            <w:ins w:id="3956" w:author="Lucien" w:date="2026-05-06T13:25:00Z">
              <w:r w:rsidRPr="008E25B6">
                <w:rPr>
                  <w:rFonts w:hint="eastAsia"/>
                </w:rPr>
                <w:t>虚拟机或发送端标识，当前主要用于日志追踪</w:t>
              </w:r>
            </w:ins>
          </w:p>
        </w:tc>
      </w:tr>
      <w:tr w:rsidR="009D24AC" w:rsidRPr="008E25B6" w14:paraId="4D86B00B" w14:textId="77777777" w:rsidTr="009D24AC">
        <w:trPr>
          <w:trHeight w:val="600"/>
          <w:ins w:id="3957" w:author="Lucien" w:date="2026-05-06T13:25:00Z"/>
        </w:trPr>
        <w:tc>
          <w:tcPr>
            <w:tcW w:w="12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958" w:author="昱 张" w:date="2026-07-03T10:31:00Z" w16du:dateUtc="2026-07-03T02:31:00Z">
              <w:tcPr>
                <w:tcW w:w="149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00F167C" w14:textId="77777777" w:rsidR="009D24AC" w:rsidRPr="008E25B6" w:rsidRDefault="009D24AC">
            <w:pPr>
              <w:pStyle w:val="af2"/>
              <w:rPr>
                <w:ins w:id="3959" w:author="Lucien" w:date="2026-05-06T13:25:00Z"/>
                <w:rFonts w:ascii="Times New Roman" w:hAnsi="Times New Roman" w:cs="Times New Roman" w:hint="eastAsia"/>
                <w:rPrChange w:id="3960" w:author="昱 张" w:date="2026-07-03T10:31:00Z" w16du:dateUtc="2026-07-03T02:31:00Z">
                  <w:rPr>
                    <w:ins w:id="3961" w:author="Lucien" w:date="2026-05-06T13:25:00Z"/>
                    <w:rFonts w:hint="eastAsia"/>
                  </w:rPr>
                </w:rPrChange>
              </w:rPr>
            </w:pPr>
            <w:ins w:id="3962" w:author="Lucien" w:date="2026-05-26T19:57:00Z">
              <w:r w:rsidRPr="008E25B6">
                <w:rPr>
                  <w:rFonts w:ascii="Times New Roman" w:hAnsi="Times New Roman" w:cs="Times New Roman" w:hint="eastAsia"/>
                  <w:rPrChange w:id="3963" w:author="昱 张" w:date="2026-07-03T10:31:00Z" w16du:dateUtc="2026-07-03T02:31:00Z">
                    <w:rPr>
                      <w:rFonts w:hint="eastAsia"/>
                    </w:rPr>
                  </w:rPrChange>
                </w:rPr>
                <w:t>deliver</w:t>
              </w:r>
            </w:ins>
            <w:ins w:id="3964" w:author="Lucien" w:date="2026-05-26T20:00:00Z">
              <w:r w:rsidRPr="008E25B6">
                <w:rPr>
                  <w:rFonts w:ascii="Times New Roman" w:hAnsi="Times New Roman" w:cs="Times New Roman" w:hint="eastAsia"/>
                  <w:rPrChange w:id="3965" w:author="昱 张" w:date="2026-07-03T10:31:00Z" w16du:dateUtc="2026-07-03T02:31:00Z">
                    <w:rPr>
                      <w:rFonts w:hint="eastAsia"/>
                    </w:rPr>
                  </w:rPrChange>
                </w:rPr>
                <w:t>ied</w:t>
              </w:r>
            </w:ins>
            <w:ins w:id="3966" w:author="Lucien" w:date="2026-05-26T19:57:00Z">
              <w:r w:rsidRPr="008E25B6">
                <w:rPr>
                  <w:rFonts w:ascii="Times New Roman" w:hAnsi="Times New Roman" w:cs="Times New Roman" w:hint="eastAsia"/>
                  <w:rPrChange w:id="3967" w:author="昱 张" w:date="2026-07-03T10:31:00Z" w16du:dateUtc="2026-07-03T02:31:00Z">
                    <w:rPr>
                      <w:rFonts w:hint="eastAsia"/>
                    </w:rPr>
                  </w:rPrChange>
                </w:rPr>
                <w:t>_cnt</w:t>
              </w:r>
            </w:ins>
            <w:ins w:id="3968" w:author="明宇 王" w:date="2026-05-26T15:50:00Z">
              <w:del w:id="3969" w:author="Lucien" w:date="2026-05-26T19:55:00Z">
                <w:r w:rsidRPr="008E25B6">
                  <w:rPr>
                    <w:rFonts w:ascii="Times New Roman" w:hAnsi="Times New Roman" w:cs="Times New Roman" w:hint="eastAsia"/>
                    <w:rPrChange w:id="3970" w:author="昱 张" w:date="2026-07-03T10:31:00Z" w16du:dateUtc="2026-07-03T02:31:00Z">
                      <w:rPr>
                        <w:rFonts w:hint="eastAsia"/>
                      </w:rPr>
                    </w:rPrChange>
                  </w:rPr>
                  <w:delText>已交付</w:delText>
                </w:r>
              </w:del>
            </w:ins>
            <w:ins w:id="3971" w:author="明宇 王" w:date="2026-05-26T15:49:00Z">
              <w:del w:id="3972" w:author="Lucien" w:date="2026-05-26T19:55:00Z">
                <w:r w:rsidRPr="008E25B6">
                  <w:rPr>
                    <w:rFonts w:ascii="Times New Roman" w:hAnsi="Times New Roman" w:cs="Times New Roman" w:hint="eastAsia"/>
                    <w:rPrChange w:id="3973" w:author="昱 张" w:date="2026-07-03T10:31:00Z" w16du:dateUtc="2026-07-03T02:31:00Z">
                      <w:rPr>
                        <w:rFonts w:hint="eastAsia"/>
                      </w:rPr>
                    </w:rPrChange>
                  </w:rPr>
                  <w:delText>频次</w:delText>
                </w:r>
              </w:del>
            </w:ins>
            <w:ins w:id="3974" w:author="Lucien" w:date="2026-05-06T13:28:00Z">
              <w:del w:id="3975" w:author="明宇 王" w:date="2026-05-26T15:49:00Z">
                <w:r w:rsidRPr="008E25B6">
                  <w:rPr>
                    <w:rFonts w:ascii="Times New Roman" w:hAnsi="Times New Roman" w:cs="Times New Roman" w:hint="eastAsia"/>
                    <w:rPrChange w:id="3976" w:author="昱 张" w:date="2026-07-03T10:31:00Z" w16du:dateUtc="2026-07-03T02:31:00Z">
                      <w:rPr>
                        <w:rFonts w:hint="eastAsia"/>
                      </w:rPr>
                    </w:rPrChange>
                  </w:rPr>
                  <w:delText>fileHash</w:delText>
                </w:r>
              </w:del>
            </w:ins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PrChange w:id="3977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</w:tcPr>
            </w:tcPrChange>
          </w:tcPr>
          <w:p w14:paraId="12E27869" w14:textId="1514AB47" w:rsidR="009D24AC" w:rsidRPr="008E25B6" w:rsidRDefault="009D24AC">
            <w:pPr>
              <w:keepLines/>
              <w:rPr>
                <w:ins w:id="3978" w:author="昱 张" w:date="2026-07-03T10:30:00Z" w16du:dateUtc="2026-07-03T02:30:00Z"/>
              </w:rPr>
            </w:pPr>
            <w:ins w:id="3979" w:author="昱 张" w:date="2026-07-03T10:30:00Z" w16du:dateUtc="2026-07-03T02:30:00Z">
              <w:r w:rsidRPr="008E25B6">
                <w:rPr>
                  <w:rFonts w:hint="eastAsia"/>
                </w:rPr>
                <w:t>是</w:t>
              </w:r>
            </w:ins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3980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DDE73C8" w14:textId="4F8DEDA3" w:rsidR="009D24AC" w:rsidRPr="008E25B6" w:rsidRDefault="009D24AC">
            <w:pPr>
              <w:keepLines/>
              <w:rPr>
                <w:ins w:id="3981" w:author="Lucien" w:date="2026-05-06T13:25:00Z"/>
              </w:rPr>
            </w:pPr>
            <w:ins w:id="3982" w:author="Lucien" w:date="2026-05-06T13:25:00Z">
              <w:r w:rsidRPr="008E25B6">
                <w:t>String</w:t>
              </w:r>
            </w:ins>
          </w:p>
        </w:tc>
        <w:tc>
          <w:tcPr>
            <w:tcW w:w="41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3983" w:author="昱 张" w:date="2026-07-03T10:31:00Z" w16du:dateUtc="2026-07-03T02:31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A0C863C" w14:textId="77777777" w:rsidR="009D24AC" w:rsidRPr="003F6C30" w:rsidRDefault="009D24AC">
            <w:pPr>
              <w:pStyle w:val="af2"/>
              <w:keepLines/>
              <w:rPr>
                <w:ins w:id="3984" w:author="Lucien" w:date="2026-05-06T13:25:00Z"/>
              </w:rPr>
              <w:pPrChange w:id="3985" w:author="Lucien" w:date="2026-05-06T13:29:00Z">
                <w:pPr>
                  <w:keepLines/>
                </w:pPr>
              </w:pPrChange>
            </w:pPr>
            <w:ins w:id="3986" w:author="Lucien" w:date="2026-05-26T20:09:00Z">
              <w:r w:rsidRPr="008E25B6">
                <w:rPr>
                  <w:rFonts w:ascii="Times New Roman" w:hAnsi="Times New Roman" w:cs="Times New Roman"/>
                  <w:rPrChange w:id="3987" w:author="昱 张" w:date="2026-07-03T10:31:00Z" w16du:dateUtc="2026-07-03T02:31:00Z">
                    <w:rPr/>
                  </w:rPrChange>
                </w:rPr>
                <w:t xml:space="preserve">SM4-CBC </w:t>
              </w:r>
              <w:r w:rsidRPr="008E25B6">
                <w:rPr>
                  <w:rFonts w:ascii="Times New Roman" w:hAnsi="Times New Roman" w:cs="Times New Roman" w:hint="eastAsia"/>
                  <w:rPrChange w:id="3988" w:author="昱 张" w:date="2026-07-03T10:31:00Z" w16du:dateUtc="2026-07-03T02:31:00Z">
                    <w:rPr>
                      <w:rFonts w:hint="eastAsia"/>
                    </w:rPr>
                  </w:rPrChange>
                </w:rPr>
                <w:t>加密后的</w:t>
              </w:r>
            </w:ins>
            <w:ins w:id="3989" w:author="Lucien" w:date="2026-05-26T19:57:00Z">
              <w:r w:rsidRPr="008E25B6">
                <w:rPr>
                  <w:rFonts w:ascii="Times New Roman" w:hAnsi="Times New Roman" w:cs="Times New Roman" w:hint="eastAsia"/>
                  <w:rPrChange w:id="3990" w:author="昱 张" w:date="2026-07-03T10:31:00Z" w16du:dateUtc="2026-07-03T02:31:00Z">
                    <w:rPr>
                      <w:rFonts w:hint="eastAsia"/>
                    </w:rPr>
                  </w:rPrChange>
                </w:rPr>
                <w:t>合约</w:t>
              </w:r>
            </w:ins>
            <w:ins w:id="3991" w:author="Lucien" w:date="2026-05-06T13:29:00Z">
              <w:del w:id="3992" w:author="Lucien" w:date="2026-05-26T19:57:00Z">
                <w:r w:rsidRPr="008E25B6">
                  <w:rPr>
                    <w:rFonts w:ascii="Times New Roman" w:hAnsi="Times New Roman" w:cs="Times New Roman" w:hint="eastAsia"/>
                    <w:rPrChange w:id="3993" w:author="昱 张" w:date="2026-07-03T10:31:00Z" w16du:dateUtc="2026-07-03T02:31:00Z">
                      <w:rPr>
                        <w:rFonts w:hint="eastAsia"/>
                      </w:rPr>
                    </w:rPrChange>
                  </w:rPr>
                  <w:delText>明文文件的</w:delText>
                </w:r>
                <w:r w:rsidRPr="008E25B6">
                  <w:rPr>
                    <w:rFonts w:ascii="Times New Roman" w:hAnsi="Times New Roman" w:cs="Times New Roman"/>
                    <w:rPrChange w:id="3994" w:author="昱 张" w:date="2026-07-03T10:31:00Z" w16du:dateUtc="2026-07-03T02:31:00Z">
                      <w:rPr/>
                    </w:rPrChange>
                  </w:rPr>
                  <w:delText xml:space="preserve"> SHA-256 </w:delText>
                </w:r>
                <w:r w:rsidRPr="008E25B6">
                  <w:rPr>
                    <w:rFonts w:ascii="Times New Roman" w:hAnsi="Times New Roman" w:cs="Times New Roman" w:hint="eastAsia"/>
                    <w:rPrChange w:id="3995" w:author="昱 张" w:date="2026-07-03T10:31:00Z" w16du:dateUtc="2026-07-03T02:31:00Z">
                      <w:rPr>
                        <w:rFonts w:hint="eastAsia"/>
                      </w:rPr>
                    </w:rPrChange>
                  </w:rPr>
                  <w:delText>哈希值，十六进制字符串</w:delText>
                </w:r>
              </w:del>
            </w:ins>
            <w:ins w:id="3996" w:author="明宇 王" w:date="2026-05-06T14:57:00Z">
              <w:del w:id="3997" w:author="Lucien" w:date="2026-05-26T19:57:00Z">
                <w:r w:rsidRPr="008E25B6">
                  <w:rPr>
                    <w:rFonts w:ascii="Times New Roman" w:hAnsi="Times New Roman" w:cs="Times New Roman" w:hint="eastAsia"/>
                    <w:rPrChange w:id="3998" w:author="昱 张" w:date="2026-07-03T10:31:00Z" w16du:dateUtc="2026-07-03T02:31:00Z">
                      <w:rPr>
                        <w:rFonts w:hint="eastAsia"/>
                      </w:rPr>
                    </w:rPrChange>
                  </w:rPr>
                  <w:delText>（取消</w:delText>
                </w:r>
              </w:del>
            </w:ins>
            <w:ins w:id="3999" w:author="Lucien" w:date="2026-05-26T19:57:00Z">
              <w:r w:rsidRPr="008E25B6">
                <w:rPr>
                  <w:rFonts w:ascii="Times New Roman" w:hAnsi="Times New Roman" w:cs="Times New Roman" w:hint="eastAsia"/>
                  <w:rPrChange w:id="4000" w:author="昱 张" w:date="2026-07-03T10:31:00Z" w16du:dateUtc="2026-07-03T02:31:00Z">
                    <w:rPr>
                      <w:rFonts w:hint="eastAsia"/>
                    </w:rPr>
                  </w:rPrChange>
                </w:rPr>
                <w:t>已交付次数</w:t>
              </w:r>
            </w:ins>
          </w:p>
        </w:tc>
      </w:tr>
      <w:tr w:rsidR="009D24AC" w:rsidRPr="008E25B6" w14:paraId="03B478D5" w14:textId="77777777" w:rsidTr="009D24AC">
        <w:trPr>
          <w:trHeight w:val="600"/>
          <w:ins w:id="4001" w:author="Lucien" w:date="2026-05-06T13:25:00Z"/>
        </w:trPr>
        <w:tc>
          <w:tcPr>
            <w:tcW w:w="12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4002" w:author="昱 张" w:date="2026-07-03T10:31:00Z" w16du:dateUtc="2026-07-03T02:31:00Z">
              <w:tcPr>
                <w:tcW w:w="149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31C86C3" w14:textId="77777777" w:rsidR="009D24AC" w:rsidRPr="008E25B6" w:rsidRDefault="009D24AC">
            <w:pPr>
              <w:pStyle w:val="af2"/>
              <w:rPr>
                <w:ins w:id="4003" w:author="Lucien" w:date="2026-05-06T13:25:00Z"/>
                <w:rFonts w:ascii="Times New Roman" w:hAnsi="Times New Roman" w:cs="Times New Roman" w:hint="eastAsia"/>
                <w:rPrChange w:id="4004" w:author="昱 张" w:date="2026-07-03T10:31:00Z" w16du:dateUtc="2026-07-03T02:31:00Z">
                  <w:rPr>
                    <w:ins w:id="4005" w:author="Lucien" w:date="2026-05-06T13:25:00Z"/>
                    <w:rFonts w:hint="eastAsia"/>
                  </w:rPr>
                </w:rPrChange>
              </w:rPr>
            </w:pPr>
            <w:ins w:id="4006" w:author="Lucien" w:date="2026-05-06T13:25:00Z">
              <w:r w:rsidRPr="008E25B6">
                <w:rPr>
                  <w:rFonts w:ascii="Times New Roman" w:hAnsi="Times New Roman" w:cs="Times New Roman" w:hint="eastAsia"/>
                  <w:rPrChange w:id="4007" w:author="昱 张" w:date="2026-07-03T10:31:00Z" w16du:dateUtc="2026-07-03T02:31:00Z">
                    <w:rPr>
                      <w:rFonts w:hint="eastAsia"/>
                    </w:rPr>
                  </w:rPrChange>
                </w:rPr>
                <w:t>Iv</w:t>
              </w:r>
            </w:ins>
            <w:ins w:id="4008" w:author="明宇 王" w:date="2026-05-26T15:52:00Z">
              <w:del w:id="4009" w:author="Lucien" w:date="2026-05-26T19:54:00Z">
                <w:r w:rsidRPr="008E25B6">
                  <w:rPr>
                    <w:rFonts w:ascii="Times New Roman" w:hAnsi="Times New Roman" w:cs="Times New Roman" w:hint="eastAsia"/>
                    <w:rPrChange w:id="4010" w:author="昱 张" w:date="2026-07-03T10:31:00Z" w16du:dateUtc="2026-07-03T02:31:00Z">
                      <w:rPr>
                        <w:rFonts w:hint="eastAsia"/>
                      </w:rPr>
                    </w:rPrChange>
                  </w:rPr>
                  <w:delText>（解密用</w:delText>
                </w:r>
              </w:del>
            </w:ins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PrChange w:id="4011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</w:tcPr>
            </w:tcPrChange>
          </w:tcPr>
          <w:p w14:paraId="3A52BC55" w14:textId="6575E0A3" w:rsidR="009D24AC" w:rsidRPr="008E25B6" w:rsidRDefault="009D24AC">
            <w:pPr>
              <w:keepLines/>
              <w:rPr>
                <w:ins w:id="4012" w:author="昱 张" w:date="2026-07-03T10:30:00Z" w16du:dateUtc="2026-07-03T02:30:00Z"/>
              </w:rPr>
            </w:pPr>
            <w:ins w:id="4013" w:author="昱 张" w:date="2026-07-03T10:30:00Z" w16du:dateUtc="2026-07-03T02:30:00Z">
              <w:r w:rsidRPr="008E25B6">
                <w:rPr>
                  <w:rFonts w:hint="eastAsia"/>
                </w:rPr>
                <w:t>是</w:t>
              </w:r>
            </w:ins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4014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386ACED7" w14:textId="153200BB" w:rsidR="009D24AC" w:rsidRPr="008E25B6" w:rsidRDefault="009D24AC">
            <w:pPr>
              <w:keepLines/>
              <w:rPr>
                <w:ins w:id="4015" w:author="Lucien" w:date="2026-05-06T13:25:00Z"/>
              </w:rPr>
            </w:pPr>
            <w:ins w:id="4016" w:author="Lucien" w:date="2026-05-06T13:25:00Z">
              <w:r w:rsidRPr="008E25B6">
                <w:t>String</w:t>
              </w:r>
            </w:ins>
          </w:p>
        </w:tc>
        <w:tc>
          <w:tcPr>
            <w:tcW w:w="41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4017" w:author="昱 张" w:date="2026-07-03T10:31:00Z" w16du:dateUtc="2026-07-03T02:31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48DEC70" w14:textId="77777777" w:rsidR="009D24AC" w:rsidRPr="008E25B6" w:rsidRDefault="009D24AC">
            <w:pPr>
              <w:keepLines/>
              <w:rPr>
                <w:ins w:id="4018" w:author="Lucien" w:date="2026-05-06T13:25:00Z"/>
              </w:rPr>
            </w:pPr>
            <w:ins w:id="4019" w:author="Lucien" w:date="2026-05-06T13:25:00Z">
              <w:r w:rsidRPr="008E25B6">
                <w:t xml:space="preserve">SM4-CBC </w:t>
              </w:r>
              <w:r w:rsidRPr="008E25B6">
                <w:rPr>
                  <w:rFonts w:hint="eastAsia"/>
                </w:rPr>
                <w:t>初始化向量，</w:t>
              </w:r>
              <w:r w:rsidRPr="008E25B6">
                <w:t xml:space="preserve">Base64 </w:t>
              </w:r>
              <w:r w:rsidRPr="008E25B6">
                <w:rPr>
                  <w:rFonts w:hint="eastAsia"/>
                </w:rPr>
                <w:t>编码，解码后必须为</w:t>
              </w:r>
              <w:r w:rsidRPr="008E25B6">
                <w:t xml:space="preserve"> 16 </w:t>
              </w:r>
              <w:r w:rsidRPr="008E25B6">
                <w:rPr>
                  <w:rFonts w:hint="eastAsia"/>
                </w:rPr>
                <w:t>字节</w:t>
              </w:r>
            </w:ins>
          </w:p>
        </w:tc>
      </w:tr>
      <w:tr w:rsidR="009D24AC" w:rsidRPr="008E25B6" w14:paraId="121DB6D7" w14:textId="77777777" w:rsidTr="009D24AC">
        <w:trPr>
          <w:trHeight w:val="600"/>
          <w:ins w:id="4020" w:author="Lucien" w:date="2026-05-06T13:25:00Z"/>
        </w:trPr>
        <w:tc>
          <w:tcPr>
            <w:tcW w:w="12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4021" w:author="昱 张" w:date="2026-07-03T10:31:00Z" w16du:dateUtc="2026-07-03T02:31:00Z">
              <w:tcPr>
                <w:tcW w:w="149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3D8C2579" w14:textId="77777777" w:rsidR="009D24AC" w:rsidRPr="008E25B6" w:rsidRDefault="009D24AC">
            <w:pPr>
              <w:pStyle w:val="af2"/>
              <w:rPr>
                <w:ins w:id="4022" w:author="Lucien" w:date="2026-05-06T13:25:00Z"/>
                <w:rFonts w:ascii="Times New Roman" w:hAnsi="Times New Roman" w:cs="Times New Roman" w:hint="eastAsia"/>
                <w:rPrChange w:id="4023" w:author="昱 张" w:date="2026-07-03T10:31:00Z" w16du:dateUtc="2026-07-03T02:31:00Z">
                  <w:rPr>
                    <w:ins w:id="4024" w:author="Lucien" w:date="2026-05-06T13:25:00Z"/>
                    <w:rFonts w:hint="eastAsia"/>
                  </w:rPr>
                </w:rPrChange>
              </w:rPr>
            </w:pPr>
            <w:ins w:id="4025" w:author="Lucien" w:date="2026-05-06T13:25:00Z">
              <w:del w:id="4026" w:author="Lucien" w:date="2026-05-26T20:33:00Z">
                <w:r w:rsidRPr="008E25B6">
                  <w:rPr>
                    <w:rFonts w:ascii="Times New Roman" w:hAnsi="Times New Roman" w:cs="Times New Roman" w:hint="eastAsia"/>
                    <w:rPrChange w:id="4027" w:author="昱 张" w:date="2026-07-03T10:31:00Z" w16du:dateUtc="2026-07-03T02:31:00Z">
                      <w:rPr>
                        <w:rFonts w:hint="eastAsia"/>
                      </w:rPr>
                    </w:rPrChange>
                  </w:rPr>
                  <w:delText>Ciphertext</w:delText>
                </w:r>
              </w:del>
            </w:ins>
            <w:ins w:id="4028" w:author="Lucien" w:date="2026-05-26T20:33:00Z">
              <w:r w:rsidRPr="008E25B6">
                <w:rPr>
                  <w:rFonts w:ascii="Times New Roman" w:hAnsi="Times New Roman" w:cs="Times New Roman" w:hint="eastAsia"/>
                  <w:rPrChange w:id="4029" w:author="昱 张" w:date="2026-07-03T10:31:00Z" w16du:dateUtc="2026-07-03T02:31:00Z">
                    <w:rPr>
                      <w:rFonts w:hint="eastAsia"/>
                    </w:rPr>
                  </w:rPrChange>
                </w:rPr>
                <w:t>ciphertext</w:t>
              </w:r>
            </w:ins>
            <w:ins w:id="4030" w:author="明宇 王" w:date="2026-05-26T15:50:00Z">
              <w:del w:id="4031" w:author="Lucien" w:date="2026-05-26T19:55:00Z">
                <w:r w:rsidRPr="008E25B6">
                  <w:rPr>
                    <w:rFonts w:ascii="Times New Roman" w:hAnsi="Times New Roman" w:cs="Times New Roman" w:hint="eastAsia"/>
                    <w:rPrChange w:id="4032" w:author="昱 张" w:date="2026-07-03T10:31:00Z" w16du:dateUtc="2026-07-03T02:31:00Z">
                      <w:rPr>
                        <w:rFonts w:hint="eastAsia"/>
                      </w:rPr>
                    </w:rPrChange>
                  </w:rPr>
                  <w:delText>（密文</w:delText>
                </w:r>
                <w:r w:rsidRPr="008E25B6">
                  <w:rPr>
                    <w:rFonts w:ascii="Times New Roman" w:hAnsi="Times New Roman" w:cs="Times New Roman" w:hint="eastAsia"/>
                    <w:rPrChange w:id="4033" w:author="昱 张" w:date="2026-07-03T10:31:00Z" w16du:dateUtc="2026-07-03T02:31:00Z">
                      <w:rPr>
                        <w:rFonts w:hint="eastAsia"/>
                      </w:rPr>
                    </w:rPrChange>
                  </w:rPr>
                  <w:delText>json</w:delText>
                </w:r>
                <w:r w:rsidRPr="008E25B6">
                  <w:rPr>
                    <w:rFonts w:ascii="Times New Roman" w:hAnsi="Times New Roman" w:cs="Times New Roman" w:hint="eastAsia"/>
                    <w:rPrChange w:id="4034" w:author="昱 张" w:date="2026-07-03T10:31:00Z" w16du:dateUtc="2026-07-03T02:31:00Z">
                      <w:rPr>
                        <w:rFonts w:hint="eastAsia"/>
                      </w:rPr>
                    </w:rPrChange>
                  </w:rPr>
                  <w:delText>加密）</w:delText>
                </w:r>
              </w:del>
            </w:ins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PrChange w:id="4035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</w:tcPr>
            </w:tcPrChange>
          </w:tcPr>
          <w:p w14:paraId="62BBC70D" w14:textId="7DDB3C97" w:rsidR="009D24AC" w:rsidRPr="008E25B6" w:rsidRDefault="009D24AC">
            <w:pPr>
              <w:keepLines/>
              <w:rPr>
                <w:ins w:id="4036" w:author="昱 张" w:date="2026-07-03T10:30:00Z" w16du:dateUtc="2026-07-03T02:30:00Z"/>
              </w:rPr>
            </w:pPr>
            <w:ins w:id="4037" w:author="昱 张" w:date="2026-07-03T10:30:00Z" w16du:dateUtc="2026-07-03T02:30:00Z">
              <w:r w:rsidRPr="008E25B6">
                <w:rPr>
                  <w:rFonts w:hint="eastAsia"/>
                </w:rPr>
                <w:t>是</w:t>
              </w:r>
            </w:ins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4038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4865F3C" w14:textId="130FDDC7" w:rsidR="009D24AC" w:rsidRPr="008E25B6" w:rsidRDefault="009D24AC">
            <w:pPr>
              <w:keepLines/>
              <w:rPr>
                <w:ins w:id="4039" w:author="Lucien" w:date="2026-05-06T13:25:00Z"/>
              </w:rPr>
            </w:pPr>
            <w:ins w:id="4040" w:author="Lucien" w:date="2026-05-06T13:25:00Z">
              <w:r w:rsidRPr="008E25B6">
                <w:t>String</w:t>
              </w:r>
            </w:ins>
          </w:p>
        </w:tc>
        <w:tc>
          <w:tcPr>
            <w:tcW w:w="41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4041" w:author="昱 张" w:date="2026-07-03T10:31:00Z" w16du:dateUtc="2026-07-03T02:31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2005730" w14:textId="77777777" w:rsidR="009D24AC" w:rsidRPr="008E25B6" w:rsidRDefault="009D24AC">
            <w:pPr>
              <w:pStyle w:val="af2"/>
              <w:rPr>
                <w:ins w:id="4042" w:author="Lucien" w:date="2026-05-06T13:25:00Z"/>
                <w:rFonts w:ascii="Times New Roman" w:hAnsi="Times New Roman" w:cs="Times New Roman" w:hint="eastAsia"/>
                <w:rPrChange w:id="4043" w:author="昱 张" w:date="2026-07-03T10:31:00Z" w16du:dateUtc="2026-07-03T02:31:00Z">
                  <w:rPr>
                    <w:ins w:id="4044" w:author="Lucien" w:date="2026-05-06T13:25:00Z"/>
                    <w:rFonts w:hint="eastAsia"/>
                  </w:rPr>
                </w:rPrChange>
              </w:rPr>
            </w:pPr>
            <w:ins w:id="4045" w:author="Lucien" w:date="2026-05-06T13:25:00Z">
              <w:r w:rsidRPr="008E25B6">
                <w:rPr>
                  <w:rFonts w:ascii="Times New Roman" w:hAnsi="Times New Roman" w:cs="Times New Roman" w:hint="eastAsia"/>
                  <w:rPrChange w:id="4046" w:author="昱 张" w:date="2026-07-03T10:31:00Z" w16du:dateUtc="2026-07-03T02:31:00Z">
                    <w:rPr>
                      <w:rFonts w:hint="eastAsia"/>
                    </w:rPr>
                  </w:rPrChange>
                </w:rPr>
                <w:t xml:space="preserve">SM4-CBC </w:t>
              </w:r>
              <w:r w:rsidRPr="008E25B6">
                <w:rPr>
                  <w:rFonts w:ascii="Times New Roman" w:hAnsi="Times New Roman" w:cs="Times New Roman" w:hint="eastAsia"/>
                  <w:rPrChange w:id="4047" w:author="昱 张" w:date="2026-07-03T10:31:00Z" w16du:dateUtc="2026-07-03T02:31:00Z">
                    <w:rPr>
                      <w:rFonts w:hint="eastAsia"/>
                    </w:rPr>
                  </w:rPrChange>
                </w:rPr>
                <w:t>加密后的</w:t>
              </w:r>
            </w:ins>
            <w:ins w:id="4048" w:author="Lucien" w:date="2026-05-06T13:28:00Z">
              <w:r w:rsidRPr="008E25B6">
                <w:rPr>
                  <w:rFonts w:ascii="Times New Roman" w:hAnsi="Times New Roman" w:cs="Times New Roman" w:hint="eastAsia"/>
                  <w:rPrChange w:id="4049" w:author="昱 张" w:date="2026-07-03T10:31:00Z" w16du:dateUtc="2026-07-03T02:31:00Z">
                    <w:rPr>
                      <w:rFonts w:hint="eastAsia"/>
                    </w:rPr>
                  </w:rPrChange>
                </w:rPr>
                <w:t>合约</w:t>
              </w:r>
            </w:ins>
            <w:ins w:id="4050" w:author="Lucien" w:date="2026-05-06T13:25:00Z">
              <w:r w:rsidRPr="008E25B6">
                <w:rPr>
                  <w:rFonts w:ascii="Times New Roman" w:hAnsi="Times New Roman" w:cs="Times New Roman" w:hint="eastAsia"/>
                  <w:rPrChange w:id="4051" w:author="昱 张" w:date="2026-07-03T10:31:00Z" w16du:dateUtc="2026-07-03T02:31:00Z">
                    <w:rPr>
                      <w:rFonts w:hint="eastAsia"/>
                    </w:rPr>
                  </w:rPrChange>
                </w:rPr>
                <w:t>密文，</w:t>
              </w:r>
              <w:r w:rsidRPr="008E25B6">
                <w:rPr>
                  <w:rFonts w:ascii="Times New Roman" w:hAnsi="Times New Roman" w:cs="Times New Roman" w:hint="eastAsia"/>
                  <w:rPrChange w:id="4052" w:author="昱 张" w:date="2026-07-03T10:31:00Z" w16du:dateUtc="2026-07-03T02:31:00Z">
                    <w:rPr>
                      <w:rFonts w:hint="eastAsia"/>
                    </w:rPr>
                  </w:rPrChange>
                </w:rPr>
                <w:t xml:space="preserve">Base64 </w:t>
              </w:r>
              <w:r w:rsidRPr="008E25B6">
                <w:rPr>
                  <w:rFonts w:ascii="Times New Roman" w:hAnsi="Times New Roman" w:cs="Times New Roman" w:hint="eastAsia"/>
                  <w:rPrChange w:id="4053" w:author="昱 张" w:date="2026-07-03T10:31:00Z" w16du:dateUtc="2026-07-03T02:31:00Z">
                    <w:rPr>
                      <w:rFonts w:hint="eastAsia"/>
                    </w:rPr>
                  </w:rPrChange>
                </w:rPr>
                <w:t>编码</w:t>
              </w:r>
            </w:ins>
          </w:p>
        </w:tc>
      </w:tr>
      <w:tr w:rsidR="009D24AC" w14:paraId="520CE890" w14:textId="77777777" w:rsidTr="009D24AC">
        <w:trPr>
          <w:trHeight w:val="138"/>
          <w:ins w:id="4054" w:author="Lucien" w:date="2026-05-06T13:25:00Z"/>
          <w:del w:id="4055" w:author="明宇 王" w:date="2026-05-26T15:50:00Z"/>
        </w:trPr>
        <w:tc>
          <w:tcPr>
            <w:tcW w:w="12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4056" w:author="昱 张" w:date="2026-07-03T10:31:00Z" w16du:dateUtc="2026-07-03T02:31:00Z">
              <w:tcPr>
                <w:tcW w:w="149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8FC06E3" w14:textId="77777777" w:rsidR="009D24AC" w:rsidRDefault="009D24AC">
            <w:pPr>
              <w:pStyle w:val="af2"/>
              <w:numPr>
                <w:ilvl w:val="0"/>
                <w:numId w:val="8"/>
              </w:numPr>
              <w:rPr>
                <w:ins w:id="4057" w:author="Lucien" w:date="2026-05-06T13:25:00Z"/>
                <w:del w:id="4058" w:author="明宇 王" w:date="2026-05-26T15:50:00Z"/>
                <w:rFonts w:hint="eastAsia"/>
              </w:rPr>
              <w:pPrChange w:id="4059" w:author="昱 张" w:date="2026-07-02T22:19:00Z" w16du:dateUtc="2026-07-02T14:19:00Z">
                <w:pPr>
                  <w:pStyle w:val="af2"/>
                </w:pPr>
              </w:pPrChange>
            </w:pPr>
            <w:ins w:id="4060" w:author="Lucien" w:date="2026-05-06T13:28:00Z">
              <w:del w:id="4061" w:author="明宇 王" w:date="2026-05-26T15:50:00Z">
                <w:r>
                  <w:delText>expirationTime</w:delText>
                </w:r>
              </w:del>
            </w:ins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PrChange w:id="4062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</w:tcPr>
            </w:tcPrChange>
          </w:tcPr>
          <w:p w14:paraId="4297BBD0" w14:textId="77777777" w:rsidR="009D24AC" w:rsidRDefault="009D24AC">
            <w:pPr>
              <w:rPr>
                <w:ins w:id="4063" w:author="昱 张" w:date="2026-07-03T10:30:00Z" w16du:dateUtc="2026-07-03T02:30:00Z"/>
              </w:rPr>
            </w:pPr>
          </w:p>
        </w:tc>
        <w:tc>
          <w:tcPr>
            <w:tcW w:w="13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4064" w:author="昱 张" w:date="2026-07-03T10:31:00Z" w16du:dateUtc="2026-07-03T02:31:00Z">
              <w:tcPr>
                <w:tcW w:w="166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7A0EF76" w14:textId="58D01A8F" w:rsidR="009D24AC" w:rsidRDefault="009D24AC">
            <w:pPr>
              <w:keepLines/>
              <w:numPr>
                <w:ilvl w:val="0"/>
                <w:numId w:val="8"/>
              </w:numPr>
              <w:rPr>
                <w:ins w:id="4065" w:author="Lucien" w:date="2026-05-06T13:25:00Z"/>
                <w:del w:id="4066" w:author="明宇 王" w:date="2026-05-26T15:50:00Z"/>
              </w:rPr>
              <w:pPrChange w:id="4067" w:author="昱 张" w:date="2026-07-02T22:19:00Z" w16du:dateUtc="2026-07-02T14:19:00Z">
                <w:pPr>
                  <w:keepLines/>
                </w:pPr>
              </w:pPrChange>
            </w:pPr>
            <w:ins w:id="4068" w:author="Lucien" w:date="2026-05-06T13:25:00Z">
              <w:del w:id="4069" w:author="明宇 王" w:date="2026-05-26T15:50:00Z">
                <w:r>
                  <w:rPr>
                    <w:rFonts w:hint="eastAsia"/>
                  </w:rPr>
                  <w:delText>S</w:delText>
                </w:r>
                <w:r>
                  <w:delText>tring</w:delText>
                </w:r>
              </w:del>
            </w:ins>
          </w:p>
        </w:tc>
        <w:tc>
          <w:tcPr>
            <w:tcW w:w="41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4070" w:author="昱 张" w:date="2026-07-03T10:31:00Z" w16du:dateUtc="2026-07-03T02:31:00Z">
              <w:tcPr>
                <w:tcW w:w="5130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40F2FCD" w14:textId="77777777" w:rsidR="009D24AC" w:rsidRDefault="009D24AC">
            <w:pPr>
              <w:pStyle w:val="af2"/>
              <w:numPr>
                <w:ilvl w:val="0"/>
                <w:numId w:val="8"/>
              </w:numPr>
              <w:rPr>
                <w:ins w:id="4071" w:author="Lucien" w:date="2026-05-06T13:25:00Z"/>
                <w:del w:id="4072" w:author="明宇 王" w:date="2026-05-26T15:50:00Z"/>
                <w:rFonts w:hint="eastAsia"/>
              </w:rPr>
              <w:pPrChange w:id="4073" w:author="昱 张" w:date="2026-07-02T22:19:00Z" w16du:dateUtc="2026-07-02T14:19:00Z">
                <w:pPr>
                  <w:pStyle w:val="af2"/>
                </w:pPr>
              </w:pPrChange>
            </w:pPr>
            <w:ins w:id="4074" w:author="Lucien" w:date="2026-05-06T13:29:00Z">
              <w:del w:id="4075" w:author="明宇 王" w:date="2026-05-26T15:50:00Z">
                <w:r>
                  <w:delText>过期时间</w:delText>
                </w:r>
              </w:del>
            </w:ins>
          </w:p>
        </w:tc>
      </w:tr>
    </w:tbl>
    <w:p w14:paraId="7474CB0E" w14:textId="77777777" w:rsidR="00F46436" w:rsidRDefault="00000000">
      <w:pPr>
        <w:pStyle w:val="4"/>
        <w:numPr>
          <w:ilvl w:val="3"/>
          <w:numId w:val="8"/>
        </w:numPr>
        <w:rPr>
          <w:ins w:id="4076" w:author="Lucien" w:date="2026-05-06T13:25:00Z"/>
          <w:rFonts w:ascii="宋体" w:eastAsia="宋体" w:hAnsi="宋体" w:cs="宋体" w:hint="eastAsia"/>
        </w:rPr>
        <w:pPrChange w:id="4077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ins w:id="4078" w:author="Lucien" w:date="2026-05-06T13:25:00Z">
        <w:r>
          <w:rPr>
            <w:rFonts w:ascii="宋体" w:eastAsia="宋体" w:hAnsi="宋体" w:cs="宋体"/>
          </w:rPr>
          <w:lastRenderedPageBreak/>
          <w:t>输出参数</w:t>
        </w:r>
      </w:ins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1663"/>
        <w:gridCol w:w="5130"/>
      </w:tblGrid>
      <w:tr w:rsidR="00F46436" w14:paraId="1BEC0631" w14:textId="77777777">
        <w:trPr>
          <w:ins w:id="4079" w:author="Lucien" w:date="2026-05-06T13:25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F9ED751" w14:textId="77777777" w:rsidR="00F46436" w:rsidRDefault="00000000">
            <w:pPr>
              <w:rPr>
                <w:ins w:id="4080" w:author="Lucien" w:date="2026-05-06T13:25:00Z"/>
              </w:rPr>
            </w:pPr>
            <w:ins w:id="4081" w:author="Lucien" w:date="2026-05-06T13:25:00Z">
              <w:r>
                <w:rPr>
                  <w:rFonts w:hint="eastAsia"/>
                  <w:b/>
                  <w:bCs/>
                </w:rPr>
                <w:t>参数名称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BB70263" w14:textId="77777777" w:rsidR="00F46436" w:rsidRDefault="00000000">
            <w:pPr>
              <w:keepLines/>
              <w:rPr>
                <w:ins w:id="4082" w:author="Lucien" w:date="2026-05-06T13:25:00Z"/>
              </w:rPr>
            </w:pPr>
            <w:ins w:id="4083" w:author="Lucien" w:date="2026-05-06T13:25:00Z">
              <w:r>
                <w:rPr>
                  <w:rFonts w:hint="eastAsia"/>
                  <w:b/>
                  <w:bCs/>
                </w:rPr>
                <w:t>类型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6E36023" w14:textId="77777777" w:rsidR="00F46436" w:rsidRDefault="00000000">
            <w:pPr>
              <w:keepLines/>
              <w:rPr>
                <w:ins w:id="4084" w:author="Lucien" w:date="2026-05-06T13:25:00Z"/>
              </w:rPr>
            </w:pPr>
            <w:ins w:id="4085" w:author="Lucien" w:date="2026-05-06T13:25:00Z">
              <w:r>
                <w:rPr>
                  <w:rFonts w:hint="eastAsia"/>
                  <w:b/>
                  <w:bCs/>
                </w:rPr>
                <w:t>描述</w:t>
              </w:r>
            </w:ins>
          </w:p>
        </w:tc>
      </w:tr>
      <w:tr w:rsidR="00F46436" w14:paraId="3C1479C9" w14:textId="77777777">
        <w:trPr>
          <w:ins w:id="4086" w:author="Lucien" w:date="2026-05-06T13:25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B659B8" w14:textId="77777777" w:rsidR="00F46436" w:rsidRDefault="00000000">
            <w:pPr>
              <w:rPr>
                <w:ins w:id="4087" w:author="Lucien" w:date="2026-05-06T13:25:00Z"/>
              </w:rPr>
            </w:pPr>
            <w:ins w:id="4088" w:author="Lucien" w:date="2026-05-06T13:25:00Z">
              <w:r>
                <w:t>code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9CD278" w14:textId="77777777" w:rsidR="00F46436" w:rsidRDefault="00000000">
            <w:pPr>
              <w:keepLines/>
              <w:rPr>
                <w:ins w:id="4089" w:author="Lucien" w:date="2026-05-06T13:25:00Z"/>
              </w:rPr>
            </w:pPr>
            <w:ins w:id="4090" w:author="Lucien" w:date="2026-05-06T13:25:00Z">
              <w:r>
                <w:rPr>
                  <w:rFonts w:hint="eastAsia"/>
                </w:rPr>
                <w:t>I</w:t>
              </w:r>
              <w:r>
                <w:t>nteger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430B48" w14:textId="77777777" w:rsidR="00F46436" w:rsidRDefault="00000000">
            <w:pPr>
              <w:keepLines/>
              <w:rPr>
                <w:ins w:id="4091" w:author="Lucien" w:date="2026-05-06T13:25:00Z"/>
              </w:rPr>
            </w:pPr>
            <w:ins w:id="4092" w:author="Lucien" w:date="2026-05-06T13:25:00Z">
              <w:r>
                <w:t xml:space="preserve">200 </w:t>
              </w:r>
              <w:r>
                <w:t>表示服务</w:t>
              </w:r>
              <w:proofErr w:type="gramStart"/>
              <w:r>
                <w:t>端执行</w:t>
              </w:r>
              <w:proofErr w:type="gramEnd"/>
              <w:r>
                <w:t>成功，非</w:t>
              </w:r>
              <w:r>
                <w:t xml:space="preserve"> 200 </w:t>
              </w:r>
              <w:r>
                <w:t>表示执行失败</w:t>
              </w:r>
            </w:ins>
          </w:p>
        </w:tc>
      </w:tr>
      <w:tr w:rsidR="00F46436" w14:paraId="049624CF" w14:textId="77777777">
        <w:trPr>
          <w:ins w:id="4093" w:author="Lucien" w:date="2026-05-06T13:25:00Z"/>
          <w:del w:id="4094" w:author="Lucien" w:date="2026-05-26T19:58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90E96F" w14:textId="77777777" w:rsidR="00F46436" w:rsidRDefault="00000000">
            <w:pPr>
              <w:numPr>
                <w:ilvl w:val="0"/>
                <w:numId w:val="8"/>
              </w:numPr>
              <w:rPr>
                <w:ins w:id="4095" w:author="Lucien" w:date="2026-05-06T13:25:00Z"/>
                <w:del w:id="4096" w:author="Lucien" w:date="2026-05-26T19:58:00Z"/>
              </w:rPr>
              <w:pPrChange w:id="4097" w:author="昱 张" w:date="2026-07-02T22:19:00Z" w16du:dateUtc="2026-07-02T14:19:00Z">
                <w:pPr/>
              </w:pPrChange>
            </w:pPr>
            <w:ins w:id="4098" w:author="Lucien" w:date="2026-05-06T13:25:00Z">
              <w:del w:id="4099" w:author="Lucien" w:date="2026-05-26T19:58:00Z">
                <w:r>
                  <w:delText>Msg</w:delText>
                </w:r>
              </w:del>
            </w:ins>
            <w:ins w:id="4100" w:author="明宇 王" w:date="2026-05-11T22:13:00Z">
              <w:del w:id="4101" w:author="Lucien" w:date="2026-05-26T19:58:00Z">
                <w:r>
                  <w:rPr>
                    <w:rFonts w:hint="eastAsia"/>
                  </w:rPr>
                  <w:delText>（删掉</w:delText>
                </w:r>
              </w:del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584A39" w14:textId="77777777" w:rsidR="00F46436" w:rsidRDefault="00000000">
            <w:pPr>
              <w:keepLines/>
              <w:numPr>
                <w:ilvl w:val="0"/>
                <w:numId w:val="8"/>
              </w:numPr>
              <w:rPr>
                <w:ins w:id="4102" w:author="Lucien" w:date="2026-05-06T13:25:00Z"/>
                <w:del w:id="4103" w:author="Lucien" w:date="2026-05-26T19:58:00Z"/>
              </w:rPr>
              <w:pPrChange w:id="4104" w:author="昱 张" w:date="2026-07-02T22:19:00Z" w16du:dateUtc="2026-07-02T14:19:00Z">
                <w:pPr>
                  <w:keepLines/>
                </w:pPr>
              </w:pPrChange>
            </w:pPr>
            <w:ins w:id="4105" w:author="Lucien" w:date="2026-05-06T13:25:00Z">
              <w:del w:id="4106" w:author="Lucien" w:date="2026-05-26T19:58:00Z">
                <w:r>
                  <w:rPr>
                    <w:rFonts w:hint="eastAsia"/>
                  </w:rPr>
                  <w:delText>S</w:delText>
                </w:r>
                <w:r>
                  <w:delText>tring</w:delText>
                </w:r>
              </w:del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245322" w14:textId="77777777" w:rsidR="00F46436" w:rsidRDefault="00000000">
            <w:pPr>
              <w:keepLines/>
              <w:numPr>
                <w:ilvl w:val="0"/>
                <w:numId w:val="8"/>
              </w:numPr>
              <w:rPr>
                <w:ins w:id="4107" w:author="Lucien" w:date="2026-05-06T13:25:00Z"/>
                <w:del w:id="4108" w:author="Lucien" w:date="2026-05-26T19:58:00Z"/>
              </w:rPr>
              <w:pPrChange w:id="4109" w:author="昱 张" w:date="2026-07-02T22:19:00Z" w16du:dateUtc="2026-07-02T14:19:00Z">
                <w:pPr>
                  <w:keepLines/>
                </w:pPr>
              </w:pPrChange>
            </w:pPr>
            <w:ins w:id="4110" w:author="Lucien" w:date="2026-05-06T13:25:00Z">
              <w:del w:id="4111" w:author="Lucien" w:date="2026-05-26T19:58:00Z">
                <w:r>
                  <w:delText>执行结果描述，失败时返回具体错误信息</w:delText>
                </w:r>
              </w:del>
            </w:ins>
          </w:p>
        </w:tc>
      </w:tr>
      <w:tr w:rsidR="00F46436" w14:paraId="1D03FCE6" w14:textId="77777777">
        <w:trPr>
          <w:ins w:id="4112" w:author="Lucien" w:date="2026-05-06T13:25:00Z"/>
          <w:del w:id="4113" w:author="Lucien" w:date="2026-05-26T19:58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0ECA6E" w14:textId="77777777" w:rsidR="00F46436" w:rsidRDefault="00000000">
            <w:pPr>
              <w:numPr>
                <w:ilvl w:val="0"/>
                <w:numId w:val="8"/>
              </w:numPr>
              <w:rPr>
                <w:ins w:id="4114" w:author="Lucien" w:date="2026-05-06T13:25:00Z"/>
                <w:del w:id="4115" w:author="Lucien" w:date="2026-05-26T19:58:00Z"/>
              </w:rPr>
              <w:pPrChange w:id="4116" w:author="昱 张" w:date="2026-07-02T22:19:00Z" w16du:dateUtc="2026-07-02T14:19:00Z">
                <w:pPr/>
              </w:pPrChange>
            </w:pPr>
            <w:ins w:id="4117" w:author="Lucien" w:date="2026-05-06T13:25:00Z">
              <w:del w:id="4118" w:author="Lucien" w:date="2026-05-26T19:58:00Z">
                <w:r>
                  <w:delText>Data</w:delText>
                </w:r>
              </w:del>
            </w:ins>
            <w:ins w:id="4119" w:author="明宇 王" w:date="2026-05-11T22:13:00Z">
              <w:del w:id="4120" w:author="Lucien" w:date="2026-05-26T19:58:00Z">
                <w:r>
                  <w:rPr>
                    <w:rFonts w:hint="eastAsia"/>
                  </w:rPr>
                  <w:delText>（删掉</w:delText>
                </w:r>
              </w:del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789E66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ins w:id="4121" w:author="Lucien" w:date="2026-05-06T13:25:00Z"/>
                <w:del w:id="4122" w:author="Lucien" w:date="2026-05-26T19:58:00Z"/>
                <w:rFonts w:hint="eastAsia"/>
              </w:rPr>
              <w:pPrChange w:id="4123" w:author="昱 张" w:date="2026-07-02T22:19:00Z" w16du:dateUtc="2026-07-02T14:19:00Z">
                <w:pPr>
                  <w:pStyle w:val="af2"/>
                </w:pPr>
              </w:pPrChange>
            </w:pPr>
            <w:ins w:id="4124" w:author="Lucien" w:date="2026-05-06T13:29:00Z">
              <w:del w:id="4125" w:author="Lucien" w:date="2026-05-26T19:58:00Z">
                <w:r>
                  <w:rPr>
                    <w:rFonts w:hint="eastAsia"/>
                  </w:rPr>
                  <w:delText>VerifyEncryptedJSON</w:delText>
                </w:r>
              </w:del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6190FC" w14:textId="77777777" w:rsidR="00F46436" w:rsidRDefault="00000000">
            <w:pPr>
              <w:pStyle w:val="af2"/>
              <w:numPr>
                <w:ilvl w:val="0"/>
                <w:numId w:val="8"/>
              </w:numPr>
              <w:rPr>
                <w:ins w:id="4126" w:author="Lucien" w:date="2026-05-06T13:25:00Z"/>
                <w:del w:id="4127" w:author="Lucien" w:date="2026-05-26T19:58:00Z"/>
                <w:rFonts w:hint="eastAsia"/>
              </w:rPr>
              <w:pPrChange w:id="4128" w:author="昱 张" w:date="2026-07-02T22:19:00Z" w16du:dateUtc="2026-07-02T14:19:00Z">
                <w:pPr>
                  <w:pStyle w:val="af2"/>
                </w:pPr>
              </w:pPrChange>
            </w:pPr>
            <w:ins w:id="4129" w:author="Lucien" w:date="2026-05-06T13:29:00Z">
              <w:del w:id="4130" w:author="Lucien" w:date="2026-05-26T19:58:00Z">
                <w:r>
                  <w:delText>校验结果</w:delText>
                </w:r>
              </w:del>
            </w:ins>
            <w:ins w:id="4131" w:author="明宇 王" w:date="2026-05-06T15:04:00Z">
              <w:del w:id="4132" w:author="Lucien" w:date="2026-05-26T19:58:00Z">
                <w:r>
                  <w:rPr>
                    <w:rFonts w:hint="eastAsia"/>
                  </w:rPr>
                  <w:delText>（取消）</w:delText>
                </w:r>
              </w:del>
            </w:ins>
          </w:p>
        </w:tc>
      </w:tr>
    </w:tbl>
    <w:p w14:paraId="3D09C5DE" w14:textId="77777777" w:rsidR="00F46436" w:rsidRDefault="00000000">
      <w:pPr>
        <w:pStyle w:val="4"/>
        <w:numPr>
          <w:ilvl w:val="3"/>
          <w:numId w:val="8"/>
        </w:numPr>
        <w:rPr>
          <w:ins w:id="4133" w:author="Lucien" w:date="2026-05-06T13:25:00Z"/>
          <w:rFonts w:ascii="宋体" w:eastAsia="宋体" w:hAnsi="宋体" w:cs="宋体" w:hint="eastAsia"/>
        </w:rPr>
        <w:pPrChange w:id="4134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ins w:id="4135" w:author="Lucien" w:date="2026-05-06T13:25:00Z">
        <w:r>
          <w:rPr>
            <w:rFonts w:ascii="宋体" w:eastAsia="宋体" w:hAnsi="宋体" w:cs="宋体"/>
          </w:rPr>
          <w:t>数据结构</w:t>
        </w:r>
      </w:ins>
    </w:p>
    <w:p w14:paraId="3AF8A5F9" w14:textId="77777777" w:rsidR="00F46436" w:rsidRDefault="00000000">
      <w:pPr>
        <w:spacing w:line="360" w:lineRule="auto"/>
        <w:ind w:firstLineChars="100" w:firstLine="240"/>
        <w:rPr>
          <w:ins w:id="4136" w:author="Lucien" w:date="2026-05-06T13:25:00Z"/>
          <w:rFonts w:ascii="宋体" w:hAnsi="宋体" w:hint="eastAsia"/>
          <w:szCs w:val="21"/>
        </w:rPr>
      </w:pPr>
      <w:ins w:id="4137" w:author="Lucien" w:date="2026-05-26T20:33:00Z">
        <w:r>
          <w:t>ciphertext</w:t>
        </w:r>
      </w:ins>
      <w:ins w:id="4138" w:author="Lucien" w:date="2026-05-06T13:25:00Z">
        <w:del w:id="4139" w:author="Lucien" w:date="2026-05-26T19:59:00Z">
          <w:r>
            <w:rPr>
              <w:rFonts w:hint="eastAsia"/>
              <w:szCs w:val="21"/>
            </w:rPr>
            <w:delText>TokenResult</w:delText>
          </w:r>
        </w:del>
        <w:r>
          <w:rPr>
            <w:rFonts w:hint="eastAsia"/>
            <w:szCs w:val="21"/>
          </w:rPr>
          <w:t>：</w:t>
        </w:r>
      </w:ins>
    </w:p>
    <w:tbl>
      <w:tblPr>
        <w:tblW w:w="0" w:type="auto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6"/>
        <w:gridCol w:w="1592"/>
        <w:gridCol w:w="4636"/>
      </w:tblGrid>
      <w:tr w:rsidR="00F46436" w14:paraId="7051C6A0" w14:textId="77777777">
        <w:trPr>
          <w:ins w:id="4140" w:author="Lucien" w:date="2026-05-06T13:25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0041081" w14:textId="77777777" w:rsidR="00F46436" w:rsidRDefault="00000000">
            <w:pPr>
              <w:rPr>
                <w:ins w:id="4141" w:author="Lucien" w:date="2026-05-06T13:25:00Z"/>
                <w:b/>
                <w:bCs/>
              </w:rPr>
            </w:pPr>
            <w:ins w:id="4142" w:author="Lucien" w:date="2026-05-06T13:25:00Z">
              <w:r>
                <w:rPr>
                  <w:rFonts w:hint="eastAsia"/>
                  <w:b/>
                  <w:bCs/>
                </w:rPr>
                <w:t>参数名称</w:t>
              </w:r>
            </w:ins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6FA16E7" w14:textId="77777777" w:rsidR="00F46436" w:rsidRDefault="00000000">
            <w:pPr>
              <w:keepLines/>
              <w:rPr>
                <w:ins w:id="4143" w:author="Lucien" w:date="2026-05-06T13:25:00Z"/>
                <w:b/>
                <w:bCs/>
              </w:rPr>
            </w:pPr>
            <w:ins w:id="4144" w:author="Lucien" w:date="2026-05-06T13:25:00Z">
              <w:r>
                <w:rPr>
                  <w:rFonts w:hint="eastAsia"/>
                  <w:b/>
                  <w:bCs/>
                </w:rPr>
                <w:t>类型</w:t>
              </w:r>
            </w:ins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34D8771" w14:textId="77777777" w:rsidR="00F46436" w:rsidRDefault="00000000">
            <w:pPr>
              <w:keepLines/>
              <w:rPr>
                <w:ins w:id="4145" w:author="Lucien" w:date="2026-05-06T13:25:00Z"/>
                <w:b/>
                <w:bCs/>
              </w:rPr>
            </w:pPr>
            <w:ins w:id="4146" w:author="Lucien" w:date="2026-05-06T13:25:00Z">
              <w:r>
                <w:rPr>
                  <w:rFonts w:hint="eastAsia"/>
                  <w:b/>
                  <w:bCs/>
                </w:rPr>
                <w:t>描述</w:t>
              </w:r>
            </w:ins>
          </w:p>
        </w:tc>
      </w:tr>
      <w:tr w:rsidR="00F46436" w14:paraId="4E489CD9" w14:textId="77777777">
        <w:trPr>
          <w:ins w:id="4147" w:author="Lucien" w:date="2026-05-06T13:25:00Z"/>
          <w:del w:id="4148" w:author="Lucien" w:date="2026-05-26T19:59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3DDA65" w14:textId="77777777" w:rsidR="00F46436" w:rsidRDefault="00000000">
            <w:pPr>
              <w:pStyle w:val="af2"/>
              <w:spacing w:before="0" w:after="0"/>
              <w:rPr>
                <w:ins w:id="4149" w:author="Lucien" w:date="2026-05-06T13:30:00Z"/>
                <w:del w:id="4150" w:author="Lucien" w:date="2026-05-26T19:59:00Z"/>
                <w:rFonts w:hint="eastAsia"/>
              </w:rPr>
            </w:pPr>
            <w:ins w:id="4151" w:author="Lucien" w:date="2026-05-06T13:30:00Z">
              <w:del w:id="4152" w:author="Lucien" w:date="2026-05-26T19:59:00Z">
                <w:r>
                  <w:delText>verified</w:delText>
                </w:r>
              </w:del>
            </w:ins>
          </w:p>
          <w:p w14:paraId="3BF00851" w14:textId="77777777" w:rsidR="00F46436" w:rsidRDefault="00F46436">
            <w:pPr>
              <w:pStyle w:val="af2"/>
              <w:rPr>
                <w:ins w:id="4153" w:author="Lucien" w:date="2026-05-06T13:25:00Z"/>
                <w:del w:id="4154" w:author="Lucien" w:date="2026-05-26T19:59:00Z"/>
                <w:rFonts w:hint="eastAsia"/>
              </w:rPr>
            </w:pPr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7BEB0A" w14:textId="77777777" w:rsidR="00F46436" w:rsidRDefault="00000000">
            <w:pPr>
              <w:pStyle w:val="af2"/>
              <w:rPr>
                <w:ins w:id="4155" w:author="Lucien" w:date="2026-05-06T13:25:00Z"/>
                <w:del w:id="4156" w:author="Lucien" w:date="2026-05-26T19:59:00Z"/>
                <w:rFonts w:hint="eastAsia"/>
              </w:rPr>
            </w:pPr>
            <w:ins w:id="4157" w:author="Lucien" w:date="2026-05-06T13:25:00Z">
              <w:del w:id="4158" w:author="Lucien" w:date="2026-05-26T19:59:00Z">
                <w:r>
                  <w:delText>Boolean</w:delText>
                </w:r>
              </w:del>
            </w:ins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F4896A" w14:textId="77777777" w:rsidR="00F46436" w:rsidRDefault="00000000">
            <w:pPr>
              <w:pStyle w:val="af2"/>
              <w:rPr>
                <w:ins w:id="4159" w:author="Lucien" w:date="2026-05-06T13:25:00Z"/>
                <w:del w:id="4160" w:author="Lucien" w:date="2026-05-26T19:59:00Z"/>
                <w:rFonts w:hint="eastAsia"/>
              </w:rPr>
            </w:pPr>
            <w:ins w:id="4161" w:author="Lucien" w:date="2026-05-06T13:31:00Z">
              <w:del w:id="4162" w:author="Lucien" w:date="2026-05-26T19:59:00Z">
                <w:r>
                  <w:rPr>
                    <w:rFonts w:hint="eastAsia"/>
                  </w:rPr>
                  <w:delText>是否校验通过</w:delText>
                </w:r>
              </w:del>
            </w:ins>
          </w:p>
        </w:tc>
      </w:tr>
      <w:tr w:rsidR="00F46436" w14:paraId="56734158" w14:textId="77777777">
        <w:trPr>
          <w:ins w:id="4163" w:author="Lucien" w:date="2026-05-06T13:25:00Z"/>
          <w:del w:id="4164" w:author="Lucien" w:date="2026-05-26T19:59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B60C8B" w14:textId="77777777" w:rsidR="00F46436" w:rsidRDefault="00000000">
            <w:pPr>
              <w:pStyle w:val="af2"/>
              <w:spacing w:before="0" w:after="0"/>
              <w:rPr>
                <w:ins w:id="4165" w:author="Lucien" w:date="2026-05-06T13:30:00Z"/>
                <w:del w:id="4166" w:author="Lucien" w:date="2026-05-26T19:59:00Z"/>
                <w:rFonts w:hint="eastAsia"/>
              </w:rPr>
            </w:pPr>
            <w:ins w:id="4167" w:author="Lucien" w:date="2026-05-06T13:30:00Z">
              <w:del w:id="4168" w:author="Lucien" w:date="2026-05-26T19:59:00Z">
                <w:r>
                  <w:delText>hashMatched</w:delText>
                </w:r>
              </w:del>
            </w:ins>
          </w:p>
          <w:p w14:paraId="2D0C16ED" w14:textId="77777777" w:rsidR="00F46436" w:rsidRDefault="00F46436">
            <w:pPr>
              <w:pStyle w:val="af2"/>
              <w:rPr>
                <w:ins w:id="4169" w:author="Lucien" w:date="2026-05-06T13:25:00Z"/>
                <w:del w:id="4170" w:author="Lucien" w:date="2026-05-26T19:59:00Z"/>
                <w:rFonts w:hint="eastAsia"/>
              </w:rPr>
            </w:pPr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D84130" w14:textId="77777777" w:rsidR="00F46436" w:rsidRDefault="00000000">
            <w:pPr>
              <w:pStyle w:val="af2"/>
              <w:rPr>
                <w:ins w:id="4171" w:author="Lucien" w:date="2026-05-06T13:25:00Z"/>
                <w:del w:id="4172" w:author="Lucien" w:date="2026-05-26T19:59:00Z"/>
                <w:rFonts w:hint="eastAsia"/>
              </w:rPr>
            </w:pPr>
            <w:ins w:id="4173" w:author="Lucien" w:date="2026-05-06T13:25:00Z">
              <w:del w:id="4174" w:author="Lucien" w:date="2026-05-26T19:59:00Z">
                <w:r>
                  <w:delText>Boolean</w:delText>
                </w:r>
              </w:del>
            </w:ins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49A607" w14:textId="77777777" w:rsidR="00F46436" w:rsidRDefault="00000000">
            <w:pPr>
              <w:pStyle w:val="af2"/>
              <w:rPr>
                <w:ins w:id="4175" w:author="Lucien" w:date="2026-05-06T13:25:00Z"/>
                <w:del w:id="4176" w:author="Lucien" w:date="2026-05-26T19:59:00Z"/>
                <w:rFonts w:hint="eastAsia"/>
              </w:rPr>
            </w:pPr>
            <w:ins w:id="4177" w:author="Lucien" w:date="2026-05-06T13:31:00Z">
              <w:del w:id="4178" w:author="Lucien" w:date="2026-05-26T19:59:00Z">
                <w:r>
                  <w:rPr>
                    <w:rFonts w:hint="eastAsia"/>
                  </w:rPr>
                  <w:delText>哈希是否一致</w:delText>
                </w:r>
              </w:del>
            </w:ins>
          </w:p>
        </w:tc>
      </w:tr>
      <w:tr w:rsidR="00F46436" w14:paraId="6A32A28B" w14:textId="77777777">
        <w:trPr>
          <w:ins w:id="4179" w:author="Lucien" w:date="2026-05-06T13:25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9EAEE7" w14:textId="77777777" w:rsidR="00F46436" w:rsidRPr="00457ED4" w:rsidDel="008E25B6" w:rsidRDefault="00000000">
            <w:pPr>
              <w:pStyle w:val="af2"/>
              <w:spacing w:before="0" w:after="0"/>
              <w:rPr>
                <w:ins w:id="4180" w:author="Lucien" w:date="2026-05-06T13:30:00Z"/>
                <w:del w:id="4181" w:author="昱 张" w:date="2026-07-03T10:32:00Z" w16du:dateUtc="2026-07-03T02:32:00Z"/>
                <w:rFonts w:ascii="Times New Roman" w:hAnsi="Times New Roman" w:cs="Times New Roman" w:hint="eastAsia"/>
                <w:rPrChange w:id="4182" w:author="昱 张" w:date="2026-07-03T10:32:00Z" w16du:dateUtc="2026-07-03T02:32:00Z">
                  <w:rPr>
                    <w:ins w:id="4183" w:author="Lucien" w:date="2026-05-06T13:30:00Z"/>
                    <w:del w:id="4184" w:author="昱 张" w:date="2026-07-03T10:32:00Z" w16du:dateUtc="2026-07-03T02:32:00Z"/>
                    <w:rFonts w:hint="eastAsia"/>
                  </w:rPr>
                </w:rPrChange>
              </w:rPr>
            </w:pPr>
            <w:ins w:id="4185" w:author="Lucien" w:date="2026-05-26T20:00:00Z">
              <w:r w:rsidRPr="00457ED4">
                <w:rPr>
                  <w:rFonts w:ascii="Times New Roman" w:hAnsi="Times New Roman" w:cs="Times New Roman" w:hint="eastAsia"/>
                  <w:rPrChange w:id="4186" w:author="昱 张" w:date="2026-07-03T10:32:00Z" w16du:dateUtc="2026-07-03T02:32:00Z">
                    <w:rPr>
                      <w:rFonts w:hint="eastAsia"/>
                    </w:rPr>
                  </w:rPrChange>
                </w:rPr>
                <w:t>delivery_cnt</w:t>
              </w:r>
            </w:ins>
            <w:ins w:id="4187" w:author="Lucien" w:date="2026-05-06T13:30:00Z">
              <w:del w:id="4188" w:author="Lucien" w:date="2026-05-26T20:00:00Z">
                <w:r w:rsidRPr="00457ED4">
                  <w:rPr>
                    <w:rFonts w:ascii="Times New Roman" w:hAnsi="Times New Roman" w:cs="Times New Roman" w:hint="eastAsia"/>
                    <w:rPrChange w:id="4189" w:author="昱 张" w:date="2026-07-03T10:32:00Z" w16du:dateUtc="2026-07-03T02:32:00Z">
                      <w:rPr>
                        <w:rFonts w:hint="eastAsia"/>
                      </w:rPr>
                    </w:rPrChange>
                  </w:rPr>
                  <w:delText>expired</w:delText>
                </w:r>
              </w:del>
            </w:ins>
          </w:p>
          <w:p w14:paraId="48A896E7" w14:textId="77777777" w:rsidR="00F46436" w:rsidRPr="00457ED4" w:rsidRDefault="00F46436">
            <w:pPr>
              <w:pStyle w:val="af2"/>
              <w:spacing w:before="0" w:after="0"/>
              <w:rPr>
                <w:ins w:id="4190" w:author="Lucien" w:date="2026-05-06T13:25:00Z"/>
                <w:rFonts w:ascii="Times New Roman" w:hAnsi="Times New Roman" w:cs="Times New Roman" w:hint="eastAsia"/>
                <w:rPrChange w:id="4191" w:author="昱 张" w:date="2026-07-03T10:32:00Z" w16du:dateUtc="2026-07-03T02:32:00Z">
                  <w:rPr>
                    <w:ins w:id="4192" w:author="Lucien" w:date="2026-05-06T13:25:00Z"/>
                    <w:rFonts w:hint="eastAsia"/>
                  </w:rPr>
                </w:rPrChange>
              </w:rPr>
              <w:pPrChange w:id="4193" w:author="昱 张" w:date="2026-07-03T10:32:00Z" w16du:dateUtc="2026-07-03T02:32:00Z">
                <w:pPr>
                  <w:pStyle w:val="af2"/>
                </w:pPr>
              </w:pPrChange>
            </w:pPr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B20499" w14:textId="77777777" w:rsidR="00F46436" w:rsidRPr="00457ED4" w:rsidRDefault="00000000">
            <w:pPr>
              <w:pStyle w:val="af2"/>
              <w:rPr>
                <w:ins w:id="4194" w:author="Lucien" w:date="2026-05-06T13:25:00Z"/>
                <w:rFonts w:ascii="Times New Roman" w:hAnsi="Times New Roman" w:cs="Times New Roman" w:hint="eastAsia"/>
                <w:rPrChange w:id="4195" w:author="昱 张" w:date="2026-07-03T10:32:00Z" w16du:dateUtc="2026-07-03T02:32:00Z">
                  <w:rPr>
                    <w:ins w:id="4196" w:author="Lucien" w:date="2026-05-06T13:25:00Z"/>
                    <w:rFonts w:hint="eastAsia"/>
                  </w:rPr>
                </w:rPrChange>
              </w:rPr>
            </w:pPr>
            <w:ins w:id="4197" w:author="Lucien" w:date="2026-05-26T20:00:00Z">
              <w:r w:rsidRPr="00457ED4">
                <w:rPr>
                  <w:rFonts w:ascii="Times New Roman" w:hAnsi="Times New Roman" w:cs="Times New Roman" w:hint="eastAsia"/>
                  <w:rPrChange w:id="4198" w:author="昱 张" w:date="2026-07-03T10:32:00Z" w16du:dateUtc="2026-07-03T02:32:00Z">
                    <w:rPr>
                      <w:rFonts w:hint="eastAsia"/>
                    </w:rPr>
                  </w:rPrChange>
                </w:rPr>
                <w:t>String</w:t>
              </w:r>
            </w:ins>
            <w:ins w:id="4199" w:author="Lucien" w:date="2026-05-06T13:25:00Z">
              <w:del w:id="4200" w:author="Lucien" w:date="2026-05-26T20:00:00Z">
                <w:r w:rsidRPr="00457ED4">
                  <w:rPr>
                    <w:rFonts w:ascii="Times New Roman" w:hAnsi="Times New Roman" w:cs="Times New Roman" w:hint="eastAsia"/>
                    <w:rPrChange w:id="4201" w:author="昱 张" w:date="2026-07-03T10:32:00Z" w16du:dateUtc="2026-07-03T02:32:00Z">
                      <w:rPr>
                        <w:rFonts w:hint="eastAsia"/>
                      </w:rPr>
                    </w:rPrChange>
                  </w:rPr>
                  <w:delText>Boolean</w:delText>
                </w:r>
              </w:del>
            </w:ins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670B8A" w14:textId="77777777" w:rsidR="00F46436" w:rsidRPr="00457ED4" w:rsidRDefault="00000000">
            <w:pPr>
              <w:pStyle w:val="af2"/>
              <w:rPr>
                <w:ins w:id="4202" w:author="Lucien" w:date="2026-05-06T13:25:00Z"/>
                <w:rFonts w:ascii="Times New Roman" w:hAnsi="Times New Roman" w:cs="Times New Roman" w:hint="eastAsia"/>
                <w:rPrChange w:id="4203" w:author="昱 张" w:date="2026-07-03T10:32:00Z" w16du:dateUtc="2026-07-03T02:32:00Z">
                  <w:rPr>
                    <w:ins w:id="4204" w:author="Lucien" w:date="2026-05-06T13:25:00Z"/>
                    <w:rFonts w:hint="eastAsia"/>
                  </w:rPr>
                </w:rPrChange>
              </w:rPr>
            </w:pPr>
            <w:ins w:id="4205" w:author="Lucien" w:date="2026-05-26T20:00:00Z">
              <w:r w:rsidRPr="00457ED4">
                <w:rPr>
                  <w:rFonts w:ascii="Times New Roman" w:hAnsi="Times New Roman" w:cs="Times New Roman" w:hint="eastAsia"/>
                  <w:rPrChange w:id="4206" w:author="昱 张" w:date="2026-07-03T10:32:00Z" w16du:dateUtc="2026-07-03T02:32:00Z">
                    <w:rPr>
                      <w:rFonts w:hint="eastAsia"/>
                    </w:rPr>
                  </w:rPrChange>
                </w:rPr>
                <w:t>表示合约最大交付次数</w:t>
              </w:r>
            </w:ins>
            <w:ins w:id="4207" w:author="Lucien" w:date="2026-05-06T13:31:00Z">
              <w:del w:id="4208" w:author="Lucien" w:date="2026-05-26T20:00:00Z">
                <w:r w:rsidRPr="00457ED4">
                  <w:rPr>
                    <w:rFonts w:ascii="Times New Roman" w:hAnsi="Times New Roman" w:cs="Times New Roman" w:hint="eastAsia"/>
                    <w:rPrChange w:id="4209" w:author="昱 张" w:date="2026-07-03T10:32:00Z" w16du:dateUtc="2026-07-03T02:32:00Z">
                      <w:rPr>
                        <w:rFonts w:hint="eastAsia"/>
                      </w:rPr>
                    </w:rPrChange>
                  </w:rPr>
                  <w:delText>是否已过期</w:delText>
                </w:r>
              </w:del>
            </w:ins>
          </w:p>
        </w:tc>
      </w:tr>
      <w:tr w:rsidR="00F46436" w14:paraId="66D96AB0" w14:textId="77777777">
        <w:trPr>
          <w:ins w:id="4210" w:author="Lucien" w:date="2026-05-06T13:30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92A09D" w14:textId="77777777" w:rsidR="00F46436" w:rsidRPr="00457ED4" w:rsidDel="008E25B6" w:rsidRDefault="00000000">
            <w:pPr>
              <w:pStyle w:val="af2"/>
              <w:spacing w:before="0" w:after="0"/>
              <w:rPr>
                <w:ins w:id="4211" w:author="Lucien" w:date="2026-05-06T13:30:00Z"/>
                <w:del w:id="4212" w:author="昱 张" w:date="2026-07-03T10:32:00Z" w16du:dateUtc="2026-07-03T02:32:00Z"/>
                <w:rFonts w:ascii="Times New Roman" w:hAnsi="Times New Roman" w:cs="Times New Roman" w:hint="eastAsia"/>
                <w:rPrChange w:id="4213" w:author="昱 张" w:date="2026-07-03T10:32:00Z" w16du:dateUtc="2026-07-03T02:32:00Z">
                  <w:rPr>
                    <w:ins w:id="4214" w:author="Lucien" w:date="2026-05-06T13:30:00Z"/>
                    <w:del w:id="4215" w:author="昱 张" w:date="2026-07-03T10:32:00Z" w16du:dateUtc="2026-07-03T02:32:00Z"/>
                    <w:rFonts w:hint="eastAsia"/>
                  </w:rPr>
                </w:rPrChange>
              </w:rPr>
            </w:pPr>
            <w:ins w:id="4216" w:author="Lucien" w:date="2026-05-06T13:30:00Z">
              <w:r w:rsidRPr="00457ED4">
                <w:rPr>
                  <w:rFonts w:ascii="Times New Roman" w:hAnsi="Times New Roman" w:cs="Times New Roman" w:hint="eastAsia"/>
                  <w:rPrChange w:id="4217" w:author="昱 张" w:date="2026-07-03T10:32:00Z" w16du:dateUtc="2026-07-03T02:32:00Z">
                    <w:rPr>
                      <w:rFonts w:hint="eastAsia"/>
                    </w:rPr>
                  </w:rPrChange>
                </w:rPr>
                <w:t>fileHash</w:t>
              </w:r>
            </w:ins>
          </w:p>
          <w:p w14:paraId="1B287304" w14:textId="77777777" w:rsidR="00F46436" w:rsidRPr="00457ED4" w:rsidRDefault="00F46436">
            <w:pPr>
              <w:pStyle w:val="af2"/>
              <w:spacing w:before="0" w:after="0"/>
              <w:rPr>
                <w:ins w:id="4218" w:author="Lucien" w:date="2026-05-06T13:30:00Z"/>
                <w:rFonts w:ascii="Times New Roman" w:hAnsi="Times New Roman" w:cs="Times New Roman" w:hint="eastAsia"/>
                <w:rPrChange w:id="4219" w:author="昱 张" w:date="2026-07-03T10:32:00Z" w16du:dateUtc="2026-07-03T02:32:00Z">
                  <w:rPr>
                    <w:ins w:id="4220" w:author="Lucien" w:date="2026-05-06T13:30:00Z"/>
                    <w:rFonts w:hint="eastAsia"/>
                  </w:rPr>
                </w:rPrChange>
              </w:rPr>
              <w:pPrChange w:id="4221" w:author="昱 张" w:date="2026-07-03T10:32:00Z" w16du:dateUtc="2026-07-03T02:32:00Z">
                <w:pPr>
                  <w:pStyle w:val="af2"/>
                </w:pPr>
              </w:pPrChange>
            </w:pPr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D11AF8" w14:textId="77777777" w:rsidR="00F46436" w:rsidRPr="00457ED4" w:rsidDel="008E25B6" w:rsidRDefault="00000000">
            <w:pPr>
              <w:pStyle w:val="af2"/>
              <w:spacing w:before="0" w:after="0"/>
              <w:rPr>
                <w:ins w:id="4222" w:author="Lucien" w:date="2026-05-06T13:30:00Z"/>
                <w:del w:id="4223" w:author="昱 张" w:date="2026-07-03T10:32:00Z" w16du:dateUtc="2026-07-03T02:32:00Z"/>
                <w:rFonts w:ascii="Times New Roman" w:hAnsi="Times New Roman" w:cs="Times New Roman" w:hint="eastAsia"/>
                <w:rPrChange w:id="4224" w:author="昱 张" w:date="2026-07-03T10:32:00Z" w16du:dateUtc="2026-07-03T02:32:00Z">
                  <w:rPr>
                    <w:ins w:id="4225" w:author="Lucien" w:date="2026-05-06T13:30:00Z"/>
                    <w:del w:id="4226" w:author="昱 张" w:date="2026-07-03T10:32:00Z" w16du:dateUtc="2026-07-03T02:32:00Z"/>
                    <w:rFonts w:hint="eastAsia"/>
                  </w:rPr>
                </w:rPrChange>
              </w:rPr>
            </w:pPr>
            <w:ins w:id="4227" w:author="Lucien" w:date="2026-05-06T13:30:00Z">
              <w:r w:rsidRPr="00457ED4">
                <w:rPr>
                  <w:rFonts w:ascii="Times New Roman" w:hAnsi="Times New Roman" w:cs="Times New Roman" w:hint="eastAsia"/>
                  <w:rPrChange w:id="4228" w:author="昱 张" w:date="2026-07-03T10:32:00Z" w16du:dateUtc="2026-07-03T02:32:00Z">
                    <w:rPr>
                      <w:rFonts w:hint="eastAsia"/>
                    </w:rPr>
                  </w:rPrChange>
                </w:rPr>
                <w:t>String</w:t>
              </w:r>
            </w:ins>
          </w:p>
          <w:p w14:paraId="660496F9" w14:textId="77777777" w:rsidR="00F46436" w:rsidRPr="00457ED4" w:rsidRDefault="00F46436">
            <w:pPr>
              <w:pStyle w:val="af2"/>
              <w:spacing w:before="0" w:after="0"/>
              <w:rPr>
                <w:ins w:id="4229" w:author="Lucien" w:date="2026-05-06T13:30:00Z"/>
                <w:rFonts w:ascii="Times New Roman" w:hAnsi="Times New Roman" w:cs="Times New Roman" w:hint="eastAsia"/>
                <w:rPrChange w:id="4230" w:author="昱 张" w:date="2026-07-03T10:32:00Z" w16du:dateUtc="2026-07-03T02:32:00Z">
                  <w:rPr>
                    <w:ins w:id="4231" w:author="Lucien" w:date="2026-05-06T13:30:00Z"/>
                    <w:rFonts w:hint="eastAsia"/>
                  </w:rPr>
                </w:rPrChange>
              </w:rPr>
              <w:pPrChange w:id="4232" w:author="昱 张" w:date="2026-07-03T10:32:00Z" w16du:dateUtc="2026-07-03T02:32:00Z">
                <w:pPr>
                  <w:pStyle w:val="af2"/>
                </w:pPr>
              </w:pPrChange>
            </w:pPr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20CA76" w14:textId="77777777" w:rsidR="00F46436" w:rsidRPr="00457ED4" w:rsidDel="008E25B6" w:rsidRDefault="00000000">
            <w:pPr>
              <w:pStyle w:val="af2"/>
              <w:spacing w:before="0" w:after="0"/>
              <w:rPr>
                <w:ins w:id="4233" w:author="Lucien" w:date="2026-05-06T13:31:00Z"/>
                <w:del w:id="4234" w:author="昱 张" w:date="2026-07-03T10:32:00Z" w16du:dateUtc="2026-07-03T02:32:00Z"/>
                <w:rFonts w:ascii="Times New Roman" w:hAnsi="Times New Roman" w:cs="Times New Roman" w:hint="eastAsia"/>
                <w:rPrChange w:id="4235" w:author="昱 张" w:date="2026-07-03T10:32:00Z" w16du:dateUtc="2026-07-03T02:32:00Z">
                  <w:rPr>
                    <w:ins w:id="4236" w:author="Lucien" w:date="2026-05-06T13:31:00Z"/>
                    <w:del w:id="4237" w:author="昱 张" w:date="2026-07-03T10:32:00Z" w16du:dateUtc="2026-07-03T02:32:00Z"/>
                    <w:rFonts w:hint="eastAsia"/>
                  </w:rPr>
                </w:rPrChange>
              </w:rPr>
            </w:pPr>
            <w:ins w:id="4238" w:author="Lucien" w:date="2026-05-06T13:31:00Z">
              <w:r w:rsidRPr="00457ED4">
                <w:rPr>
                  <w:rFonts w:ascii="Times New Roman" w:hAnsi="Times New Roman" w:cs="Times New Roman" w:hint="eastAsia"/>
                  <w:rPrChange w:id="4239" w:author="昱 张" w:date="2026-07-03T10:32:00Z" w16du:dateUtc="2026-07-03T02:32:00Z">
                    <w:rPr>
                      <w:rFonts w:hint="eastAsia"/>
                    </w:rPr>
                  </w:rPrChange>
                </w:rPr>
                <w:t>请求中传入的</w:t>
              </w:r>
            </w:ins>
            <w:ins w:id="4240" w:author="明宇 王" w:date="2026-05-06T15:15:00Z">
              <w:r w:rsidRPr="00457ED4">
                <w:rPr>
                  <w:rFonts w:ascii="Times New Roman" w:hAnsi="Times New Roman" w:cs="Times New Roman" w:hint="eastAsia"/>
                  <w:rPrChange w:id="4241" w:author="昱 张" w:date="2026-07-03T10:32:00Z" w16du:dateUtc="2026-07-03T02:32:00Z">
                    <w:rPr>
                      <w:rFonts w:hint="eastAsia"/>
                    </w:rPr>
                  </w:rPrChange>
                </w:rPr>
                <w:t>模型文件</w:t>
              </w:r>
            </w:ins>
            <w:ins w:id="4242" w:author="Lucien" w:date="2026-05-06T13:31:00Z">
              <w:del w:id="4243" w:author="明宇 王" w:date="2026-05-06T15:15:00Z">
                <w:r w:rsidRPr="00457ED4">
                  <w:rPr>
                    <w:rFonts w:ascii="Times New Roman" w:hAnsi="Times New Roman" w:cs="Times New Roman" w:hint="eastAsia"/>
                    <w:rPrChange w:id="4244" w:author="昱 张" w:date="2026-07-03T10:32:00Z" w16du:dateUtc="2026-07-03T02:32:00Z">
                      <w:rPr>
                        <w:rFonts w:hint="eastAsia"/>
                      </w:rPr>
                    </w:rPrChange>
                  </w:rPr>
                  <w:delText>文件</w:delText>
                </w:r>
              </w:del>
              <w:r w:rsidRPr="00457ED4">
                <w:rPr>
                  <w:rFonts w:ascii="Times New Roman" w:hAnsi="Times New Roman" w:cs="Times New Roman" w:hint="eastAsia"/>
                  <w:rPrChange w:id="4245" w:author="昱 张" w:date="2026-07-03T10:32:00Z" w16du:dateUtc="2026-07-03T02:32:00Z">
                    <w:rPr>
                      <w:rFonts w:hint="eastAsia"/>
                    </w:rPr>
                  </w:rPrChange>
                </w:rPr>
                <w:t>哈希</w:t>
              </w:r>
            </w:ins>
          </w:p>
          <w:p w14:paraId="5A04024F" w14:textId="77777777" w:rsidR="00F46436" w:rsidRPr="00457ED4" w:rsidRDefault="00F46436">
            <w:pPr>
              <w:pStyle w:val="af2"/>
              <w:spacing w:before="0" w:after="0"/>
              <w:rPr>
                <w:ins w:id="4246" w:author="Lucien" w:date="2026-05-06T13:30:00Z"/>
                <w:rFonts w:ascii="Times New Roman" w:hAnsi="Times New Roman" w:cs="Times New Roman" w:hint="eastAsia"/>
                <w:rPrChange w:id="4247" w:author="昱 张" w:date="2026-07-03T10:32:00Z" w16du:dateUtc="2026-07-03T02:32:00Z">
                  <w:rPr>
                    <w:ins w:id="4248" w:author="Lucien" w:date="2026-05-06T13:30:00Z"/>
                    <w:rFonts w:hint="eastAsia"/>
                  </w:rPr>
                </w:rPrChange>
              </w:rPr>
              <w:pPrChange w:id="4249" w:author="昱 张" w:date="2026-07-03T10:32:00Z" w16du:dateUtc="2026-07-03T02:32:00Z">
                <w:pPr>
                  <w:pStyle w:val="af2"/>
                </w:pPr>
              </w:pPrChange>
            </w:pPr>
          </w:p>
        </w:tc>
      </w:tr>
      <w:tr w:rsidR="00F46436" w14:paraId="5A3852DE" w14:textId="77777777">
        <w:trPr>
          <w:ins w:id="4250" w:author="Lucien" w:date="2026-05-06T13:30:00Z"/>
          <w:del w:id="4251" w:author="Lucien" w:date="2026-05-26T20:00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DEC18C" w14:textId="77777777" w:rsidR="00F46436" w:rsidRPr="00457ED4" w:rsidRDefault="00000000">
            <w:pPr>
              <w:pStyle w:val="af2"/>
              <w:spacing w:before="0" w:after="0"/>
              <w:rPr>
                <w:ins w:id="4252" w:author="Lucien" w:date="2026-05-06T13:30:00Z"/>
                <w:del w:id="4253" w:author="Lucien" w:date="2026-05-26T20:00:00Z"/>
                <w:rFonts w:ascii="Times New Roman" w:hAnsi="Times New Roman" w:cs="Times New Roman" w:hint="eastAsia"/>
                <w:rPrChange w:id="4254" w:author="昱 张" w:date="2026-07-03T10:32:00Z" w16du:dateUtc="2026-07-03T02:32:00Z">
                  <w:rPr>
                    <w:ins w:id="4255" w:author="Lucien" w:date="2026-05-06T13:30:00Z"/>
                    <w:del w:id="4256" w:author="Lucien" w:date="2026-05-26T20:00:00Z"/>
                    <w:rFonts w:hint="eastAsia"/>
                  </w:rPr>
                </w:rPrChange>
              </w:rPr>
            </w:pPr>
            <w:ins w:id="4257" w:author="Lucien" w:date="2026-05-06T13:30:00Z">
              <w:del w:id="4258" w:author="Lucien" w:date="2026-05-26T20:00:00Z">
                <w:r w:rsidRPr="00457ED4">
                  <w:rPr>
                    <w:rFonts w:ascii="Times New Roman" w:hAnsi="Times New Roman" w:cs="Times New Roman" w:hint="eastAsia"/>
                    <w:rPrChange w:id="4259" w:author="昱 张" w:date="2026-07-03T10:32:00Z" w16du:dateUtc="2026-07-03T02:32:00Z">
                      <w:rPr>
                        <w:rFonts w:hint="eastAsia"/>
                      </w:rPr>
                    </w:rPrChange>
                  </w:rPr>
                  <w:delText>actualHash</w:delText>
                </w:r>
              </w:del>
            </w:ins>
          </w:p>
          <w:p w14:paraId="25B3E902" w14:textId="77777777" w:rsidR="00F46436" w:rsidRPr="00457ED4" w:rsidRDefault="00F46436">
            <w:pPr>
              <w:pStyle w:val="af2"/>
              <w:rPr>
                <w:ins w:id="4260" w:author="Lucien" w:date="2026-05-06T13:30:00Z"/>
                <w:del w:id="4261" w:author="Lucien" w:date="2026-05-26T20:00:00Z"/>
                <w:rFonts w:ascii="Times New Roman" w:hAnsi="Times New Roman" w:cs="Times New Roman" w:hint="eastAsia"/>
                <w:rPrChange w:id="4262" w:author="昱 张" w:date="2026-07-03T10:32:00Z" w16du:dateUtc="2026-07-03T02:32:00Z">
                  <w:rPr>
                    <w:ins w:id="4263" w:author="Lucien" w:date="2026-05-06T13:30:00Z"/>
                    <w:del w:id="4264" w:author="Lucien" w:date="2026-05-26T20:00:00Z"/>
                    <w:rFonts w:hint="eastAsia"/>
                  </w:rPr>
                </w:rPrChange>
              </w:rPr>
            </w:pPr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FEC0B5" w14:textId="77777777" w:rsidR="00F46436" w:rsidRPr="00457ED4" w:rsidRDefault="00000000">
            <w:pPr>
              <w:pStyle w:val="af2"/>
              <w:spacing w:before="0" w:after="0"/>
              <w:rPr>
                <w:ins w:id="4265" w:author="Lucien" w:date="2026-05-06T13:30:00Z"/>
                <w:del w:id="4266" w:author="Lucien" w:date="2026-05-26T20:00:00Z"/>
                <w:rFonts w:ascii="Times New Roman" w:hAnsi="Times New Roman" w:cs="Times New Roman" w:hint="eastAsia"/>
                <w:rPrChange w:id="4267" w:author="昱 张" w:date="2026-07-03T10:32:00Z" w16du:dateUtc="2026-07-03T02:32:00Z">
                  <w:rPr>
                    <w:ins w:id="4268" w:author="Lucien" w:date="2026-05-06T13:30:00Z"/>
                    <w:del w:id="4269" w:author="Lucien" w:date="2026-05-26T20:00:00Z"/>
                    <w:rFonts w:hint="eastAsia"/>
                  </w:rPr>
                </w:rPrChange>
              </w:rPr>
            </w:pPr>
            <w:ins w:id="4270" w:author="Lucien" w:date="2026-05-06T13:30:00Z">
              <w:del w:id="4271" w:author="Lucien" w:date="2026-05-26T20:00:00Z">
                <w:r w:rsidRPr="00457ED4">
                  <w:rPr>
                    <w:rFonts w:ascii="Times New Roman" w:hAnsi="Times New Roman" w:cs="Times New Roman" w:hint="eastAsia"/>
                    <w:rPrChange w:id="4272" w:author="昱 张" w:date="2026-07-03T10:32:00Z" w16du:dateUtc="2026-07-03T02:32:00Z">
                      <w:rPr>
                        <w:rFonts w:hint="eastAsia"/>
                      </w:rPr>
                    </w:rPrChange>
                  </w:rPr>
                  <w:delText>String</w:delText>
                </w:r>
              </w:del>
            </w:ins>
          </w:p>
          <w:p w14:paraId="25337E1A" w14:textId="77777777" w:rsidR="00F46436" w:rsidRPr="00457ED4" w:rsidRDefault="00F46436">
            <w:pPr>
              <w:pStyle w:val="af2"/>
              <w:rPr>
                <w:ins w:id="4273" w:author="Lucien" w:date="2026-05-06T13:30:00Z"/>
                <w:del w:id="4274" w:author="Lucien" w:date="2026-05-26T20:00:00Z"/>
                <w:rFonts w:ascii="Times New Roman" w:hAnsi="Times New Roman" w:cs="Times New Roman" w:hint="eastAsia"/>
                <w:rPrChange w:id="4275" w:author="昱 张" w:date="2026-07-03T10:32:00Z" w16du:dateUtc="2026-07-03T02:32:00Z">
                  <w:rPr>
                    <w:ins w:id="4276" w:author="Lucien" w:date="2026-05-06T13:30:00Z"/>
                    <w:del w:id="4277" w:author="Lucien" w:date="2026-05-26T20:00:00Z"/>
                    <w:rFonts w:hint="eastAsia"/>
                  </w:rPr>
                </w:rPrChange>
              </w:rPr>
            </w:pPr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797494" w14:textId="77777777" w:rsidR="00F46436" w:rsidRPr="00457ED4" w:rsidRDefault="00000000">
            <w:pPr>
              <w:pStyle w:val="af2"/>
              <w:spacing w:before="0" w:after="0"/>
              <w:rPr>
                <w:ins w:id="4278" w:author="Lucien" w:date="2026-05-06T13:31:00Z"/>
                <w:del w:id="4279" w:author="Lucien" w:date="2026-05-26T20:00:00Z"/>
                <w:rFonts w:ascii="Times New Roman" w:hAnsi="Times New Roman" w:cs="Times New Roman" w:hint="eastAsia"/>
                <w:rPrChange w:id="4280" w:author="昱 张" w:date="2026-07-03T10:32:00Z" w16du:dateUtc="2026-07-03T02:32:00Z">
                  <w:rPr>
                    <w:ins w:id="4281" w:author="Lucien" w:date="2026-05-06T13:31:00Z"/>
                    <w:del w:id="4282" w:author="Lucien" w:date="2026-05-26T20:00:00Z"/>
                    <w:rFonts w:hint="eastAsia"/>
                  </w:rPr>
                </w:rPrChange>
              </w:rPr>
            </w:pPr>
            <w:ins w:id="4283" w:author="Lucien" w:date="2026-05-06T13:31:00Z">
              <w:del w:id="4284" w:author="Lucien" w:date="2026-05-26T20:00:00Z">
                <w:r w:rsidRPr="00457ED4">
                  <w:rPr>
                    <w:rFonts w:ascii="Times New Roman" w:hAnsi="Times New Roman" w:cs="Times New Roman" w:hint="eastAsia"/>
                    <w:rPrChange w:id="4285" w:author="昱 张" w:date="2026-07-03T10:32:00Z" w16du:dateUtc="2026-07-03T02:32:00Z">
                      <w:rPr>
                        <w:rFonts w:hint="eastAsia"/>
                      </w:rPr>
                    </w:rPrChange>
                  </w:rPr>
                  <w:delText>服务端根据解密明文计算得到的哈希</w:delText>
                </w:r>
              </w:del>
            </w:ins>
          </w:p>
          <w:p w14:paraId="257A2709" w14:textId="77777777" w:rsidR="00F46436" w:rsidRPr="00457ED4" w:rsidRDefault="00F46436">
            <w:pPr>
              <w:pStyle w:val="af2"/>
              <w:rPr>
                <w:ins w:id="4286" w:author="Lucien" w:date="2026-05-06T13:30:00Z"/>
                <w:del w:id="4287" w:author="Lucien" w:date="2026-05-26T20:00:00Z"/>
                <w:rFonts w:ascii="Times New Roman" w:hAnsi="Times New Roman" w:cs="Times New Roman" w:hint="eastAsia"/>
                <w:rPrChange w:id="4288" w:author="昱 张" w:date="2026-07-03T10:32:00Z" w16du:dateUtc="2026-07-03T02:32:00Z">
                  <w:rPr>
                    <w:ins w:id="4289" w:author="Lucien" w:date="2026-05-06T13:30:00Z"/>
                    <w:del w:id="4290" w:author="Lucien" w:date="2026-05-26T20:00:00Z"/>
                    <w:rFonts w:hint="eastAsia"/>
                  </w:rPr>
                </w:rPrChange>
              </w:rPr>
            </w:pPr>
          </w:p>
        </w:tc>
      </w:tr>
      <w:tr w:rsidR="00F46436" w14:paraId="3B03D7B8" w14:textId="77777777">
        <w:trPr>
          <w:ins w:id="4291" w:author="Lucien" w:date="2026-05-06T13:30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CFFD3E" w14:textId="77777777" w:rsidR="00F46436" w:rsidRPr="00457ED4" w:rsidRDefault="00000000">
            <w:pPr>
              <w:pStyle w:val="af2"/>
              <w:spacing w:before="0" w:after="0"/>
              <w:rPr>
                <w:ins w:id="4292" w:author="Lucien" w:date="2026-05-06T13:30:00Z"/>
                <w:del w:id="4293" w:author="Lucien" w:date="2026-05-26T20:00:00Z"/>
                <w:rFonts w:ascii="Times New Roman" w:hAnsi="Times New Roman" w:cs="Times New Roman" w:hint="eastAsia"/>
                <w:rPrChange w:id="4294" w:author="昱 张" w:date="2026-07-03T10:32:00Z" w16du:dateUtc="2026-07-03T02:32:00Z">
                  <w:rPr>
                    <w:ins w:id="4295" w:author="Lucien" w:date="2026-05-06T13:30:00Z"/>
                    <w:del w:id="4296" w:author="Lucien" w:date="2026-05-26T20:00:00Z"/>
                    <w:rFonts w:hint="eastAsia"/>
                  </w:rPr>
                </w:rPrChange>
              </w:rPr>
            </w:pPr>
            <w:ins w:id="4297" w:author="Lucien" w:date="2026-05-06T13:30:00Z">
              <w:del w:id="4298" w:author="Lucien" w:date="2026-05-26T20:00:00Z">
                <w:r w:rsidRPr="00457ED4">
                  <w:rPr>
                    <w:rFonts w:ascii="Times New Roman" w:hAnsi="Times New Roman" w:cs="Times New Roman" w:hint="eastAsia"/>
                    <w:rPrChange w:id="4299" w:author="昱 张" w:date="2026-07-03T10:32:00Z" w16du:dateUtc="2026-07-03T02:32:00Z">
                      <w:rPr>
                        <w:rFonts w:hint="eastAsia"/>
                      </w:rPr>
                    </w:rPrChange>
                  </w:rPr>
                  <w:delText>expiration</w:delText>
                </w:r>
              </w:del>
              <w:del w:id="4300" w:author="Lucien" w:date="2026-05-26T20:01:00Z">
                <w:r w:rsidRPr="00457ED4">
                  <w:rPr>
                    <w:rFonts w:ascii="Times New Roman" w:hAnsi="Times New Roman" w:cs="Times New Roman" w:hint="eastAsia"/>
                    <w:rPrChange w:id="4301" w:author="昱 张" w:date="2026-07-03T10:32:00Z" w16du:dateUtc="2026-07-03T02:32:00Z">
                      <w:rPr>
                        <w:rFonts w:hint="eastAsia"/>
                      </w:rPr>
                    </w:rPrChange>
                  </w:rPr>
                  <w:delText>T</w:delText>
                </w:r>
              </w:del>
            </w:ins>
            <w:ins w:id="4302" w:author="Lucien" w:date="2026-05-26T20:01:00Z">
              <w:r w:rsidRPr="00457ED4">
                <w:rPr>
                  <w:rFonts w:ascii="Times New Roman" w:hAnsi="Times New Roman" w:cs="Times New Roman" w:hint="eastAsia"/>
                  <w:rPrChange w:id="4303" w:author="昱 张" w:date="2026-07-03T10:32:00Z" w16du:dateUtc="2026-07-03T02:32:00Z">
                    <w:rPr>
                      <w:rFonts w:hint="eastAsia"/>
                    </w:rPr>
                  </w:rPrChange>
                </w:rPr>
                <w:t>timestamp</w:t>
              </w:r>
            </w:ins>
            <w:ins w:id="4304" w:author="Lucien" w:date="2026-05-06T13:30:00Z">
              <w:del w:id="4305" w:author="Lucien" w:date="2026-05-26T20:00:00Z">
                <w:r w:rsidRPr="00457ED4">
                  <w:rPr>
                    <w:rFonts w:ascii="Times New Roman" w:hAnsi="Times New Roman" w:cs="Times New Roman" w:hint="eastAsia"/>
                    <w:rPrChange w:id="4306" w:author="昱 张" w:date="2026-07-03T10:32:00Z" w16du:dateUtc="2026-07-03T02:32:00Z">
                      <w:rPr>
                        <w:rFonts w:hint="eastAsia"/>
                      </w:rPr>
                    </w:rPrChange>
                  </w:rPr>
                  <w:delText>ime</w:delText>
                </w:r>
              </w:del>
            </w:ins>
          </w:p>
          <w:p w14:paraId="6F331142" w14:textId="77777777" w:rsidR="00F46436" w:rsidRPr="00457ED4" w:rsidRDefault="00F46436">
            <w:pPr>
              <w:pStyle w:val="af2"/>
              <w:rPr>
                <w:ins w:id="4307" w:author="Lucien" w:date="2026-05-06T13:30:00Z"/>
                <w:rFonts w:ascii="Times New Roman" w:hAnsi="Times New Roman" w:cs="Times New Roman" w:hint="eastAsia"/>
                <w:rPrChange w:id="4308" w:author="昱 张" w:date="2026-07-03T10:32:00Z" w16du:dateUtc="2026-07-03T02:32:00Z">
                  <w:rPr>
                    <w:ins w:id="4309" w:author="Lucien" w:date="2026-05-06T13:30:00Z"/>
                    <w:rFonts w:hint="eastAsia"/>
                  </w:rPr>
                </w:rPrChange>
              </w:rPr>
            </w:pPr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29F3BC" w14:textId="77777777" w:rsidR="00F46436" w:rsidRPr="00457ED4" w:rsidDel="008E25B6" w:rsidRDefault="00000000">
            <w:pPr>
              <w:pStyle w:val="af2"/>
              <w:spacing w:before="0" w:after="0"/>
              <w:rPr>
                <w:ins w:id="4310" w:author="Lucien" w:date="2026-05-06T13:30:00Z"/>
                <w:del w:id="4311" w:author="昱 张" w:date="2026-07-03T10:32:00Z" w16du:dateUtc="2026-07-03T02:32:00Z"/>
                <w:rFonts w:ascii="Times New Roman" w:hAnsi="Times New Roman" w:cs="Times New Roman" w:hint="eastAsia"/>
                <w:rPrChange w:id="4312" w:author="昱 张" w:date="2026-07-03T10:32:00Z" w16du:dateUtc="2026-07-03T02:32:00Z">
                  <w:rPr>
                    <w:ins w:id="4313" w:author="Lucien" w:date="2026-05-06T13:30:00Z"/>
                    <w:del w:id="4314" w:author="昱 张" w:date="2026-07-03T10:32:00Z" w16du:dateUtc="2026-07-03T02:32:00Z"/>
                    <w:rFonts w:hint="eastAsia"/>
                  </w:rPr>
                </w:rPrChange>
              </w:rPr>
            </w:pPr>
            <w:ins w:id="4315" w:author="Lucien" w:date="2026-05-06T13:30:00Z">
              <w:r w:rsidRPr="00457ED4">
                <w:rPr>
                  <w:rFonts w:ascii="Times New Roman" w:hAnsi="Times New Roman" w:cs="Times New Roman" w:hint="eastAsia"/>
                  <w:rPrChange w:id="4316" w:author="昱 张" w:date="2026-07-03T10:32:00Z" w16du:dateUtc="2026-07-03T02:32:00Z">
                    <w:rPr>
                      <w:rFonts w:hint="eastAsia"/>
                    </w:rPr>
                  </w:rPrChange>
                </w:rPr>
                <w:t>String</w:t>
              </w:r>
            </w:ins>
          </w:p>
          <w:p w14:paraId="0578365D" w14:textId="77777777" w:rsidR="00F46436" w:rsidRPr="00457ED4" w:rsidRDefault="00F46436">
            <w:pPr>
              <w:pStyle w:val="af2"/>
              <w:spacing w:before="0" w:after="0"/>
              <w:rPr>
                <w:ins w:id="4317" w:author="Lucien" w:date="2026-05-06T13:30:00Z"/>
                <w:rFonts w:ascii="Times New Roman" w:hAnsi="Times New Roman" w:cs="Times New Roman" w:hint="eastAsia"/>
                <w:rPrChange w:id="4318" w:author="昱 张" w:date="2026-07-03T10:32:00Z" w16du:dateUtc="2026-07-03T02:32:00Z">
                  <w:rPr>
                    <w:ins w:id="4319" w:author="Lucien" w:date="2026-05-06T13:30:00Z"/>
                    <w:rFonts w:hint="eastAsia"/>
                  </w:rPr>
                </w:rPrChange>
              </w:rPr>
              <w:pPrChange w:id="4320" w:author="昱 张" w:date="2026-07-03T10:32:00Z" w16du:dateUtc="2026-07-03T02:32:00Z">
                <w:pPr>
                  <w:pStyle w:val="af2"/>
                </w:pPr>
              </w:pPrChange>
            </w:pPr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CA30B3" w14:textId="77777777" w:rsidR="00F46436" w:rsidRPr="00457ED4" w:rsidDel="008E25B6" w:rsidRDefault="00000000">
            <w:pPr>
              <w:pStyle w:val="af2"/>
              <w:spacing w:before="0" w:after="0"/>
              <w:rPr>
                <w:ins w:id="4321" w:author="Lucien" w:date="2026-05-06T13:31:00Z"/>
                <w:del w:id="4322" w:author="昱 张" w:date="2026-07-03T10:32:00Z" w16du:dateUtc="2026-07-03T02:32:00Z"/>
                <w:rFonts w:ascii="Times New Roman" w:hAnsi="Times New Roman" w:cs="Times New Roman" w:hint="eastAsia"/>
                <w:rPrChange w:id="4323" w:author="昱 张" w:date="2026-07-03T10:32:00Z" w16du:dateUtc="2026-07-03T02:32:00Z">
                  <w:rPr>
                    <w:ins w:id="4324" w:author="Lucien" w:date="2026-05-06T13:31:00Z"/>
                    <w:del w:id="4325" w:author="昱 张" w:date="2026-07-03T10:32:00Z" w16du:dateUtc="2026-07-03T02:32:00Z"/>
                    <w:rFonts w:hint="eastAsia"/>
                  </w:rPr>
                </w:rPrChange>
              </w:rPr>
            </w:pPr>
            <w:ins w:id="4326" w:author="Lucien" w:date="2026-05-06T13:31:00Z">
              <w:r w:rsidRPr="00457ED4">
                <w:rPr>
                  <w:rFonts w:ascii="Times New Roman" w:hAnsi="Times New Roman" w:cs="Times New Roman" w:hint="eastAsia"/>
                  <w:rPrChange w:id="4327" w:author="昱 张" w:date="2026-07-03T10:32:00Z" w16du:dateUtc="2026-07-03T02:32:00Z">
                    <w:rPr>
                      <w:rFonts w:hint="eastAsia"/>
                    </w:rPr>
                  </w:rPrChange>
                </w:rPr>
                <w:t>请求中传入的过期时间</w:t>
              </w:r>
            </w:ins>
          </w:p>
          <w:p w14:paraId="3ABB3598" w14:textId="77777777" w:rsidR="00F46436" w:rsidRPr="00457ED4" w:rsidRDefault="00F46436">
            <w:pPr>
              <w:pStyle w:val="af2"/>
              <w:spacing w:before="0" w:after="0"/>
              <w:rPr>
                <w:ins w:id="4328" w:author="Lucien" w:date="2026-05-06T13:30:00Z"/>
                <w:rFonts w:ascii="Times New Roman" w:hAnsi="Times New Roman" w:cs="Times New Roman" w:hint="eastAsia"/>
                <w:rPrChange w:id="4329" w:author="昱 张" w:date="2026-07-03T10:32:00Z" w16du:dateUtc="2026-07-03T02:32:00Z">
                  <w:rPr>
                    <w:ins w:id="4330" w:author="Lucien" w:date="2026-05-06T13:30:00Z"/>
                    <w:rFonts w:hint="eastAsia"/>
                  </w:rPr>
                </w:rPrChange>
              </w:rPr>
              <w:pPrChange w:id="4331" w:author="昱 张" w:date="2026-07-03T10:32:00Z" w16du:dateUtc="2026-07-03T02:32:00Z">
                <w:pPr>
                  <w:pStyle w:val="af2"/>
                </w:pPr>
              </w:pPrChange>
            </w:pPr>
          </w:p>
        </w:tc>
      </w:tr>
    </w:tbl>
    <w:p w14:paraId="1D777CF8" w14:textId="77777777" w:rsidR="00F46436" w:rsidRDefault="00000000">
      <w:pPr>
        <w:pStyle w:val="4"/>
        <w:numPr>
          <w:ilvl w:val="3"/>
          <w:numId w:val="8"/>
        </w:numPr>
        <w:rPr>
          <w:ins w:id="4332" w:author="Lucien" w:date="2026-05-06T13:25:00Z"/>
          <w:rFonts w:ascii="宋体" w:eastAsia="宋体" w:hAnsi="宋体" w:cs="宋体" w:hint="eastAsia"/>
        </w:rPr>
        <w:pPrChange w:id="4333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  <w:ins w:id="4334" w:author="Lucien" w:date="2026-05-06T13:25:00Z">
        <w:r>
          <w:rPr>
            <w:rFonts w:ascii="宋体" w:eastAsia="宋体" w:hAnsi="宋体" w:cs="宋体"/>
          </w:rPr>
          <w:t>示例</w:t>
        </w:r>
      </w:ins>
    </w:p>
    <w:p w14:paraId="0C0208BE" w14:textId="77777777" w:rsidR="00F46436" w:rsidRDefault="00000000">
      <w:pPr>
        <w:rPr>
          <w:ins w:id="4335" w:author="Lucien" w:date="2026-05-06T13:25:00Z"/>
        </w:rPr>
      </w:pPr>
      <w:ins w:id="4336" w:author="Lucien" w:date="2026-05-06T13:25:00Z">
        <w:r>
          <w:rPr>
            <w:rFonts w:hint="eastAsia"/>
          </w:rPr>
          <w:t>输入：</w:t>
        </w:r>
      </w:ins>
    </w:p>
    <w:p w14:paraId="451621E9" w14:textId="77777777" w:rsidR="00F46436" w:rsidRDefault="00000000">
      <w:pPr>
        <w:rPr>
          <w:ins w:id="4337" w:author="Lucien" w:date="2026-05-26T20:01:00Z"/>
          <w:rFonts w:ascii="Menlo" w:eastAsia="Menlo" w:hAnsi="Menlo" w:cs="Menlo"/>
          <w:color w:val="333333"/>
          <w:sz w:val="20"/>
          <w:shd w:val="clear" w:color="auto" w:fill="FFFFFF"/>
        </w:rPr>
      </w:pPr>
      <w:ins w:id="4338" w:author="Lucien" w:date="2026-05-06T13:31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{</w:t>
        </w:r>
      </w:ins>
    </w:p>
    <w:p w14:paraId="7D1FCD05" w14:textId="345AA455" w:rsidR="00F46436" w:rsidRDefault="00000000">
      <w:pPr>
        <w:ind w:firstLineChars="100" w:firstLine="200"/>
        <w:rPr>
          <w:ins w:id="4339" w:author="Lucien" w:date="2026-05-06T13:31:00Z"/>
          <w:rFonts w:ascii="Menlo" w:eastAsia="Menlo" w:hAnsi="Menlo" w:cs="Menlo"/>
          <w:color w:val="333333"/>
          <w:sz w:val="20"/>
          <w:shd w:val="clear" w:color="auto" w:fill="FFFFFF"/>
        </w:rPr>
        <w:pPrChange w:id="4340" w:author="Lucien" w:date="2026-05-26T20:02:00Z">
          <w:pPr/>
        </w:pPrChange>
      </w:pPr>
      <w:ins w:id="4341" w:author="Lucien" w:date="2026-05-26T20:02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"vmId": "</w:t>
        </w:r>
      </w:ins>
      <w:ins w:id="4342" w:author="昱 张" w:date="2026-07-03T10:33:00Z" w16du:dateUtc="2026-07-03T02:33:00Z">
        <w:r w:rsidR="00697029" w:rsidRPr="00C14EA7">
          <w:rPr>
            <w:rFonts w:eastAsia="Menlo"/>
            <w:color w:val="333333"/>
            <w:sz w:val="21"/>
            <w:szCs w:val="16"/>
            <w:shd w:val="clear" w:color="auto" w:fill="FFFFFF"/>
          </w:rPr>
          <w:t>bd64d88ac1b76288</w:t>
        </w:r>
      </w:ins>
      <w:ins w:id="4343" w:author="Lucien" w:date="2026-05-26T20:02:00Z">
        <w:del w:id="4344" w:author="昱 张" w:date="2026-07-03T10:33:00Z" w16du:dateUtc="2026-07-03T02:33:00Z">
          <w:r w:rsidDel="00697029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>vm-001</w:delText>
          </w:r>
        </w:del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",</w:t>
        </w:r>
      </w:ins>
    </w:p>
    <w:p w14:paraId="48092FCD" w14:textId="77777777" w:rsidR="00F46436" w:rsidRDefault="00000000">
      <w:pPr>
        <w:rPr>
          <w:ins w:id="4345" w:author="Lucien" w:date="2026-05-06T13:31:00Z"/>
          <w:rFonts w:ascii="Menlo" w:eastAsia="Menlo" w:hAnsi="Menlo" w:cs="Menlo"/>
          <w:color w:val="333333"/>
          <w:sz w:val="20"/>
          <w:shd w:val="clear" w:color="auto" w:fill="FFFFFF"/>
        </w:rPr>
      </w:pPr>
      <w:ins w:id="4346" w:author="Lucien" w:date="2026-05-06T13:31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  "iv": "BASE64_ENCODED_IV",</w:t>
        </w:r>
      </w:ins>
    </w:p>
    <w:p w14:paraId="237BB666" w14:textId="77777777" w:rsidR="00F46436" w:rsidRDefault="00000000">
      <w:pPr>
        <w:rPr>
          <w:ins w:id="4347" w:author="Lucien" w:date="2026-05-06T13:31:00Z"/>
          <w:del w:id="4348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349" w:author="Lucien" w:date="2026-05-06T13:31:00Z">
        <w:del w:id="4350" w:author="Lucien" w:date="2026-05-26T20:03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"ciphertext": "BASE64_ENCODED_CIPHERTEXT",</w:delText>
          </w:r>
        </w:del>
      </w:ins>
    </w:p>
    <w:p w14:paraId="5C11223F" w14:textId="77777777" w:rsidR="00F46436" w:rsidRDefault="00000000">
      <w:pPr>
        <w:rPr>
          <w:ins w:id="4351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352" w:author="Lucien" w:date="2026-05-06T13:31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  "</w:t>
        </w:r>
      </w:ins>
      <w:proofErr w:type="gramStart"/>
      <w:ins w:id="4353" w:author="Lucien" w:date="2026-05-26T20:02:00Z">
        <w:r>
          <w:rPr>
            <w:rFonts w:hint="eastAsia"/>
          </w:rPr>
          <w:t>deliveried</w:t>
        </w:r>
        <w:proofErr w:type="gramEnd"/>
        <w:r>
          <w:rPr>
            <w:rFonts w:hint="eastAsia"/>
          </w:rPr>
          <w:t>_cnt</w:t>
        </w:r>
      </w:ins>
      <w:ins w:id="4354" w:author="Lucien" w:date="2026-05-06T13:31:00Z">
        <w:del w:id="4355" w:author="Lucien" w:date="2026-05-26T20:02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>fileHash</w:delText>
          </w:r>
        </w:del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": </w:t>
        </w:r>
      </w:ins>
      <w:ins w:id="4356" w:author="Lucien" w:date="2026-05-26T20:02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“</w:t>
        </w:r>
      </w:ins>
      <w:ins w:id="4357" w:author="Lucien" w:date="2026-05-26T20:03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1000</w:t>
        </w:r>
      </w:ins>
      <w:ins w:id="4358" w:author="Lucien" w:date="2026-05-26T20:02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”</w:t>
        </w:r>
      </w:ins>
      <w:ins w:id="4359" w:author="Lucien" w:date="2026-05-26T20:03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,</w:t>
        </w:r>
      </w:ins>
    </w:p>
    <w:p w14:paraId="185BB7C3" w14:textId="77777777" w:rsidR="00F46436" w:rsidRDefault="00000000">
      <w:pPr>
        <w:rPr>
          <w:ins w:id="4360" w:author="Lucien" w:date="2026-05-26T20:04:00Z"/>
          <w:rFonts w:ascii="Menlo" w:eastAsia="Menlo" w:hAnsi="Menlo" w:cs="Menlo"/>
          <w:color w:val="333333"/>
          <w:sz w:val="20"/>
          <w:shd w:val="clear" w:color="auto" w:fill="FFFFFF"/>
        </w:rPr>
      </w:pPr>
      <w:ins w:id="4361" w:author="Lucien" w:date="2026-05-26T20:03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  "</w:t>
        </w:r>
      </w:ins>
      <w:ins w:id="4362" w:author="Lucien" w:date="2026-05-26T20:33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ciphertext</w:t>
        </w:r>
      </w:ins>
      <w:ins w:id="4363" w:author="Lucien" w:date="2026-05-26T20:03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": </w:t>
        </w:r>
      </w:ins>
      <w:ins w:id="4364" w:author="Lucien" w:date="2026-05-26T20:04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{</w:t>
        </w:r>
      </w:ins>
    </w:p>
    <w:p w14:paraId="11A56466" w14:textId="77777777" w:rsidR="00F46436" w:rsidRDefault="00000000">
      <w:pPr>
        <w:ind w:firstLineChars="309" w:firstLine="618"/>
        <w:rPr>
          <w:ins w:id="4365" w:author="Lucien" w:date="2026-05-26T20:05:00Z"/>
          <w:rFonts w:ascii="Menlo" w:eastAsia="Menlo" w:hAnsi="Menlo" w:cs="Menlo"/>
          <w:color w:val="333333"/>
          <w:sz w:val="20"/>
          <w:shd w:val="clear" w:color="auto" w:fill="FFFFFF"/>
        </w:rPr>
        <w:pPrChange w:id="4366" w:author="Lucien" w:date="2026-05-26T20:05:00Z">
          <w:pPr/>
        </w:pPrChange>
      </w:pPr>
      <w:ins w:id="4367" w:author="Lucien" w:date="2026-05-26T20:04:00Z">
        <w:r>
          <w:rPr>
            <w:rFonts w:ascii="Menlo" w:eastAsia="Menlo" w:hAnsi="Menlo" w:cs="Menlo"/>
            <w:color w:val="333333"/>
            <w:sz w:val="20"/>
            <w:shd w:val="clear" w:color="auto" w:fill="FFFFFF"/>
            <w:rPrChange w:id="4368" w:author="Lucien" w:date="2026-05-26T20:04:00Z">
              <w:rPr/>
            </w:rPrChange>
          </w:rPr>
          <w:t>“</w:t>
        </w:r>
        <w:proofErr w:type="gramStart"/>
        <w:r>
          <w:rPr>
            <w:rFonts w:ascii="Menlo" w:eastAsia="Menlo" w:hAnsi="Menlo" w:cs="Menlo"/>
            <w:color w:val="333333"/>
            <w:sz w:val="20"/>
            <w:shd w:val="clear" w:color="auto" w:fill="FFFFFF"/>
            <w:rPrChange w:id="4369" w:author="Lucien" w:date="2026-05-26T20:04:00Z">
              <w:rPr/>
            </w:rPrChange>
          </w:rPr>
          <w:t>delivery</w:t>
        </w:r>
        <w:proofErr w:type="gramEnd"/>
        <w:r>
          <w:rPr>
            <w:rFonts w:ascii="Menlo" w:eastAsia="Menlo" w:hAnsi="Menlo" w:cs="Menlo"/>
            <w:color w:val="333333"/>
            <w:sz w:val="20"/>
            <w:shd w:val="clear" w:color="auto" w:fill="FFFFFF"/>
            <w:rPrChange w:id="4370" w:author="Lucien" w:date="2026-05-26T20:04:00Z">
              <w:rPr/>
            </w:rPrChange>
          </w:rPr>
          <w:t>_cnt”:</w:t>
        </w:r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”</w:t>
        </w:r>
      </w:ins>
      <w:ins w:id="4371" w:author="Lucien" w:date="2026-05-26T20:05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2000</w:t>
        </w:r>
      </w:ins>
      <w:ins w:id="4372" w:author="Lucien" w:date="2026-05-26T20:04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”</w:t>
        </w:r>
      </w:ins>
      <w:ins w:id="4373" w:author="Lucien" w:date="2026-05-26T20:05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,</w:t>
        </w:r>
      </w:ins>
    </w:p>
    <w:p w14:paraId="11094525" w14:textId="77777777" w:rsidR="00F46436" w:rsidRDefault="00000000">
      <w:pPr>
        <w:widowControl/>
        <w:ind w:firstLineChars="309" w:firstLine="618"/>
        <w:jc w:val="left"/>
        <w:rPr>
          <w:ins w:id="4374" w:author="Lucien" w:date="2026-05-26T20:06:00Z"/>
          <w:rFonts w:ascii="Menlo" w:eastAsia="Menlo" w:hAnsi="Menlo" w:cs="Menlo"/>
          <w:color w:val="333333"/>
          <w:sz w:val="20"/>
          <w:shd w:val="clear" w:color="auto" w:fill="FFFFFF"/>
          <w:lang w:bidi="ar"/>
        </w:rPr>
        <w:pPrChange w:id="4375" w:author="Lucien" w:date="2026-05-26T20:08:00Z">
          <w:pPr>
            <w:widowControl/>
            <w:jc w:val="left"/>
          </w:pPr>
        </w:pPrChange>
      </w:pPr>
      <w:ins w:id="4376" w:author="Lucien" w:date="2026-05-26T20:05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“</w:t>
        </w:r>
        <w:r>
          <w:rPr>
            <w:rFonts w:ascii="Menlo" w:eastAsia="Menlo" w:hAnsi="Menlo" w:cs="Menlo"/>
            <w:color w:val="333333"/>
            <w:sz w:val="20"/>
            <w:shd w:val="clear" w:color="auto" w:fill="FFFFFF"/>
            <w:rPrChange w:id="4377" w:author="Lucien" w:date="2026-05-26T20:06:00Z">
              <w:rPr/>
            </w:rPrChange>
          </w:rPr>
          <w:t>fileHash</w:t>
        </w:r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”</w:t>
        </w:r>
        <w:proofErr w:type="gramStart"/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:”</w:t>
        </w:r>
      </w:ins>
      <w:ins w:id="4378" w:author="Lucien" w:date="2026-05-26T20:06:00Z">
        <w:r>
          <w:rPr>
            <w:rFonts w:ascii="Menlo" w:eastAsia="Menlo" w:hAnsi="Menlo" w:cs="Menlo" w:hint="eastAsia"/>
            <w:color w:val="333333"/>
            <w:sz w:val="20"/>
            <w:shd w:val="clear" w:color="auto" w:fill="FFFFFF"/>
            <w:lang w:bidi="ar"/>
            <w:rPrChange w:id="4379" w:author="Lucien" w:date="2026-05-26T20:06:00Z">
              <w:rPr>
                <w:rFonts w:ascii="宋体" w:hAnsi="宋体" w:cs="宋体" w:hint="eastAsia"/>
                <w:kern w:val="0"/>
                <w:szCs w:val="24"/>
                <w:lang w:bidi="ar"/>
              </w:rPr>
            </w:rPrChange>
          </w:rPr>
          <w:t>a</w:t>
        </w:r>
        <w:proofErr w:type="gramEnd"/>
        <w:r>
          <w:rPr>
            <w:rFonts w:ascii="Menlo" w:eastAsia="Menlo" w:hAnsi="Menlo" w:cs="Menlo" w:hint="eastAsia"/>
            <w:color w:val="333333"/>
            <w:sz w:val="20"/>
            <w:shd w:val="clear" w:color="auto" w:fill="FFFFFF"/>
            <w:lang w:bidi="ar"/>
            <w:rPrChange w:id="4380" w:author="Lucien" w:date="2026-05-26T20:06:00Z">
              <w:rPr>
                <w:rFonts w:ascii="宋体" w:hAnsi="宋体" w:cs="宋体" w:hint="eastAsia"/>
                <w:kern w:val="0"/>
                <w:szCs w:val="24"/>
                <w:lang w:bidi="ar"/>
              </w:rPr>
            </w:rPrChange>
          </w:rPr>
          <w:t>591a6d40bf420404a011733cfb7b190d62c65bf0bcda32b57b277d9ad9f146e,</w:t>
        </w:r>
      </w:ins>
    </w:p>
    <w:p w14:paraId="2BAE56BD" w14:textId="77777777" w:rsidR="00F46436" w:rsidRDefault="00000000">
      <w:pPr>
        <w:widowControl/>
        <w:ind w:firstLineChars="309" w:firstLine="618"/>
        <w:jc w:val="left"/>
        <w:rPr>
          <w:ins w:id="4381" w:author="Lucien" w:date="2026-05-26T20:13:00Z"/>
          <w:rFonts w:ascii="Menlo" w:eastAsia="Menlo" w:hAnsi="Menlo" w:cs="Menlo"/>
          <w:color w:val="333333"/>
          <w:sz w:val="20"/>
          <w:shd w:val="clear" w:color="auto" w:fill="FFFFFF"/>
          <w:lang w:bidi="ar"/>
        </w:rPr>
        <w:pPrChange w:id="4382" w:author="Lucien" w:date="2026-05-26T20:13:00Z">
          <w:pPr/>
        </w:pPrChange>
      </w:pPr>
      <w:ins w:id="4383" w:author="Lucien" w:date="2026-05-26T20:06:00Z">
        <w:r w:rsidRPr="00D94BBD">
          <w:rPr>
            <w:rFonts w:ascii="Menlo" w:eastAsia="Menlo" w:hAnsi="Menlo" w:cs="Menlo"/>
            <w:color w:val="333333"/>
            <w:sz w:val="20"/>
            <w:shd w:val="clear" w:color="auto" w:fill="FFFFFF"/>
            <w:lang w:bidi="ar"/>
          </w:rPr>
          <w:t>“</w:t>
        </w:r>
      </w:ins>
      <w:ins w:id="4384" w:author="Lucien" w:date="2026-05-26T20:07:00Z">
        <w:r>
          <w:rPr>
            <w:rFonts w:ascii="Menlo" w:eastAsia="Menlo" w:hAnsi="Menlo" w:cs="Menlo"/>
            <w:color w:val="333333"/>
            <w:sz w:val="20"/>
            <w:shd w:val="clear" w:color="auto" w:fill="FFFFFF"/>
            <w:lang w:bidi="ar"/>
            <w:rPrChange w:id="4385" w:author="Lucien" w:date="2026-05-26T20:08:00Z">
              <w:rPr/>
            </w:rPrChange>
          </w:rPr>
          <w:t>timestamp</w:t>
        </w:r>
      </w:ins>
      <w:ins w:id="4386" w:author="Lucien" w:date="2026-05-26T20:06:00Z">
        <w:r w:rsidRPr="00D94BBD">
          <w:rPr>
            <w:rFonts w:ascii="Menlo" w:eastAsia="Menlo" w:hAnsi="Menlo" w:cs="Menlo"/>
            <w:color w:val="333333"/>
            <w:sz w:val="20"/>
            <w:shd w:val="clear" w:color="auto" w:fill="FFFFFF"/>
            <w:lang w:bidi="ar"/>
          </w:rPr>
          <w:t>”</w:t>
        </w:r>
      </w:ins>
      <w:ins w:id="4387" w:author="Lucien" w:date="2026-05-26T20:07:00Z">
        <w:r w:rsidRPr="00D94BBD">
          <w:rPr>
            <w:rFonts w:ascii="Menlo" w:eastAsia="Menlo" w:hAnsi="Menlo" w:cs="Menlo"/>
            <w:color w:val="333333"/>
            <w:sz w:val="20"/>
            <w:shd w:val="clear" w:color="auto" w:fill="FFFFFF"/>
            <w:lang w:bidi="ar"/>
          </w:rPr>
          <w:t>:”</w:t>
        </w:r>
        <w:r>
          <w:rPr>
            <w:rFonts w:ascii="Menlo" w:eastAsia="Menlo" w:hAnsi="Menlo" w:cs="Menlo" w:hint="eastAsia"/>
            <w:color w:val="333333"/>
            <w:sz w:val="20"/>
            <w:shd w:val="clear" w:color="auto" w:fill="FFFFFF"/>
            <w:lang w:bidi="ar"/>
            <w:rPrChange w:id="4388" w:author="Lucien" w:date="2026-05-26T20:08:00Z">
              <w:rPr>
                <w:rFonts w:ascii="宋体" w:hAnsi="宋体" w:cs="宋体" w:hint="eastAsia"/>
                <w:kern w:val="0"/>
                <w:szCs w:val="24"/>
                <w:lang w:bidi="ar"/>
              </w:rPr>
            </w:rPrChange>
          </w:rPr>
          <w:t>2026-05-26T20:07:00Z</w:t>
        </w:r>
      </w:ins>
      <w:ins w:id="4389" w:author="Lucien" w:date="2026-05-26T20:08:00Z">
        <w:r>
          <w:rPr>
            <w:rFonts w:ascii="Menlo" w:eastAsia="Menlo" w:hAnsi="Menlo" w:cs="Menlo"/>
            <w:color w:val="333333"/>
            <w:sz w:val="20"/>
            <w:shd w:val="clear" w:color="auto" w:fill="FFFFFF"/>
            <w:lang w:bidi="ar"/>
          </w:rPr>
          <w:t>”,</w:t>
        </w:r>
      </w:ins>
    </w:p>
    <w:p w14:paraId="5A425046" w14:textId="77777777" w:rsidR="00F46436" w:rsidRDefault="00000000">
      <w:pPr>
        <w:widowControl/>
        <w:ind w:firstLineChars="309" w:firstLine="618"/>
        <w:jc w:val="left"/>
        <w:rPr>
          <w:ins w:id="4390" w:author="Lucien" w:date="2026-05-06T13:31:00Z"/>
          <w:del w:id="4391" w:author="Lucien" w:date="2026-05-26T20:02:00Z"/>
          <w:rFonts w:ascii="Menlo" w:eastAsia="Menlo" w:hAnsi="Menlo" w:cs="Menlo"/>
          <w:color w:val="333333"/>
          <w:sz w:val="20"/>
          <w:shd w:val="clear" w:color="auto" w:fill="FFFFFF"/>
        </w:rPr>
        <w:pPrChange w:id="4392" w:author="Lucien" w:date="2026-05-26T20:13:00Z">
          <w:pPr/>
        </w:pPrChange>
      </w:pPr>
      <w:ins w:id="4393" w:author="Lucien" w:date="2026-05-26T20:13:00Z">
        <w:r>
          <w:rPr>
            <w:rFonts w:ascii="Menlo" w:eastAsia="Menlo" w:hAnsi="Menlo" w:cs="Menlo"/>
            <w:color w:val="333333"/>
            <w:sz w:val="20"/>
            <w:shd w:val="clear" w:color="auto" w:fill="FFFFFF"/>
            <w:lang w:bidi="ar"/>
          </w:rPr>
          <w:t>}</w:t>
        </w:r>
      </w:ins>
      <w:ins w:id="4394" w:author="Lucien" w:date="2026-05-06T13:31:00Z">
        <w:del w:id="4395" w:author="Lucien" w:date="2026-05-26T20:02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>"0f343b0931126a20f133d67c2b018a3b4c9f9f2a8b6d4e1f2a3b4c5d6e7f8a9b",</w:delText>
          </w:r>
        </w:del>
      </w:ins>
    </w:p>
    <w:p w14:paraId="3D0E6F70" w14:textId="77777777" w:rsidR="00F46436" w:rsidRDefault="00000000">
      <w:pPr>
        <w:widowControl/>
        <w:ind w:firstLineChars="309" w:firstLine="618"/>
        <w:jc w:val="left"/>
        <w:rPr>
          <w:ins w:id="4396" w:author="Lucien" w:date="2026-05-06T13:31:00Z"/>
          <w:rFonts w:ascii="Menlo" w:eastAsia="Menlo" w:hAnsi="Menlo" w:cs="Menlo"/>
          <w:color w:val="333333"/>
          <w:sz w:val="20"/>
          <w:shd w:val="clear" w:color="auto" w:fill="FFFFFF"/>
        </w:rPr>
        <w:pPrChange w:id="4397" w:author="Lucien" w:date="2026-05-26T20:13:00Z">
          <w:pPr/>
        </w:pPrChange>
      </w:pPr>
      <w:ins w:id="4398" w:author="Lucien" w:date="2026-05-06T13:31:00Z">
        <w:del w:id="4399" w:author="Lucien" w:date="2026-05-26T20:02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"expirationTime": "2026-05-06T23:59:59",</w:delText>
          </w:r>
        </w:del>
      </w:ins>
    </w:p>
    <w:p w14:paraId="6DD5E5A4" w14:textId="77777777" w:rsidR="00F46436" w:rsidRDefault="00000000">
      <w:pPr>
        <w:rPr>
          <w:ins w:id="4400" w:author="Lucien" w:date="2026-05-26T20:13:00Z"/>
          <w:rFonts w:ascii="Menlo" w:eastAsia="Menlo" w:hAnsi="Menlo" w:cs="Menlo"/>
          <w:color w:val="333333"/>
          <w:sz w:val="20"/>
          <w:shd w:val="clear" w:color="auto" w:fill="FFFFFF"/>
        </w:rPr>
      </w:pPr>
      <w:ins w:id="4401" w:author="Lucien" w:date="2026-05-06T13:31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}</w:t>
        </w:r>
      </w:ins>
    </w:p>
    <w:p w14:paraId="41D7A922" w14:textId="77777777" w:rsidR="00F46436" w:rsidRDefault="00F46436">
      <w:pPr>
        <w:rPr>
          <w:ins w:id="4402" w:author="Lucien" w:date="2026-05-06T13:31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09804E34" w14:textId="77777777" w:rsidR="00F46436" w:rsidRDefault="00000000">
      <w:pPr>
        <w:rPr>
          <w:ins w:id="4403" w:author="Lucien" w:date="2026-05-06T13:25:00Z"/>
        </w:rPr>
      </w:pPr>
      <w:ins w:id="4404" w:author="Lucien" w:date="2026-05-06T13:25:00Z">
        <w:r>
          <w:rPr>
            <w:rFonts w:hint="eastAsia"/>
          </w:rPr>
          <w:t>输出：</w:t>
        </w:r>
      </w:ins>
    </w:p>
    <w:p w14:paraId="1A44D3FF" w14:textId="77777777" w:rsidR="00F46436" w:rsidRDefault="00000000">
      <w:pPr>
        <w:rPr>
          <w:ins w:id="4405" w:author="Lucien" w:date="2026-05-06T13:32:00Z"/>
          <w:del w:id="4406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407" w:author="Lucien" w:date="2026-05-06T13:32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{</w:t>
        </w:r>
      </w:ins>
    </w:p>
    <w:p w14:paraId="5D858C77" w14:textId="77777777" w:rsidR="00F46436" w:rsidRDefault="00F46436">
      <w:pPr>
        <w:rPr>
          <w:ins w:id="4408" w:author="Lucien" w:date="2026-05-06T13:32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676A9F39" w14:textId="77777777" w:rsidR="00F46436" w:rsidRDefault="00000000">
      <w:pPr>
        <w:rPr>
          <w:ins w:id="4409" w:author="Lucien" w:date="2026-05-06T13:32:00Z"/>
          <w:del w:id="4410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411" w:author="Lucien" w:date="2026-05-06T13:32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  "code": 200,</w:t>
        </w:r>
      </w:ins>
    </w:p>
    <w:p w14:paraId="006B406D" w14:textId="77777777" w:rsidR="00F46436" w:rsidRDefault="00F46436">
      <w:pPr>
        <w:rPr>
          <w:ins w:id="4412" w:author="Lucien" w:date="2026-05-06T13:32:00Z"/>
          <w:del w:id="4413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2D934C99" w14:textId="77777777" w:rsidR="00F46436" w:rsidRDefault="00000000">
      <w:pPr>
        <w:rPr>
          <w:ins w:id="4414" w:author="Lucien" w:date="2026-05-06T13:32:00Z"/>
          <w:del w:id="4415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416" w:author="Lucien" w:date="2026-05-06T13:32:00Z">
        <w:del w:id="4417" w:author="Lucien" w:date="2026-05-26T20:03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"msg": "</w:delText>
          </w:r>
          <w:r>
            <w:rPr>
              <w:rFonts w:ascii="Menlo" w:eastAsia="Menlo" w:hAnsi="Menlo" w:cs="Menlo" w:hint="eastAsia"/>
              <w:color w:val="333333"/>
              <w:sz w:val="20"/>
              <w:shd w:val="clear" w:color="auto" w:fill="FFFFFF"/>
            </w:rPr>
            <w:delText>成功</w:delText>
          </w:r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>",</w:delText>
          </w:r>
        </w:del>
      </w:ins>
    </w:p>
    <w:p w14:paraId="06EE4980" w14:textId="77777777" w:rsidR="00F46436" w:rsidRDefault="00F46436">
      <w:pPr>
        <w:rPr>
          <w:ins w:id="4418" w:author="Lucien" w:date="2026-05-06T13:32:00Z"/>
          <w:del w:id="4419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7E867027" w14:textId="77777777" w:rsidR="00F46436" w:rsidRDefault="00000000">
      <w:pPr>
        <w:rPr>
          <w:ins w:id="4420" w:author="Lucien" w:date="2026-05-06T13:32:00Z"/>
          <w:del w:id="4421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422" w:author="Lucien" w:date="2026-05-06T13:32:00Z">
        <w:del w:id="4423" w:author="Lucien" w:date="2026-05-26T20:03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"data": {</w:delText>
          </w:r>
        </w:del>
      </w:ins>
    </w:p>
    <w:p w14:paraId="068976A7" w14:textId="77777777" w:rsidR="00F46436" w:rsidRDefault="00F46436">
      <w:pPr>
        <w:rPr>
          <w:ins w:id="4424" w:author="Lucien" w:date="2026-05-06T13:32:00Z"/>
          <w:del w:id="4425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6299A4E1" w14:textId="77777777" w:rsidR="00F46436" w:rsidRDefault="00000000">
      <w:pPr>
        <w:rPr>
          <w:ins w:id="4426" w:author="Lucien" w:date="2026-05-06T13:32:00Z"/>
          <w:del w:id="4427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428" w:author="Lucien" w:date="2026-05-06T13:32:00Z">
        <w:del w:id="4429" w:author="Lucien" w:date="2026-05-26T20:03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  "verified": true,</w:delText>
          </w:r>
        </w:del>
      </w:ins>
    </w:p>
    <w:p w14:paraId="3B573F21" w14:textId="77777777" w:rsidR="00F46436" w:rsidRDefault="00F46436">
      <w:pPr>
        <w:rPr>
          <w:ins w:id="4430" w:author="Lucien" w:date="2026-05-06T13:32:00Z"/>
          <w:del w:id="4431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1D1DA457" w14:textId="77777777" w:rsidR="00F46436" w:rsidRDefault="00000000">
      <w:pPr>
        <w:rPr>
          <w:ins w:id="4432" w:author="Lucien" w:date="2026-05-06T13:32:00Z"/>
          <w:del w:id="4433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434" w:author="Lucien" w:date="2026-05-06T13:32:00Z">
        <w:del w:id="4435" w:author="Lucien" w:date="2026-05-26T20:03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  "hashMatched": true,</w:delText>
          </w:r>
        </w:del>
      </w:ins>
    </w:p>
    <w:p w14:paraId="15365ECC" w14:textId="77777777" w:rsidR="00F46436" w:rsidRDefault="00F46436">
      <w:pPr>
        <w:rPr>
          <w:ins w:id="4436" w:author="Lucien" w:date="2026-05-06T13:32:00Z"/>
          <w:del w:id="4437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61DF6CA2" w14:textId="77777777" w:rsidR="00F46436" w:rsidRDefault="00000000">
      <w:pPr>
        <w:rPr>
          <w:ins w:id="4438" w:author="Lucien" w:date="2026-05-06T13:32:00Z"/>
          <w:del w:id="4439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440" w:author="Lucien" w:date="2026-05-06T13:32:00Z">
        <w:del w:id="4441" w:author="Lucien" w:date="2026-05-26T20:03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  "expired": false,</w:delText>
          </w:r>
        </w:del>
      </w:ins>
    </w:p>
    <w:p w14:paraId="5357695A" w14:textId="77777777" w:rsidR="00F46436" w:rsidRDefault="00F46436">
      <w:pPr>
        <w:rPr>
          <w:ins w:id="4442" w:author="Lucien" w:date="2026-05-06T13:32:00Z"/>
          <w:del w:id="4443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5B718E1D" w14:textId="77777777" w:rsidR="00F46436" w:rsidRDefault="00000000">
      <w:pPr>
        <w:rPr>
          <w:ins w:id="4444" w:author="Lucien" w:date="2026-05-06T13:32:00Z"/>
          <w:del w:id="4445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446" w:author="Lucien" w:date="2026-05-06T13:32:00Z">
        <w:del w:id="4447" w:author="Lucien" w:date="2026-05-26T20:03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  "fileHash": "0f343b0931126a20f133d67c2b018a3b4c9f9f2a8b6d4e1f2a3b4c5d6e7f8a9b",</w:delText>
          </w:r>
        </w:del>
      </w:ins>
    </w:p>
    <w:p w14:paraId="2E65E85F" w14:textId="77777777" w:rsidR="00F46436" w:rsidRDefault="00F46436">
      <w:pPr>
        <w:rPr>
          <w:ins w:id="4448" w:author="Lucien" w:date="2026-05-06T13:32:00Z"/>
          <w:del w:id="4449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16904554" w14:textId="77777777" w:rsidR="00F46436" w:rsidRDefault="00000000">
      <w:pPr>
        <w:rPr>
          <w:ins w:id="4450" w:author="Lucien" w:date="2026-05-06T13:32:00Z"/>
          <w:del w:id="4451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452" w:author="Lucien" w:date="2026-05-06T13:32:00Z">
        <w:del w:id="4453" w:author="Lucien" w:date="2026-05-26T20:03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  "actualHash": "0f343b0931126a20f133d67c2b018a3b4c9f9f2a8b6d4e1f2a3b4c5d6e7f8a9b",</w:delText>
          </w:r>
        </w:del>
      </w:ins>
    </w:p>
    <w:p w14:paraId="37C05F90" w14:textId="77777777" w:rsidR="00F46436" w:rsidRDefault="00F46436">
      <w:pPr>
        <w:rPr>
          <w:ins w:id="4454" w:author="Lucien" w:date="2026-05-06T13:32:00Z"/>
          <w:del w:id="4455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6A1EEC0E" w14:textId="77777777" w:rsidR="00F46436" w:rsidRDefault="00000000">
      <w:pPr>
        <w:rPr>
          <w:ins w:id="4456" w:author="Lucien" w:date="2026-05-06T13:32:00Z"/>
          <w:del w:id="4457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458" w:author="Lucien" w:date="2026-05-06T13:32:00Z">
        <w:del w:id="4459" w:author="Lucien" w:date="2026-05-26T20:03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  "expirationTime": "2026-05-06T23:59:59"</w:delText>
          </w:r>
        </w:del>
      </w:ins>
    </w:p>
    <w:p w14:paraId="3F52BFA2" w14:textId="77777777" w:rsidR="00F46436" w:rsidRDefault="00F46436">
      <w:pPr>
        <w:rPr>
          <w:ins w:id="4460" w:author="Lucien" w:date="2026-05-06T13:32:00Z"/>
          <w:del w:id="4461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648E8EEE" w14:textId="77777777" w:rsidR="00F46436" w:rsidRDefault="00000000">
      <w:pPr>
        <w:rPr>
          <w:ins w:id="4462" w:author="Lucien" w:date="2026-05-06T13:32:00Z"/>
          <w:del w:id="4463" w:author="Lucien" w:date="2026-05-26T20:03:00Z"/>
          <w:rFonts w:ascii="Menlo" w:eastAsia="Menlo" w:hAnsi="Menlo" w:cs="Menlo"/>
          <w:color w:val="333333"/>
          <w:sz w:val="20"/>
          <w:shd w:val="clear" w:color="auto" w:fill="FFFFFF"/>
        </w:rPr>
      </w:pPr>
      <w:ins w:id="4464" w:author="Lucien" w:date="2026-05-06T13:32:00Z">
        <w:del w:id="4465" w:author="Lucien" w:date="2026-05-26T20:03:00Z">
          <w:r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}</w:delText>
          </w:r>
        </w:del>
      </w:ins>
    </w:p>
    <w:p w14:paraId="4C0E1B93" w14:textId="77777777" w:rsidR="00F46436" w:rsidRDefault="00F46436">
      <w:pPr>
        <w:rPr>
          <w:ins w:id="4466" w:author="Lucien" w:date="2026-05-06T13:32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79839BC8" w14:textId="63B7C99E" w:rsidR="008E25B6" w:rsidRDefault="00000000">
      <w:pPr>
        <w:rPr>
          <w:ins w:id="4467" w:author="昱 张" w:date="2026-07-03T10:32:00Z" w16du:dateUtc="2026-07-03T02:32:00Z"/>
          <w:rFonts w:ascii="Menlo" w:eastAsiaTheme="minorEastAsia" w:hAnsi="Menlo" w:cs="Menlo"/>
          <w:color w:val="333333"/>
          <w:sz w:val="20"/>
          <w:shd w:val="clear" w:color="auto" w:fill="FFFFFF"/>
        </w:rPr>
      </w:pPr>
      <w:ins w:id="4468" w:author="Lucien" w:date="2026-05-06T13:32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}</w:t>
        </w:r>
      </w:ins>
    </w:p>
    <w:p w14:paraId="7191069E" w14:textId="2CF9ECA4" w:rsidR="008E25B6" w:rsidRPr="008E25B6" w:rsidRDefault="008E25B6">
      <w:pPr>
        <w:widowControl/>
        <w:jc w:val="left"/>
        <w:rPr>
          <w:ins w:id="4469" w:author="Lucien" w:date="2026-05-06T13:25:00Z"/>
          <w:rFonts w:ascii="Menlo" w:eastAsiaTheme="minorEastAsia" w:hAnsi="Menlo" w:cs="Menlo"/>
          <w:color w:val="333333"/>
          <w:sz w:val="20"/>
          <w:shd w:val="clear" w:color="auto" w:fill="FFFFFF"/>
          <w:rPrChange w:id="4470" w:author="昱 张" w:date="2026-07-03T10:32:00Z" w16du:dateUtc="2026-07-03T02:32:00Z">
            <w:rPr>
              <w:ins w:id="4471" w:author="Lucien" w:date="2026-05-06T13:25:00Z"/>
            </w:rPr>
          </w:rPrChange>
        </w:rPr>
        <w:pPrChange w:id="4472" w:author="昱 张" w:date="2026-07-03T10:32:00Z" w16du:dateUtc="2026-07-03T02:32:00Z">
          <w:pPr/>
        </w:pPrChange>
      </w:pPr>
      <w:ins w:id="4473" w:author="昱 张" w:date="2026-07-03T10:32:00Z" w16du:dateUtc="2026-07-03T02:32:00Z">
        <w:r>
          <w:rPr>
            <w:rFonts w:ascii="Menlo" w:eastAsiaTheme="minorEastAsia" w:hAnsi="Menlo" w:cs="Menlo"/>
            <w:color w:val="333333"/>
            <w:sz w:val="20"/>
            <w:shd w:val="clear" w:color="auto" w:fill="FFFFFF"/>
          </w:rPr>
          <w:br w:type="page"/>
        </w:r>
      </w:ins>
    </w:p>
    <w:p w14:paraId="69721478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4474" w:author="Lucien" w:date="2026-05-06T13:25:00Z"/>
          <w:rFonts w:cs="宋体"/>
        </w:rPr>
      </w:pPr>
      <w:del w:id="4475" w:author="Lucien" w:date="2026-05-06T13:25:00Z">
        <w:r>
          <w:rPr>
            <w:rFonts w:cs="宋体"/>
          </w:rPr>
          <w:lastRenderedPageBreak/>
          <w:delText>示例</w:delText>
        </w:r>
        <w:bookmarkStart w:id="4476" w:name="_Toc231312294"/>
        <w:bookmarkStart w:id="4477" w:name="_Toc233968915"/>
        <w:bookmarkEnd w:id="4476"/>
        <w:bookmarkEnd w:id="4477"/>
      </w:del>
    </w:p>
    <w:p w14:paraId="58883A8D" w14:textId="4668BC6C" w:rsidR="00F46436" w:rsidRDefault="00000000">
      <w:pPr>
        <w:pStyle w:val="2"/>
        <w:keepNext w:val="0"/>
        <w:keepLines w:val="0"/>
        <w:rPr>
          <w:ins w:id="4478" w:author="昱 张" w:date="2026-07-03T10:34:00Z" w16du:dateUtc="2026-07-03T02:34:00Z"/>
          <w:rFonts w:hint="eastAsia"/>
        </w:rPr>
      </w:pPr>
      <w:bookmarkStart w:id="4479" w:name="_Toc233968916"/>
      <w:ins w:id="4480" w:author="明宇 王" w:date="2026-05-11T22:14:00Z">
        <w:r>
          <w:rPr>
            <w:rFonts w:hint="eastAsia"/>
          </w:rPr>
          <w:t>请求结果</w:t>
        </w:r>
      </w:ins>
      <w:bookmarkEnd w:id="4479"/>
    </w:p>
    <w:p w14:paraId="331CA535" w14:textId="77777777" w:rsidR="00D92A95" w:rsidRPr="00C14EA7" w:rsidRDefault="00D92A95" w:rsidP="00D92A95">
      <w:pPr>
        <w:pStyle w:val="4"/>
        <w:numPr>
          <w:ilvl w:val="3"/>
          <w:numId w:val="8"/>
        </w:numPr>
        <w:rPr>
          <w:ins w:id="4481" w:author="昱 张" w:date="2026-07-03T10:34:00Z" w16du:dateUtc="2026-07-03T02:34:00Z"/>
          <w:rFonts w:ascii="Times New Roman" w:eastAsia="宋体" w:hAnsi="Times New Roman" w:cs="Times New Roman"/>
        </w:rPr>
      </w:pPr>
      <w:ins w:id="4482" w:author="昱 张" w:date="2026-07-03T10:34:00Z" w16du:dateUtc="2026-07-03T02:34:00Z">
        <w:r w:rsidRPr="00C14EA7">
          <w:rPr>
            <w:rFonts w:ascii="Times New Roman" w:eastAsia="宋体" w:hAnsi="Times New Roman" w:cs="Times New Roman"/>
          </w:rPr>
          <w:t>接口说明</w:t>
        </w:r>
      </w:ins>
    </w:p>
    <w:p w14:paraId="6CFAB5B9" w14:textId="4CEA8478" w:rsidR="00D92A95" w:rsidRPr="00C14EA7" w:rsidRDefault="00D92A95" w:rsidP="00D92A95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4483" w:author="昱 张" w:date="2026-07-03T10:34:00Z" w16du:dateUtc="2026-07-03T02:34:00Z"/>
          <w:rFonts w:ascii="Times New Roman" w:eastAsia="宋体" w:hAnsi="Times New Roman" w:cs="Times New Roman"/>
        </w:rPr>
      </w:pPr>
      <w:ins w:id="4484" w:author="昱 张" w:date="2026-07-03T10:34:00Z" w16du:dateUtc="2026-07-03T02:34:00Z">
        <w:r w:rsidRPr="00C14EA7">
          <w:rPr>
            <w:rFonts w:ascii="Times New Roman" w:eastAsia="宋体" w:hAnsi="Times New Roman" w:cs="Times New Roman"/>
          </w:rPr>
          <w:t>接口地址：</w:t>
        </w:r>
        <w:r w:rsidRPr="00C14EA7">
          <w:rPr>
            <w:rFonts w:ascii="Times New Roman" w:eastAsia="宋体" w:hAnsi="Times New Roman" w:cs="Times New Roman"/>
          </w:rPr>
          <w:t>/</w:t>
        </w:r>
        <w:r w:rsidRPr="009D24AC">
          <w:rPr>
            <w:rFonts w:ascii="Times New Roman" w:eastAsia="宋体" w:hAnsi="Times New Roman" w:cs="Times New Roman"/>
            <w:lang w:val="en-US"/>
          </w:rPr>
          <w:t>api</w:t>
        </w:r>
        <w:r w:rsidRPr="00C14EA7">
          <w:rPr>
            <w:rFonts w:ascii="Times New Roman" w:eastAsia="宋体" w:hAnsi="Times New Roman" w:cs="Times New Roman"/>
          </w:rPr>
          <w:t>/</w:t>
        </w:r>
        <w:r w:rsidR="006508F2">
          <w:rPr>
            <w:rFonts w:ascii="Times New Roman" w:eastAsia="宋体" w:hAnsi="Times New Roman" w:cs="Times New Roman" w:hint="eastAsia"/>
            <w:lang w:val="en-US" w:eastAsia="zh-CN"/>
          </w:rPr>
          <w:t>get-result</w:t>
        </w:r>
      </w:ins>
    </w:p>
    <w:p w14:paraId="691A6162" w14:textId="523806C0" w:rsidR="00D92A95" w:rsidRPr="00C14EA7" w:rsidRDefault="00D92A95" w:rsidP="00D92A95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4485" w:author="昱 张" w:date="2026-07-03T10:34:00Z" w16du:dateUtc="2026-07-03T02:34:00Z"/>
          <w:rFonts w:ascii="Times New Roman" w:eastAsia="宋体" w:hAnsi="Times New Roman" w:cs="Times New Roman"/>
        </w:rPr>
      </w:pPr>
      <w:ins w:id="4486" w:author="昱 张" w:date="2026-07-03T10:34:00Z" w16du:dateUtc="2026-07-03T02:34:00Z">
        <w:r w:rsidRPr="00C14EA7">
          <w:rPr>
            <w:rFonts w:ascii="Times New Roman" w:eastAsia="宋体" w:hAnsi="Times New Roman" w:cs="Times New Roman"/>
          </w:rPr>
          <w:t>接口名称：</w:t>
        </w:r>
      </w:ins>
      <w:ins w:id="4487" w:author="昱 张" w:date="2026-07-03T10:37:00Z" w16du:dateUtc="2026-07-03T02:37:00Z">
        <w:r w:rsidR="00AF6CC5">
          <w:rPr>
            <w:rFonts w:ascii="Times New Roman" w:eastAsia="宋体" w:hAnsi="Times New Roman" w:cs="Times New Roman" w:hint="eastAsia"/>
          </w:rPr>
          <w:t>加密结果获取</w:t>
        </w:r>
      </w:ins>
    </w:p>
    <w:p w14:paraId="3416CB16" w14:textId="28F0E9E9" w:rsidR="00D92A95" w:rsidRPr="00C14EA7" w:rsidRDefault="00D92A95" w:rsidP="00D92A95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4488" w:author="昱 张" w:date="2026-07-03T10:34:00Z" w16du:dateUtc="2026-07-03T02:34:00Z"/>
          <w:rFonts w:ascii="Times New Roman" w:eastAsia="宋体" w:hAnsi="Times New Roman" w:cs="Times New Roman"/>
        </w:rPr>
      </w:pPr>
      <w:ins w:id="4489" w:author="昱 张" w:date="2026-07-03T10:34:00Z" w16du:dateUtc="2026-07-03T02:34:00Z">
        <w:r w:rsidRPr="00C14EA7">
          <w:rPr>
            <w:rFonts w:ascii="Times New Roman" w:eastAsia="宋体" w:hAnsi="Times New Roman" w:cs="Times New Roman"/>
          </w:rPr>
          <w:t>接口描述：</w:t>
        </w:r>
      </w:ins>
      <w:ins w:id="4490" w:author="昱 张" w:date="2026-07-03T10:35:00Z" w16du:dateUtc="2026-07-03T02:35:00Z"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返回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 xml:space="preserve"> code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、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iv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、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ciphertext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。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 xml:space="preserve">ciphertext 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是使用同一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 xml:space="preserve"> SM4 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会话密钥加密后的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 xml:space="preserve"> result JSON</w:t>
        </w:r>
      </w:ins>
      <w:ins w:id="4491" w:author="昱 张" w:date="2026-07-03T10:36:00Z" w16du:dateUtc="2026-07-03T02:36:00Z">
        <w:r w:rsidR="001D386C">
          <w:rPr>
            <w:rFonts w:ascii="Times New Roman" w:eastAsia="宋体" w:hAnsi="Times New Roman" w:cs="Times New Roman" w:hint="eastAsia"/>
            <w:color w:val="auto"/>
            <w:szCs w:val="21"/>
          </w:rPr>
          <w:t>。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客户端使用</w:t>
        </w:r>
        <w:r w:rsidR="001D386C">
          <w:rPr>
            <w:rFonts w:ascii="Times New Roman" w:eastAsia="宋体" w:hAnsi="Times New Roman" w:cs="Times New Roman" w:hint="eastAsia"/>
            <w:color w:val="auto"/>
            <w:szCs w:val="21"/>
          </w:rPr>
          <w:t>权重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 xml:space="preserve">receive-key 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解出的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 xml:space="preserve"> SM4 key 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和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 xml:space="preserve"> result.iv 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>解密</w:t>
        </w:r>
        <w:r w:rsidR="001D386C" w:rsidRPr="001D386C">
          <w:rPr>
            <w:rFonts w:ascii="Times New Roman" w:eastAsia="宋体" w:hAnsi="Times New Roman" w:cs="Times New Roman" w:hint="eastAsia"/>
            <w:color w:val="auto"/>
            <w:szCs w:val="21"/>
          </w:rPr>
          <w:t xml:space="preserve"> result.ciphertext</w:t>
        </w:r>
      </w:ins>
      <w:ins w:id="4492" w:author="昱 张" w:date="2026-07-03T10:51:00Z" w16du:dateUtc="2026-07-03T02:51:00Z">
        <w:r w:rsidR="00BA2F7E">
          <w:rPr>
            <w:rFonts w:ascii="Times New Roman" w:eastAsia="宋体" w:hAnsi="Times New Roman" w:cs="Times New Roman" w:hint="eastAsia"/>
            <w:color w:val="auto"/>
            <w:szCs w:val="21"/>
          </w:rPr>
          <w:t>。</w:t>
        </w:r>
      </w:ins>
    </w:p>
    <w:p w14:paraId="6979E6B4" w14:textId="77777777" w:rsidR="00D92A95" w:rsidRPr="00C14EA7" w:rsidRDefault="00D92A95" w:rsidP="00D92A95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4493" w:author="昱 张" w:date="2026-07-03T10:34:00Z" w16du:dateUtc="2026-07-03T02:34:00Z"/>
          <w:rFonts w:ascii="Times New Roman" w:eastAsia="宋体" w:hAnsi="Times New Roman" w:cs="Times New Roman"/>
        </w:rPr>
      </w:pPr>
      <w:ins w:id="4494" w:author="昱 张" w:date="2026-07-03T10:34:00Z" w16du:dateUtc="2026-07-03T02:34:00Z">
        <w:r w:rsidRPr="00C14EA7">
          <w:rPr>
            <w:rFonts w:ascii="Times New Roman" w:eastAsia="宋体" w:hAnsi="Times New Roman" w:cs="Times New Roman"/>
          </w:rPr>
          <w:t>请求方式：</w:t>
        </w:r>
        <w:r w:rsidRPr="00C14EA7">
          <w:rPr>
            <w:rFonts w:ascii="Times New Roman" w:eastAsia="宋体" w:hAnsi="Times New Roman" w:cs="Times New Roman"/>
          </w:rPr>
          <w:t>POST</w:t>
        </w:r>
        <w:r w:rsidRPr="00C14EA7" w:rsidDel="009D24AC">
          <w:rPr>
            <w:rFonts w:ascii="Times New Roman" w:eastAsia="宋体" w:hAnsi="Times New Roman" w:cs="Times New Roman"/>
            <w:lang w:eastAsia="zh-CN"/>
          </w:rPr>
          <w:t xml:space="preserve"> </w:t>
        </w:r>
      </w:ins>
    </w:p>
    <w:p w14:paraId="04946DD2" w14:textId="77777777" w:rsidR="00D92A95" w:rsidRPr="00C14EA7" w:rsidRDefault="00D92A95" w:rsidP="00D92A95">
      <w:pPr>
        <w:pStyle w:val="4"/>
        <w:numPr>
          <w:ilvl w:val="3"/>
          <w:numId w:val="8"/>
        </w:numPr>
        <w:rPr>
          <w:ins w:id="4495" w:author="昱 张" w:date="2026-07-03T10:34:00Z" w16du:dateUtc="2026-07-03T02:34:00Z"/>
          <w:rFonts w:ascii="Times New Roman" w:eastAsia="宋体" w:hAnsi="Times New Roman" w:cs="Times New Roman"/>
        </w:rPr>
      </w:pPr>
      <w:ins w:id="4496" w:author="昱 张" w:date="2026-07-03T10:34:00Z" w16du:dateUtc="2026-07-03T02:34:00Z">
        <w:r w:rsidRPr="00C14EA7">
          <w:rPr>
            <w:rFonts w:ascii="Times New Roman" w:eastAsia="宋体" w:hAnsi="Times New Roman" w:cs="Times New Roman"/>
          </w:rPr>
          <w:t>输入参数</w:t>
        </w:r>
      </w:ins>
    </w:p>
    <w:tbl>
      <w:tblPr>
        <w:tblW w:w="8309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4497" w:author="昱 张" w:date="2026-07-03T10:50:00Z" w16du:dateUtc="2026-07-03T02:50:00Z">
          <w:tblPr>
            <w:tblW w:w="8094" w:type="dxa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244"/>
        <w:gridCol w:w="145"/>
        <w:gridCol w:w="1244"/>
        <w:gridCol w:w="1389"/>
        <w:gridCol w:w="4287"/>
        <w:tblGridChange w:id="4498">
          <w:tblGrid>
            <w:gridCol w:w="1212"/>
            <w:gridCol w:w="32"/>
            <w:gridCol w:w="109"/>
            <w:gridCol w:w="1212"/>
            <w:gridCol w:w="68"/>
            <w:gridCol w:w="1285"/>
            <w:gridCol w:w="104"/>
            <w:gridCol w:w="4072"/>
            <w:gridCol w:w="215"/>
          </w:tblGrid>
        </w:tblGridChange>
      </w:tblGrid>
      <w:tr w:rsidR="00D92A95" w:rsidRPr="008E25B6" w14:paraId="265734E9" w14:textId="77777777" w:rsidTr="00BA2F7E">
        <w:trPr>
          <w:trHeight w:val="319"/>
          <w:ins w:id="4499" w:author="昱 张" w:date="2026-07-03T10:34:00Z"/>
          <w:trPrChange w:id="4500" w:author="昱 张" w:date="2026-07-03T10:50:00Z" w16du:dateUtc="2026-07-03T02:50:00Z">
            <w:trPr>
              <w:gridAfter w:val="0"/>
              <w:trHeight w:val="304"/>
            </w:trPr>
          </w:trPrChange>
        </w:trPr>
        <w:tc>
          <w:tcPr>
            <w:tcW w:w="12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01" w:author="昱 张" w:date="2026-07-03T10:50:00Z" w16du:dateUtc="2026-07-03T02:50:00Z">
              <w:tcPr>
                <w:tcW w:w="1212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4D45D061" w14:textId="77777777" w:rsidR="00D92A95" w:rsidRPr="008E25B6" w:rsidRDefault="00D92A95" w:rsidP="00C14EA7">
            <w:pPr>
              <w:rPr>
                <w:ins w:id="4502" w:author="昱 张" w:date="2026-07-03T10:34:00Z" w16du:dateUtc="2026-07-03T02:34:00Z"/>
              </w:rPr>
            </w:pPr>
            <w:ins w:id="4503" w:author="昱 张" w:date="2026-07-03T10:34:00Z" w16du:dateUtc="2026-07-03T02:34:00Z">
              <w:r w:rsidRPr="008E25B6">
                <w:t>参数名称</w:t>
              </w:r>
            </w:ins>
          </w:p>
        </w:tc>
        <w:tc>
          <w:tcPr>
            <w:tcW w:w="1389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PrChange w:id="4504" w:author="昱 张" w:date="2026-07-03T10:50:00Z" w16du:dateUtc="2026-07-03T02:50:00Z">
              <w:tcPr>
                <w:tcW w:w="1353" w:type="dxa"/>
                <w:gridSpan w:val="3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</w:tcPr>
            </w:tcPrChange>
          </w:tcPr>
          <w:p w14:paraId="0A57F0D5" w14:textId="77777777" w:rsidR="00D92A95" w:rsidRPr="008E25B6" w:rsidRDefault="00D92A95" w:rsidP="00C14EA7">
            <w:pPr>
              <w:keepLines/>
              <w:rPr>
                <w:ins w:id="4505" w:author="昱 张" w:date="2026-07-03T10:34:00Z" w16du:dateUtc="2026-07-03T02:34:00Z"/>
              </w:rPr>
            </w:pPr>
            <w:ins w:id="4506" w:author="昱 张" w:date="2026-07-03T10:34:00Z" w16du:dateUtc="2026-07-03T02:34:00Z">
              <w:r w:rsidRPr="00C14EA7">
                <w:t>是否必填</w:t>
              </w:r>
            </w:ins>
          </w:p>
        </w:tc>
        <w:tc>
          <w:tcPr>
            <w:tcW w:w="13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07" w:author="昱 张" w:date="2026-07-03T10:50:00Z" w16du:dateUtc="2026-07-03T02:50:00Z">
              <w:tcPr>
                <w:tcW w:w="135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ABEDBD1" w14:textId="77777777" w:rsidR="00D92A95" w:rsidRPr="008E25B6" w:rsidRDefault="00D92A95" w:rsidP="00C14EA7">
            <w:pPr>
              <w:keepLines/>
              <w:rPr>
                <w:ins w:id="4508" w:author="昱 张" w:date="2026-07-03T10:34:00Z" w16du:dateUtc="2026-07-03T02:34:00Z"/>
              </w:rPr>
            </w:pPr>
            <w:ins w:id="4509" w:author="昱 张" w:date="2026-07-03T10:34:00Z" w16du:dateUtc="2026-07-03T02:34:00Z">
              <w:r w:rsidRPr="008E25B6">
                <w:t>类型</w:t>
              </w:r>
            </w:ins>
          </w:p>
        </w:tc>
        <w:tc>
          <w:tcPr>
            <w:tcW w:w="42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10" w:author="昱 张" w:date="2026-07-03T10:50:00Z" w16du:dateUtc="2026-07-03T02:50:00Z">
              <w:tcPr>
                <w:tcW w:w="4176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3703C2DC" w14:textId="77777777" w:rsidR="00D92A95" w:rsidRPr="008E25B6" w:rsidRDefault="00D92A95" w:rsidP="00C14EA7">
            <w:pPr>
              <w:keepLines/>
              <w:rPr>
                <w:ins w:id="4511" w:author="昱 张" w:date="2026-07-03T10:34:00Z" w16du:dateUtc="2026-07-03T02:34:00Z"/>
              </w:rPr>
            </w:pPr>
            <w:ins w:id="4512" w:author="昱 张" w:date="2026-07-03T10:34:00Z" w16du:dateUtc="2026-07-03T02:34:00Z">
              <w:r w:rsidRPr="008E25B6">
                <w:t>描述</w:t>
              </w:r>
            </w:ins>
          </w:p>
        </w:tc>
      </w:tr>
      <w:tr w:rsidR="00D92A95" w:rsidRPr="008E25B6" w14:paraId="37849638" w14:textId="77777777" w:rsidTr="00BA2F7E">
        <w:trPr>
          <w:trHeight w:val="620"/>
          <w:ins w:id="4513" w:author="昱 张" w:date="2026-07-03T10:34:00Z"/>
          <w:trPrChange w:id="4514" w:author="昱 张" w:date="2026-07-03T10:50:00Z" w16du:dateUtc="2026-07-03T02:50:00Z">
            <w:trPr>
              <w:gridAfter w:val="0"/>
              <w:trHeight w:val="296"/>
            </w:trPr>
          </w:trPrChange>
        </w:trPr>
        <w:tc>
          <w:tcPr>
            <w:tcW w:w="12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515" w:author="昱 张" w:date="2026-07-03T10:50:00Z" w16du:dateUtc="2026-07-03T02:50:00Z">
              <w:tcPr>
                <w:tcW w:w="1212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A9590F4" w14:textId="77777777" w:rsidR="00D92A95" w:rsidRPr="00C14EA7" w:rsidRDefault="00D92A95" w:rsidP="00C14EA7">
            <w:pPr>
              <w:pStyle w:val="af2"/>
              <w:rPr>
                <w:ins w:id="4516" w:author="昱 张" w:date="2026-07-03T10:34:00Z" w16du:dateUtc="2026-07-03T02:34:00Z"/>
                <w:rFonts w:ascii="Times New Roman" w:hAnsi="Times New Roman" w:cs="Times New Roman"/>
              </w:rPr>
            </w:pPr>
            <w:ins w:id="4517" w:author="昱 张" w:date="2026-07-03T10:34:00Z" w16du:dateUtc="2026-07-03T02:34:00Z">
              <w:r w:rsidRPr="00C14EA7">
                <w:rPr>
                  <w:rFonts w:ascii="Times New Roman" w:hAnsi="Times New Roman" w:cs="Times New Roman"/>
                </w:rPr>
                <w:t>vmId</w:t>
              </w:r>
            </w:ins>
          </w:p>
        </w:tc>
        <w:tc>
          <w:tcPr>
            <w:tcW w:w="1389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PrChange w:id="4518" w:author="昱 张" w:date="2026-07-03T10:50:00Z" w16du:dateUtc="2026-07-03T02:50:00Z">
              <w:tcPr>
                <w:tcW w:w="1353" w:type="dxa"/>
                <w:gridSpan w:val="3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</w:tcPr>
            </w:tcPrChange>
          </w:tcPr>
          <w:p w14:paraId="56E6D753" w14:textId="77777777" w:rsidR="00D92A95" w:rsidRPr="00C14EA7" w:rsidRDefault="00D92A95" w:rsidP="00C14EA7">
            <w:pPr>
              <w:keepLines/>
              <w:rPr>
                <w:ins w:id="4519" w:author="昱 张" w:date="2026-07-03T10:34:00Z" w16du:dateUtc="2026-07-03T02:34:00Z"/>
              </w:rPr>
            </w:pPr>
            <w:ins w:id="4520" w:author="昱 张" w:date="2026-07-03T10:34:00Z" w16du:dateUtc="2026-07-03T02:34:00Z">
              <w:r w:rsidRPr="00C14EA7">
                <w:t>是</w:t>
              </w:r>
            </w:ins>
          </w:p>
        </w:tc>
        <w:tc>
          <w:tcPr>
            <w:tcW w:w="13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521" w:author="昱 张" w:date="2026-07-03T10:50:00Z" w16du:dateUtc="2026-07-03T02:50:00Z">
              <w:tcPr>
                <w:tcW w:w="1353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0DF8090" w14:textId="77777777" w:rsidR="00D92A95" w:rsidRPr="008E25B6" w:rsidRDefault="00D92A95" w:rsidP="00C14EA7">
            <w:pPr>
              <w:keepLines/>
              <w:rPr>
                <w:ins w:id="4522" w:author="昱 张" w:date="2026-07-03T10:34:00Z" w16du:dateUtc="2026-07-03T02:34:00Z"/>
              </w:rPr>
            </w:pPr>
            <w:ins w:id="4523" w:author="昱 张" w:date="2026-07-03T10:34:00Z" w16du:dateUtc="2026-07-03T02:34:00Z">
              <w:r w:rsidRPr="00C14EA7">
                <w:t>S</w:t>
              </w:r>
              <w:r w:rsidRPr="008E25B6">
                <w:t>tring</w:t>
              </w:r>
            </w:ins>
          </w:p>
        </w:tc>
        <w:tc>
          <w:tcPr>
            <w:tcW w:w="42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80" w:type="dxa"/>
              <w:bottom w:w="80" w:type="dxa"/>
              <w:right w:w="180" w:type="dxa"/>
            </w:tcMar>
            <w:tcPrChange w:id="4524" w:author="昱 张" w:date="2026-07-03T10:50:00Z" w16du:dateUtc="2026-07-03T02:50:00Z">
              <w:tcPr>
                <w:tcW w:w="4176" w:type="dxa"/>
                <w:gridSpan w:val="2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954065A" w14:textId="3A350DB4" w:rsidR="00D92A95" w:rsidRPr="008E25B6" w:rsidRDefault="00896405" w:rsidP="00C14EA7">
            <w:pPr>
              <w:keepLines/>
              <w:rPr>
                <w:ins w:id="4525" w:author="昱 张" w:date="2026-07-03T10:34:00Z" w16du:dateUtc="2026-07-03T02:34:00Z"/>
              </w:rPr>
            </w:pPr>
            <w:ins w:id="4526" w:author="昱 张" w:date="2026-07-03T10:43:00Z">
              <w:r w:rsidRPr="00896405">
                <w:t>虚拟机</w:t>
              </w:r>
              <w:r w:rsidRPr="00896405">
                <w:t xml:space="preserve"> ID</w:t>
              </w:r>
              <w:r w:rsidRPr="00896405">
                <w:t>，</w:t>
              </w:r>
              <w:r w:rsidRPr="00896405">
                <w:t xml:space="preserve">16 </w:t>
              </w:r>
              <w:r w:rsidRPr="00896405">
                <w:t>位小写十六进制字符串。</w:t>
              </w:r>
              <w:proofErr w:type="gramStart"/>
              <w:r w:rsidRPr="00896405">
                <w:t>服务端会校验</w:t>
              </w:r>
              <w:proofErr w:type="gramEnd"/>
              <w:r w:rsidRPr="00896405">
                <w:t>该</w:t>
              </w:r>
              <w:r w:rsidRPr="00896405">
                <w:t xml:space="preserve"> vmId </w:t>
              </w:r>
              <w:r w:rsidRPr="00896405">
                <w:t>是否与当前虚拟机</w:t>
              </w:r>
              <w:r w:rsidRPr="00896405">
                <w:t xml:space="preserve"> SMBIOS serial </w:t>
              </w:r>
              <w:r w:rsidRPr="00896405">
                <w:t>一致。</w:t>
              </w:r>
            </w:ins>
          </w:p>
        </w:tc>
      </w:tr>
      <w:tr w:rsidR="00D92A95" w14:paraId="31750A46" w14:textId="77777777" w:rsidTr="00BA2F7E">
        <w:trPr>
          <w:gridAfter w:val="3"/>
          <w:wAfter w:w="6920" w:type="dxa"/>
          <w:trHeight w:val="145"/>
          <w:ins w:id="4527" w:author="昱 张" w:date="2026-07-03T10:34:00Z"/>
          <w:del w:id="4528" w:author="明宇 王" w:date="2026-05-26T15:50:00Z"/>
          <w:trPrChange w:id="4529" w:author="昱 张" w:date="2026-07-03T10:50:00Z" w16du:dateUtc="2026-07-03T02:50:00Z">
            <w:trPr>
              <w:gridAfter w:val="3"/>
              <w:trHeight w:val="138"/>
            </w:trPr>
          </w:trPrChange>
        </w:trPr>
        <w:tc>
          <w:tcPr>
            <w:tcW w:w="1389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PrChange w:id="4530" w:author="昱 张" w:date="2026-07-03T10:50:00Z" w16du:dateUtc="2026-07-03T02:50:00Z">
              <w:tcPr>
                <w:tcW w:w="1353" w:type="dxa"/>
                <w:gridSpan w:val="3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</w:tcPr>
            </w:tcPrChange>
          </w:tcPr>
          <w:p w14:paraId="7BF9DB88" w14:textId="77777777" w:rsidR="00D92A95" w:rsidRDefault="00D92A95" w:rsidP="00C14EA7">
            <w:pPr>
              <w:rPr>
                <w:ins w:id="4531" w:author="昱 张" w:date="2026-07-03T10:34:00Z" w16du:dateUtc="2026-07-03T02:34:00Z"/>
              </w:rPr>
            </w:pPr>
          </w:p>
        </w:tc>
      </w:tr>
    </w:tbl>
    <w:p w14:paraId="1B785A03" w14:textId="77777777" w:rsidR="00D92A95" w:rsidRDefault="00D92A95" w:rsidP="00D92A95">
      <w:pPr>
        <w:pStyle w:val="4"/>
        <w:numPr>
          <w:ilvl w:val="3"/>
          <w:numId w:val="8"/>
        </w:numPr>
        <w:rPr>
          <w:ins w:id="4532" w:author="昱 张" w:date="2026-07-03T10:34:00Z" w16du:dateUtc="2026-07-03T02:34:00Z"/>
          <w:rFonts w:ascii="宋体" w:eastAsia="宋体" w:hAnsi="宋体" w:cs="宋体" w:hint="eastAsia"/>
        </w:rPr>
      </w:pPr>
      <w:ins w:id="4533" w:author="昱 张" w:date="2026-07-03T10:34:00Z" w16du:dateUtc="2026-07-03T02:34:00Z">
        <w:r>
          <w:rPr>
            <w:rFonts w:ascii="宋体" w:eastAsia="宋体" w:hAnsi="宋体" w:cs="宋体"/>
          </w:rPr>
          <w:t>输出参数</w:t>
        </w:r>
      </w:ins>
    </w:p>
    <w:tbl>
      <w:tblPr>
        <w:tblW w:w="8283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4534" w:author="昱 张" w:date="2026-07-03T10:45:00Z" w16du:dateUtc="2026-07-03T02:45:00Z">
          <w:tblPr>
            <w:tblW w:w="0" w:type="auto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490"/>
        <w:gridCol w:w="1663"/>
        <w:gridCol w:w="5130"/>
        <w:tblGridChange w:id="4535">
          <w:tblGrid>
            <w:gridCol w:w="1490"/>
            <w:gridCol w:w="1663"/>
            <w:gridCol w:w="5130"/>
          </w:tblGrid>
        </w:tblGridChange>
      </w:tblGrid>
      <w:tr w:rsidR="00BA2F7E" w14:paraId="1639517F" w14:textId="77777777" w:rsidTr="00896405">
        <w:trPr>
          <w:ins w:id="4536" w:author="昱 张" w:date="2026-07-03T10:34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37" w:author="昱 张" w:date="2026-07-03T10:45:00Z" w16du:dateUtc="2026-07-03T02:45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7321F15D" w14:textId="5FF4EFB3" w:rsidR="00BA2F7E" w:rsidRDefault="00BA2F7E" w:rsidP="00BA2F7E">
            <w:pPr>
              <w:rPr>
                <w:ins w:id="4538" w:author="昱 张" w:date="2026-07-03T10:34:00Z" w16du:dateUtc="2026-07-03T02:34:00Z"/>
              </w:rPr>
            </w:pPr>
            <w:ins w:id="4539" w:author="昱 张" w:date="2026-07-03T10:50:00Z" w16du:dateUtc="2026-07-03T02:50:00Z">
              <w:r>
                <w:rPr>
                  <w:b/>
                  <w:bCs/>
                </w:rPr>
                <w:t>参数名称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40" w:author="昱 张" w:date="2026-07-03T10:45:00Z" w16du:dateUtc="2026-07-03T02:45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7835798A" w14:textId="5941150D" w:rsidR="00BA2F7E" w:rsidRDefault="00BA2F7E" w:rsidP="00BA2F7E">
            <w:pPr>
              <w:keepLines/>
              <w:rPr>
                <w:ins w:id="4541" w:author="昱 张" w:date="2026-07-03T10:34:00Z" w16du:dateUtc="2026-07-03T02:34:00Z"/>
              </w:rPr>
            </w:pPr>
            <w:ins w:id="4542" w:author="昱 张" w:date="2026-07-03T10:50:00Z" w16du:dateUtc="2026-07-03T02:50:00Z">
              <w:r>
                <w:rPr>
                  <w:b/>
                  <w:bCs/>
                </w:rPr>
                <w:t>类型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43" w:author="昱 张" w:date="2026-07-03T10:45:00Z" w16du:dateUtc="2026-07-03T02:45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36848D9B" w14:textId="6FF181A0" w:rsidR="00BA2F7E" w:rsidRDefault="00BA2F7E" w:rsidP="00BA2F7E">
            <w:pPr>
              <w:keepLines/>
              <w:rPr>
                <w:ins w:id="4544" w:author="昱 张" w:date="2026-07-03T10:34:00Z" w16du:dateUtc="2026-07-03T02:34:00Z"/>
              </w:rPr>
            </w:pPr>
            <w:ins w:id="4545" w:author="昱 张" w:date="2026-07-03T10:50:00Z" w16du:dateUtc="2026-07-03T02:50:00Z">
              <w:r>
                <w:rPr>
                  <w:b/>
                  <w:bCs/>
                </w:rPr>
                <w:t>描述</w:t>
              </w:r>
            </w:ins>
          </w:p>
        </w:tc>
      </w:tr>
      <w:tr w:rsidR="00BA2F7E" w14:paraId="64285199" w14:textId="77777777" w:rsidTr="008067C1">
        <w:trPr>
          <w:ins w:id="4546" w:author="昱 张" w:date="2026-07-03T10:45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47" w:author="昱 张" w:date="2026-07-03T10:47:00Z" w16du:dateUtc="2026-07-03T02:47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3175AF0A" w14:textId="6237FD70" w:rsidR="00BA2F7E" w:rsidRDefault="00BA2F7E" w:rsidP="00BA2F7E">
            <w:pPr>
              <w:rPr>
                <w:ins w:id="4548" w:author="昱 张" w:date="2026-07-03T10:45:00Z" w16du:dateUtc="2026-07-03T02:45:00Z"/>
              </w:rPr>
            </w:pPr>
            <w:ins w:id="4549" w:author="昱 张" w:date="2026-07-03T10:50:00Z" w16du:dateUtc="2026-07-03T02:50:00Z">
              <w:r>
                <w:t>code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50" w:author="昱 张" w:date="2026-07-03T10:47:00Z" w16du:dateUtc="2026-07-03T02:47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AC8D76C" w14:textId="16417715" w:rsidR="00BA2F7E" w:rsidRDefault="00BA2F7E" w:rsidP="00BA2F7E">
            <w:pPr>
              <w:keepLines/>
              <w:rPr>
                <w:ins w:id="4551" w:author="昱 张" w:date="2026-07-03T10:45:00Z" w16du:dateUtc="2026-07-03T02:45:00Z"/>
              </w:rPr>
            </w:pPr>
            <w:ins w:id="4552" w:author="昱 张" w:date="2026-07-03T10:50:00Z" w16du:dateUtc="2026-07-03T02:50:00Z">
              <w:r>
                <w:t>Integer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53" w:author="昱 张" w:date="2026-07-03T10:47:00Z" w16du:dateUtc="2026-07-03T02:47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55FCF3F8" w14:textId="240215A5" w:rsidR="00BA2F7E" w:rsidRDefault="00BA2F7E" w:rsidP="00BA2F7E">
            <w:pPr>
              <w:keepLines/>
              <w:rPr>
                <w:ins w:id="4554" w:author="昱 张" w:date="2026-07-03T10:45:00Z" w16du:dateUtc="2026-07-03T02:45:00Z"/>
              </w:rPr>
            </w:pPr>
            <w:ins w:id="4555" w:author="昱 张" w:date="2026-07-03T10:50:00Z" w16du:dateUtc="2026-07-03T02:50:00Z">
              <w:r>
                <w:t>响应代码，</w:t>
              </w:r>
              <w:r>
                <w:t xml:space="preserve">200 </w:t>
              </w:r>
              <w:r>
                <w:t>表示服务</w:t>
              </w:r>
              <w:proofErr w:type="gramStart"/>
              <w:r>
                <w:t>端执行</w:t>
              </w:r>
              <w:proofErr w:type="gramEnd"/>
              <w:r>
                <w:t>成功，非</w:t>
              </w:r>
              <w:r>
                <w:t xml:space="preserve"> 200 </w:t>
              </w:r>
              <w:r>
                <w:t>表示执行失败</w:t>
              </w:r>
            </w:ins>
          </w:p>
        </w:tc>
      </w:tr>
      <w:tr w:rsidR="00BA2F7E" w14:paraId="675A0E29" w14:textId="77777777" w:rsidTr="008067C1">
        <w:tblPrEx>
          <w:tblPrExChange w:id="4556" w:author="昱 张" w:date="2026-07-03T10:47:00Z" w16du:dateUtc="2026-07-03T02:47:00Z">
            <w:tblPrEx>
              <w:tblW w:w="8283" w:type="dxa"/>
            </w:tblPrEx>
          </w:tblPrExChange>
        </w:tblPrEx>
        <w:trPr>
          <w:ins w:id="4557" w:author="昱 张" w:date="2026-07-03T10:45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58" w:author="昱 张" w:date="2026-07-03T10:47:00Z" w16du:dateUtc="2026-07-03T02:47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FB29195" w14:textId="2000034A" w:rsidR="00BA2F7E" w:rsidRDefault="00BA2F7E" w:rsidP="00BA2F7E">
            <w:pPr>
              <w:rPr>
                <w:ins w:id="4559" w:author="昱 张" w:date="2026-07-03T10:45:00Z" w16du:dateUtc="2026-07-03T02:45:00Z"/>
              </w:rPr>
            </w:pPr>
            <w:ins w:id="4560" w:author="昱 张" w:date="2026-07-03T10:50:00Z" w16du:dateUtc="2026-07-03T02:50:00Z">
              <w:r>
                <w:t>error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61" w:author="昱 张" w:date="2026-07-03T10:47:00Z" w16du:dateUtc="2026-07-03T02:47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5087C8C2" w14:textId="5F01DDE5" w:rsidR="00BA2F7E" w:rsidRDefault="00BA2F7E" w:rsidP="00BA2F7E">
            <w:pPr>
              <w:keepLines/>
              <w:rPr>
                <w:ins w:id="4562" w:author="昱 张" w:date="2026-07-03T10:45:00Z" w16du:dateUtc="2026-07-03T02:45:00Z"/>
              </w:rPr>
            </w:pPr>
            <w:ins w:id="4563" w:author="昱 张" w:date="2026-07-03T10:50:00Z" w16du:dateUtc="2026-07-03T02:50:00Z">
              <w:r>
                <w:t>String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64" w:author="昱 张" w:date="2026-07-03T10:47:00Z" w16du:dateUtc="2026-07-03T02:47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42DAD32" w14:textId="55627012" w:rsidR="00BA2F7E" w:rsidRDefault="00BA2F7E" w:rsidP="00BA2F7E">
            <w:pPr>
              <w:keepLines/>
              <w:rPr>
                <w:ins w:id="4565" w:author="昱 张" w:date="2026-07-03T10:45:00Z" w16du:dateUtc="2026-07-03T02:45:00Z"/>
              </w:rPr>
            </w:pPr>
            <w:ins w:id="4566" w:author="昱 张" w:date="2026-07-03T10:50:00Z" w16du:dateUtc="2026-07-03T02:50:00Z">
              <w:r>
                <w:t>错误标识。成功时为空字符串</w:t>
              </w:r>
            </w:ins>
          </w:p>
        </w:tc>
      </w:tr>
      <w:tr w:rsidR="00BA2F7E" w14:paraId="4F7930F6" w14:textId="77777777" w:rsidTr="008067C1">
        <w:tblPrEx>
          <w:tblPrExChange w:id="4567" w:author="昱 张" w:date="2026-07-03T10:47:00Z" w16du:dateUtc="2026-07-03T02:47:00Z">
            <w:tblPrEx>
              <w:tblW w:w="8283" w:type="dxa"/>
            </w:tblPrEx>
          </w:tblPrExChange>
        </w:tblPrEx>
        <w:trPr>
          <w:ins w:id="4568" w:author="昱 张" w:date="2026-07-03T10:45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69" w:author="昱 张" w:date="2026-07-03T10:47:00Z" w16du:dateUtc="2026-07-03T02:47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5BDDF020" w14:textId="46B7C313" w:rsidR="00BA2F7E" w:rsidRDefault="00BA2F7E" w:rsidP="00BA2F7E">
            <w:pPr>
              <w:rPr>
                <w:ins w:id="4570" w:author="昱 张" w:date="2026-07-03T10:45:00Z" w16du:dateUtc="2026-07-03T02:45:00Z"/>
              </w:rPr>
            </w:pPr>
            <w:ins w:id="4571" w:author="昱 张" w:date="2026-07-03T10:50:00Z" w16du:dateUtc="2026-07-03T02:50:00Z">
              <w:r>
                <w:t>message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72" w:author="昱 张" w:date="2026-07-03T10:47:00Z" w16du:dateUtc="2026-07-03T02:47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6C51E173" w14:textId="736E0559" w:rsidR="00BA2F7E" w:rsidRDefault="00BA2F7E" w:rsidP="00BA2F7E">
            <w:pPr>
              <w:keepLines/>
              <w:rPr>
                <w:ins w:id="4573" w:author="昱 张" w:date="2026-07-03T10:45:00Z" w16du:dateUtc="2026-07-03T02:45:00Z"/>
              </w:rPr>
            </w:pPr>
            <w:ins w:id="4574" w:author="昱 张" w:date="2026-07-03T10:50:00Z" w16du:dateUtc="2026-07-03T02:50:00Z">
              <w:r>
                <w:t>String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75" w:author="昱 张" w:date="2026-07-03T10:47:00Z" w16du:dateUtc="2026-07-03T02:47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C42F336" w14:textId="7DE2BE77" w:rsidR="00BA2F7E" w:rsidRDefault="00BA2F7E" w:rsidP="00BA2F7E">
            <w:pPr>
              <w:keepLines/>
              <w:rPr>
                <w:ins w:id="4576" w:author="昱 张" w:date="2026-07-03T10:45:00Z" w16du:dateUtc="2026-07-03T02:45:00Z"/>
              </w:rPr>
            </w:pPr>
            <w:ins w:id="4577" w:author="昱 张" w:date="2026-07-03T10:50:00Z" w16du:dateUtc="2026-07-03T02:50:00Z">
              <w:r>
                <w:t>执行结果描述</w:t>
              </w:r>
            </w:ins>
          </w:p>
        </w:tc>
      </w:tr>
      <w:tr w:rsidR="00BA2F7E" w14:paraId="14D58036" w14:textId="77777777" w:rsidTr="008067C1">
        <w:tblPrEx>
          <w:tblPrExChange w:id="4578" w:author="昱 张" w:date="2026-07-03T10:47:00Z" w16du:dateUtc="2026-07-03T02:47:00Z">
            <w:tblPrEx>
              <w:tblW w:w="8283" w:type="dxa"/>
            </w:tblPrEx>
          </w:tblPrExChange>
        </w:tblPrEx>
        <w:trPr>
          <w:ins w:id="4579" w:author="昱 张" w:date="2026-07-03T10:45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80" w:author="昱 张" w:date="2026-07-03T10:47:00Z" w16du:dateUtc="2026-07-03T02:47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735CD53" w14:textId="40E9544F" w:rsidR="00BA2F7E" w:rsidRDefault="00BA2F7E" w:rsidP="00BA2F7E">
            <w:pPr>
              <w:rPr>
                <w:ins w:id="4581" w:author="昱 张" w:date="2026-07-03T10:45:00Z" w16du:dateUtc="2026-07-03T02:45:00Z"/>
              </w:rPr>
            </w:pPr>
            <w:ins w:id="4582" w:author="昱 张" w:date="2026-07-03T10:50:00Z" w16du:dateUtc="2026-07-03T02:50:00Z">
              <w:r>
                <w:t>vmId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83" w:author="昱 张" w:date="2026-07-03T10:47:00Z" w16du:dateUtc="2026-07-03T02:47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612CB61" w14:textId="0402FD37" w:rsidR="00BA2F7E" w:rsidRDefault="00BA2F7E" w:rsidP="00BA2F7E">
            <w:pPr>
              <w:keepLines/>
              <w:rPr>
                <w:ins w:id="4584" w:author="昱 张" w:date="2026-07-03T10:45:00Z" w16du:dateUtc="2026-07-03T02:45:00Z"/>
              </w:rPr>
            </w:pPr>
            <w:ins w:id="4585" w:author="昱 张" w:date="2026-07-03T10:50:00Z" w16du:dateUtc="2026-07-03T02:50:00Z">
              <w:r>
                <w:t>String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86" w:author="昱 张" w:date="2026-07-03T10:47:00Z" w16du:dateUtc="2026-07-03T02:47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A114D76" w14:textId="5ADA23A6" w:rsidR="00BA2F7E" w:rsidRDefault="00BA2F7E" w:rsidP="00BA2F7E">
            <w:pPr>
              <w:keepLines/>
              <w:rPr>
                <w:ins w:id="4587" w:author="昱 张" w:date="2026-07-03T10:45:00Z" w16du:dateUtc="2026-07-03T02:45:00Z"/>
              </w:rPr>
            </w:pPr>
            <w:ins w:id="4588" w:author="昱 张" w:date="2026-07-03T10:50:00Z" w16du:dateUtc="2026-07-03T02:50:00Z">
              <w:r>
                <w:t>虚拟机</w:t>
              </w:r>
              <w:r>
                <w:t xml:space="preserve"> ID</w:t>
              </w:r>
            </w:ins>
          </w:p>
        </w:tc>
      </w:tr>
      <w:tr w:rsidR="00BA2F7E" w14:paraId="34DC6F2E" w14:textId="77777777" w:rsidTr="008067C1">
        <w:tblPrEx>
          <w:tblPrExChange w:id="4589" w:author="昱 张" w:date="2026-07-03T10:47:00Z" w16du:dateUtc="2026-07-03T02:47:00Z">
            <w:tblPrEx>
              <w:tblW w:w="8283" w:type="dxa"/>
            </w:tblPrEx>
          </w:tblPrExChange>
        </w:tblPrEx>
        <w:trPr>
          <w:ins w:id="4590" w:author="昱 张" w:date="2026-07-03T10:45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91" w:author="昱 张" w:date="2026-07-03T10:47:00Z" w16du:dateUtc="2026-07-03T02:47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511489E" w14:textId="18115BFF" w:rsidR="00BA2F7E" w:rsidRDefault="00BA2F7E" w:rsidP="00BA2F7E">
            <w:pPr>
              <w:rPr>
                <w:ins w:id="4592" w:author="昱 张" w:date="2026-07-03T10:45:00Z" w16du:dateUtc="2026-07-03T02:45:00Z"/>
              </w:rPr>
            </w:pPr>
            <w:ins w:id="4593" w:author="昱 张" w:date="2026-07-03T10:50:00Z" w16du:dateUtc="2026-07-03T02:50:00Z">
              <w:r>
                <w:t>seq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94" w:author="昱 张" w:date="2026-07-03T10:47:00Z" w16du:dateUtc="2026-07-03T02:47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31B964A" w14:textId="289F823D" w:rsidR="00BA2F7E" w:rsidRDefault="00BA2F7E" w:rsidP="00BA2F7E">
            <w:pPr>
              <w:keepLines/>
              <w:rPr>
                <w:ins w:id="4595" w:author="昱 张" w:date="2026-07-03T10:45:00Z" w16du:dateUtc="2026-07-03T02:45:00Z"/>
              </w:rPr>
            </w:pPr>
            <w:ins w:id="4596" w:author="昱 张" w:date="2026-07-03T10:50:00Z" w16du:dateUtc="2026-07-03T02:50:00Z">
              <w:r>
                <w:t>Integer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597" w:author="昱 张" w:date="2026-07-03T10:47:00Z" w16du:dateUtc="2026-07-03T02:47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546153E6" w14:textId="6F7F7A8B" w:rsidR="00BA2F7E" w:rsidRDefault="00BA2F7E" w:rsidP="00BA2F7E">
            <w:pPr>
              <w:keepLines/>
              <w:rPr>
                <w:ins w:id="4598" w:author="昱 张" w:date="2026-07-03T10:45:00Z" w16du:dateUtc="2026-07-03T02:45:00Z"/>
              </w:rPr>
            </w:pPr>
            <w:ins w:id="4599" w:author="昱 张" w:date="2026-07-03T10:50:00Z" w16du:dateUtc="2026-07-03T02:50:00Z">
              <w:r>
                <w:t>当前计算任务序号</w:t>
              </w:r>
            </w:ins>
          </w:p>
        </w:tc>
      </w:tr>
      <w:tr w:rsidR="00BA2F7E" w14:paraId="69CDDE44" w14:textId="77777777" w:rsidTr="008067C1">
        <w:tblPrEx>
          <w:tblPrExChange w:id="4600" w:author="昱 张" w:date="2026-07-03T10:47:00Z" w16du:dateUtc="2026-07-03T02:47:00Z">
            <w:tblPrEx>
              <w:tblW w:w="8283" w:type="dxa"/>
            </w:tblPrEx>
          </w:tblPrExChange>
        </w:tblPrEx>
        <w:trPr>
          <w:ins w:id="4601" w:author="昱 张" w:date="2026-07-03T10:46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602" w:author="昱 张" w:date="2026-07-03T10:47:00Z" w16du:dateUtc="2026-07-03T02:47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65093601" w14:textId="28126460" w:rsidR="00BA2F7E" w:rsidRDefault="00BA2F7E" w:rsidP="00BA2F7E">
            <w:pPr>
              <w:rPr>
                <w:ins w:id="4603" w:author="昱 张" w:date="2026-07-03T10:46:00Z" w16du:dateUtc="2026-07-03T02:46:00Z"/>
              </w:rPr>
            </w:pPr>
            <w:ins w:id="4604" w:author="昱 张" w:date="2026-07-03T10:50:00Z" w16du:dateUtc="2026-07-03T02:50:00Z">
              <w:r>
                <w:t>iv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605" w:author="昱 张" w:date="2026-07-03T10:47:00Z" w16du:dateUtc="2026-07-03T02:47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D69C431" w14:textId="21EC8B2E" w:rsidR="00BA2F7E" w:rsidRDefault="00BA2F7E" w:rsidP="00BA2F7E">
            <w:pPr>
              <w:keepLines/>
              <w:rPr>
                <w:ins w:id="4606" w:author="昱 张" w:date="2026-07-03T10:46:00Z" w16du:dateUtc="2026-07-03T02:46:00Z"/>
              </w:rPr>
            </w:pPr>
            <w:ins w:id="4607" w:author="昱 张" w:date="2026-07-03T10:50:00Z" w16du:dateUtc="2026-07-03T02:50:00Z">
              <w:r>
                <w:t>String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608" w:author="昱 张" w:date="2026-07-03T10:47:00Z" w16du:dateUtc="2026-07-03T02:47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D9860FE" w14:textId="34900C44" w:rsidR="00BA2F7E" w:rsidRDefault="00BA2F7E" w:rsidP="00BA2F7E">
            <w:pPr>
              <w:keepLines/>
              <w:rPr>
                <w:ins w:id="4609" w:author="昱 张" w:date="2026-07-03T10:46:00Z" w16du:dateUtc="2026-07-03T02:46:00Z"/>
              </w:rPr>
            </w:pPr>
            <w:ins w:id="4610" w:author="昱 张" w:date="2026-07-03T10:50:00Z" w16du:dateUtc="2026-07-03T02:50:00Z">
              <w:r>
                <w:t>结果密文使用的</w:t>
              </w:r>
              <w:r>
                <w:t xml:space="preserve"> SM4-CBC </w:t>
              </w:r>
              <w:r>
                <w:t>初始化向量，</w:t>
              </w:r>
              <w:r>
                <w:t xml:space="preserve">Base64 </w:t>
              </w:r>
              <w:r>
                <w:t>编码，解码后必须为</w:t>
              </w:r>
              <w:r>
                <w:t xml:space="preserve"> 16 </w:t>
              </w:r>
              <w:r>
                <w:t>字节</w:t>
              </w:r>
            </w:ins>
          </w:p>
        </w:tc>
      </w:tr>
      <w:tr w:rsidR="00BA2F7E" w14:paraId="4ECA49A2" w14:textId="77777777" w:rsidTr="008067C1">
        <w:tblPrEx>
          <w:tblPrExChange w:id="4611" w:author="昱 张" w:date="2026-07-03T10:47:00Z" w16du:dateUtc="2026-07-03T02:47:00Z">
            <w:tblPrEx>
              <w:tblW w:w="8283" w:type="dxa"/>
            </w:tblPrEx>
          </w:tblPrExChange>
        </w:tblPrEx>
        <w:trPr>
          <w:ins w:id="4612" w:author="昱 张" w:date="2026-07-03T10:46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613" w:author="昱 张" w:date="2026-07-03T10:47:00Z" w16du:dateUtc="2026-07-03T02:47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9D4C96C" w14:textId="073B5D73" w:rsidR="00BA2F7E" w:rsidRDefault="00BA2F7E" w:rsidP="00BA2F7E">
            <w:pPr>
              <w:rPr>
                <w:ins w:id="4614" w:author="昱 张" w:date="2026-07-03T10:46:00Z" w16du:dateUtc="2026-07-03T02:46:00Z"/>
              </w:rPr>
            </w:pPr>
            <w:ins w:id="4615" w:author="昱 张" w:date="2026-07-03T10:50:00Z" w16du:dateUtc="2026-07-03T02:50:00Z">
              <w:r>
                <w:t>ciphertext</w:t>
              </w:r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616" w:author="昱 张" w:date="2026-07-03T10:47:00Z" w16du:dateUtc="2026-07-03T02:47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33FEB3C" w14:textId="48066632" w:rsidR="00BA2F7E" w:rsidRDefault="00BA2F7E" w:rsidP="00BA2F7E">
            <w:pPr>
              <w:keepLines/>
              <w:rPr>
                <w:ins w:id="4617" w:author="昱 张" w:date="2026-07-03T10:46:00Z" w16du:dateUtc="2026-07-03T02:46:00Z"/>
              </w:rPr>
            </w:pPr>
            <w:ins w:id="4618" w:author="昱 张" w:date="2026-07-03T10:50:00Z" w16du:dateUtc="2026-07-03T02:50:00Z">
              <w:r>
                <w:t>String</w:t>
              </w:r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619" w:author="昱 张" w:date="2026-07-03T10:47:00Z" w16du:dateUtc="2026-07-03T02:47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6301CB7" w14:textId="2364707B" w:rsidR="00BA2F7E" w:rsidRDefault="00BA2F7E" w:rsidP="00BA2F7E">
            <w:pPr>
              <w:keepLines/>
              <w:rPr>
                <w:ins w:id="4620" w:author="昱 张" w:date="2026-07-03T10:46:00Z" w16du:dateUtc="2026-07-03T02:46:00Z"/>
              </w:rPr>
            </w:pPr>
            <w:ins w:id="4621" w:author="昱 张" w:date="2026-07-03T10:50:00Z" w16du:dateUtc="2026-07-03T02:50:00Z">
              <w:r>
                <w:t xml:space="preserve">SM4-CBC </w:t>
              </w:r>
              <w:r>
                <w:t>加密后的</w:t>
              </w:r>
              <w:r>
                <w:t xml:space="preserve"> result JSON</w:t>
              </w:r>
              <w:r>
                <w:t>，</w:t>
              </w:r>
              <w:r>
                <w:t xml:space="preserve">Base64 </w:t>
              </w:r>
              <w:r>
                <w:t>编码</w:t>
              </w:r>
            </w:ins>
          </w:p>
        </w:tc>
      </w:tr>
    </w:tbl>
    <w:p w14:paraId="5A4F2DDF" w14:textId="77777777" w:rsidR="00D92A95" w:rsidRDefault="00D92A95" w:rsidP="00D92A95">
      <w:pPr>
        <w:pStyle w:val="4"/>
        <w:numPr>
          <w:ilvl w:val="3"/>
          <w:numId w:val="8"/>
        </w:numPr>
        <w:rPr>
          <w:ins w:id="4622" w:author="昱 张" w:date="2026-07-03T10:34:00Z" w16du:dateUtc="2026-07-03T02:34:00Z"/>
          <w:rFonts w:ascii="宋体" w:eastAsia="宋体" w:hAnsi="宋体" w:cs="宋体" w:hint="eastAsia"/>
        </w:rPr>
      </w:pPr>
      <w:ins w:id="4623" w:author="昱 张" w:date="2026-07-03T10:34:00Z" w16du:dateUtc="2026-07-03T02:34:00Z">
        <w:r>
          <w:rPr>
            <w:rFonts w:ascii="宋体" w:eastAsia="宋体" w:hAnsi="宋体" w:cs="宋体"/>
          </w:rPr>
          <w:lastRenderedPageBreak/>
          <w:t>示例</w:t>
        </w:r>
      </w:ins>
    </w:p>
    <w:p w14:paraId="2A9FABF0" w14:textId="77777777" w:rsidR="00D92A95" w:rsidRDefault="00D92A95" w:rsidP="00D92A95">
      <w:pPr>
        <w:rPr>
          <w:ins w:id="4624" w:author="昱 张" w:date="2026-07-03T10:34:00Z" w16du:dateUtc="2026-07-03T02:34:00Z"/>
        </w:rPr>
      </w:pPr>
      <w:ins w:id="4625" w:author="昱 张" w:date="2026-07-03T10:34:00Z" w16du:dateUtc="2026-07-03T02:34:00Z">
        <w:r>
          <w:rPr>
            <w:rFonts w:hint="eastAsia"/>
          </w:rPr>
          <w:t>输入：</w:t>
        </w:r>
      </w:ins>
    </w:p>
    <w:p w14:paraId="4A93ED8E" w14:textId="77777777" w:rsidR="00D92A95" w:rsidRDefault="00D92A95" w:rsidP="00D92A95">
      <w:pPr>
        <w:rPr>
          <w:ins w:id="4626" w:author="昱 张" w:date="2026-07-03T10:34:00Z" w16du:dateUtc="2026-07-03T02:34:00Z"/>
          <w:rFonts w:ascii="Menlo" w:eastAsia="Menlo" w:hAnsi="Menlo" w:cs="Menlo"/>
          <w:color w:val="333333"/>
          <w:sz w:val="20"/>
          <w:shd w:val="clear" w:color="auto" w:fill="FFFFFF"/>
        </w:rPr>
      </w:pPr>
      <w:ins w:id="4627" w:author="昱 张" w:date="2026-07-03T10:34:00Z" w16du:dateUtc="2026-07-03T02:34:00Z">
        <w:r>
          <w:rPr>
            <w:rFonts w:ascii="Menlo" w:eastAsia="Menlo" w:hAnsi="Menlo" w:cs="Menlo"/>
            <w:color w:val="333333"/>
            <w:sz w:val="20"/>
            <w:shd w:val="clear" w:color="auto" w:fill="FFFFFF"/>
          </w:rPr>
          <w:t>{</w:t>
        </w:r>
      </w:ins>
    </w:p>
    <w:p w14:paraId="13DF9458" w14:textId="77777777" w:rsidR="007F184E" w:rsidRDefault="007F184E" w:rsidP="007F184E">
      <w:pPr>
        <w:rPr>
          <w:ins w:id="4628" w:author="昱 张" w:date="2026-07-03T10:52:00Z" w16du:dateUtc="2026-07-03T02:52:00Z"/>
          <w:rFonts w:ascii="Menlo" w:eastAsiaTheme="minorEastAsia" w:hAnsi="Menlo" w:cs="Menlo"/>
          <w:color w:val="333333"/>
          <w:sz w:val="20"/>
          <w:shd w:val="clear" w:color="auto" w:fill="FFFFFF"/>
        </w:rPr>
      </w:pPr>
      <w:ins w:id="4629" w:author="昱 张" w:date="2026-07-03T10:52:00Z" w16du:dateUtc="2026-07-03T02:52:00Z">
        <w:r w:rsidRPr="007F184E">
          <w:rPr>
            <w:rFonts w:ascii="Menlo" w:eastAsia="Menlo" w:hAnsi="Menlo" w:cs="Menlo"/>
            <w:color w:val="333333"/>
            <w:sz w:val="20"/>
            <w:shd w:val="clear" w:color="auto" w:fill="FFFFFF"/>
          </w:rPr>
          <w:t>"vmId":"d5c471e2a67ffc08"</w:t>
        </w:r>
      </w:ins>
    </w:p>
    <w:p w14:paraId="34165468" w14:textId="365C741F" w:rsidR="00D92A95" w:rsidRPr="007F184E" w:rsidRDefault="007F184E" w:rsidP="007F184E">
      <w:pPr>
        <w:rPr>
          <w:ins w:id="4630" w:author="昱 张" w:date="2026-07-03T10:34:00Z" w16du:dateUtc="2026-07-03T02:34:00Z"/>
          <w:rFonts w:ascii="Menlo" w:eastAsiaTheme="minorEastAsia" w:hAnsi="Menlo" w:cs="Menlo"/>
          <w:color w:val="333333"/>
          <w:sz w:val="20"/>
          <w:shd w:val="clear" w:color="auto" w:fill="FFFFFF"/>
          <w:rPrChange w:id="4631" w:author="昱 张" w:date="2026-07-03T10:52:00Z" w16du:dateUtc="2026-07-03T02:52:00Z">
            <w:rPr>
              <w:ins w:id="4632" w:author="昱 张" w:date="2026-07-03T10:34:00Z" w16du:dateUtc="2026-07-03T02:34:00Z"/>
              <w:rFonts w:ascii="Menlo" w:eastAsia="Menlo" w:hAnsi="Menlo" w:cs="Menlo"/>
              <w:color w:val="333333"/>
              <w:sz w:val="20"/>
              <w:shd w:val="clear" w:color="auto" w:fill="FFFFFF"/>
            </w:rPr>
          </w:rPrChange>
        </w:rPr>
      </w:pPr>
      <w:ins w:id="4633" w:author="昱 张" w:date="2026-07-03T10:52:00Z" w16du:dateUtc="2026-07-03T02:52:00Z">
        <w:r w:rsidRPr="007F184E">
          <w:rPr>
            <w:rFonts w:ascii="Menlo" w:eastAsia="Menlo" w:hAnsi="Menlo" w:cs="Menlo"/>
            <w:color w:val="333333"/>
            <w:sz w:val="20"/>
            <w:shd w:val="clear" w:color="auto" w:fill="FFFFFF"/>
          </w:rPr>
          <w:t>}</w:t>
        </w:r>
      </w:ins>
    </w:p>
    <w:p w14:paraId="57B0E981" w14:textId="77777777" w:rsidR="00D92A95" w:rsidRDefault="00D92A95" w:rsidP="00D92A95">
      <w:pPr>
        <w:rPr>
          <w:ins w:id="4634" w:author="昱 张" w:date="2026-07-03T10:34:00Z" w16du:dateUtc="2026-07-03T02:34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38FADDE5" w14:textId="77777777" w:rsidR="00D92A95" w:rsidRDefault="00D92A95" w:rsidP="00D92A95">
      <w:pPr>
        <w:rPr>
          <w:ins w:id="4635" w:author="昱 张" w:date="2026-07-03T10:34:00Z" w16du:dateUtc="2026-07-03T02:34:00Z"/>
        </w:rPr>
      </w:pPr>
      <w:ins w:id="4636" w:author="昱 张" w:date="2026-07-03T10:34:00Z" w16du:dateUtc="2026-07-03T02:34:00Z">
        <w:r>
          <w:rPr>
            <w:rFonts w:hint="eastAsia"/>
          </w:rPr>
          <w:t>输出：</w:t>
        </w:r>
      </w:ins>
    </w:p>
    <w:p w14:paraId="48668105" w14:textId="77777777" w:rsidR="0011215F" w:rsidRPr="0011215F" w:rsidRDefault="0011215F" w:rsidP="0011215F">
      <w:pPr>
        <w:rPr>
          <w:ins w:id="4637" w:author="昱 张" w:date="2026-07-03T10:54:00Z" w16du:dateUtc="2026-07-03T02:54:00Z"/>
          <w:rFonts w:ascii="Menlo" w:eastAsia="Menlo" w:hAnsi="Menlo" w:cs="Menlo"/>
          <w:color w:val="333333"/>
          <w:sz w:val="20"/>
          <w:shd w:val="clear" w:color="auto" w:fill="FFFFFF"/>
        </w:rPr>
      </w:pPr>
      <w:ins w:id="4638" w:author="昱 张" w:date="2026-07-03T10:54:00Z" w16du:dateUtc="2026-07-03T02:54:00Z">
        <w:r w:rsidRPr="0011215F">
          <w:rPr>
            <w:rFonts w:ascii="Menlo" w:eastAsia="Menlo" w:hAnsi="Menlo" w:cs="Menlo"/>
            <w:color w:val="333333"/>
            <w:sz w:val="20"/>
            <w:shd w:val="clear" w:color="auto" w:fill="FFFFFF"/>
          </w:rPr>
          <w:t>{</w:t>
        </w:r>
      </w:ins>
    </w:p>
    <w:p w14:paraId="1F7073A9" w14:textId="77777777" w:rsidR="0011215F" w:rsidRPr="0011215F" w:rsidRDefault="0011215F" w:rsidP="0011215F">
      <w:pPr>
        <w:rPr>
          <w:ins w:id="4639" w:author="昱 张" w:date="2026-07-03T10:54:00Z" w16du:dateUtc="2026-07-03T02:54:00Z"/>
          <w:rFonts w:ascii="Menlo" w:eastAsia="Menlo" w:hAnsi="Menlo" w:cs="Menlo"/>
          <w:color w:val="333333"/>
          <w:sz w:val="20"/>
          <w:shd w:val="clear" w:color="auto" w:fill="FFFFFF"/>
        </w:rPr>
      </w:pPr>
      <w:ins w:id="4640" w:author="昱 张" w:date="2026-07-03T10:54:00Z" w16du:dateUtc="2026-07-03T02:54:00Z">
        <w:r w:rsidRPr="0011215F"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  "code": 200,</w:t>
        </w:r>
      </w:ins>
    </w:p>
    <w:p w14:paraId="3811E1E0" w14:textId="77777777" w:rsidR="0011215F" w:rsidRPr="0011215F" w:rsidRDefault="0011215F" w:rsidP="0011215F">
      <w:pPr>
        <w:rPr>
          <w:ins w:id="4641" w:author="昱 张" w:date="2026-07-03T10:54:00Z" w16du:dateUtc="2026-07-03T02:54:00Z"/>
          <w:rFonts w:ascii="Menlo" w:eastAsia="Menlo" w:hAnsi="Menlo" w:cs="Menlo"/>
          <w:color w:val="333333"/>
          <w:sz w:val="20"/>
          <w:shd w:val="clear" w:color="auto" w:fill="FFFFFF"/>
        </w:rPr>
      </w:pPr>
      <w:ins w:id="4642" w:author="昱 张" w:date="2026-07-03T10:54:00Z" w16du:dateUtc="2026-07-03T02:54:00Z">
        <w:r w:rsidRPr="0011215F"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  "error": "",</w:t>
        </w:r>
      </w:ins>
    </w:p>
    <w:p w14:paraId="21133328" w14:textId="77777777" w:rsidR="0011215F" w:rsidRPr="0011215F" w:rsidRDefault="0011215F" w:rsidP="0011215F">
      <w:pPr>
        <w:rPr>
          <w:ins w:id="4643" w:author="昱 张" w:date="2026-07-03T10:54:00Z" w16du:dateUtc="2026-07-03T02:54:00Z"/>
          <w:rFonts w:ascii="Menlo" w:eastAsia="Menlo" w:hAnsi="Menlo" w:cs="Menlo"/>
          <w:color w:val="333333"/>
          <w:sz w:val="20"/>
          <w:shd w:val="clear" w:color="auto" w:fill="FFFFFF"/>
        </w:rPr>
      </w:pPr>
      <w:ins w:id="4644" w:author="昱 张" w:date="2026-07-03T10:54:00Z" w16du:dateUtc="2026-07-03T02:54:00Z">
        <w:r w:rsidRPr="0011215F"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  "message": "encrypted result is cached in memory",</w:t>
        </w:r>
      </w:ins>
    </w:p>
    <w:p w14:paraId="789E44C5" w14:textId="77777777" w:rsidR="0011215F" w:rsidRPr="0011215F" w:rsidRDefault="0011215F" w:rsidP="0011215F">
      <w:pPr>
        <w:rPr>
          <w:ins w:id="4645" w:author="昱 张" w:date="2026-07-03T10:54:00Z" w16du:dateUtc="2026-07-03T02:54:00Z"/>
          <w:rFonts w:ascii="Menlo" w:eastAsia="Menlo" w:hAnsi="Menlo" w:cs="Menlo"/>
          <w:color w:val="333333"/>
          <w:sz w:val="20"/>
          <w:shd w:val="clear" w:color="auto" w:fill="FFFFFF"/>
        </w:rPr>
      </w:pPr>
      <w:ins w:id="4646" w:author="昱 张" w:date="2026-07-03T10:54:00Z" w16du:dateUtc="2026-07-03T02:54:00Z">
        <w:r w:rsidRPr="0011215F"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  "vmId": "d5c471e2a67ffc08",</w:t>
        </w:r>
      </w:ins>
    </w:p>
    <w:p w14:paraId="6AC11F18" w14:textId="77777777" w:rsidR="0011215F" w:rsidRPr="0011215F" w:rsidRDefault="0011215F" w:rsidP="0011215F">
      <w:pPr>
        <w:rPr>
          <w:ins w:id="4647" w:author="昱 张" w:date="2026-07-03T10:54:00Z" w16du:dateUtc="2026-07-03T02:54:00Z"/>
          <w:rFonts w:ascii="Menlo" w:eastAsia="Menlo" w:hAnsi="Menlo" w:cs="Menlo"/>
          <w:color w:val="333333"/>
          <w:sz w:val="20"/>
          <w:shd w:val="clear" w:color="auto" w:fill="FFFFFF"/>
        </w:rPr>
      </w:pPr>
      <w:ins w:id="4648" w:author="昱 张" w:date="2026-07-03T10:54:00Z" w16du:dateUtc="2026-07-03T02:54:00Z">
        <w:r w:rsidRPr="0011215F"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  "seq": 1,</w:t>
        </w:r>
      </w:ins>
    </w:p>
    <w:p w14:paraId="0DD2BA5B" w14:textId="77777777" w:rsidR="0011215F" w:rsidRPr="0011215F" w:rsidRDefault="0011215F" w:rsidP="0011215F">
      <w:pPr>
        <w:rPr>
          <w:ins w:id="4649" w:author="昱 张" w:date="2026-07-03T10:54:00Z" w16du:dateUtc="2026-07-03T02:54:00Z"/>
          <w:rFonts w:ascii="Menlo" w:eastAsia="Menlo" w:hAnsi="Menlo" w:cs="Menlo"/>
          <w:color w:val="333333"/>
          <w:sz w:val="20"/>
          <w:shd w:val="clear" w:color="auto" w:fill="FFFFFF"/>
        </w:rPr>
      </w:pPr>
      <w:ins w:id="4650" w:author="昱 张" w:date="2026-07-03T10:54:00Z" w16du:dateUtc="2026-07-03T02:54:00Z">
        <w:r w:rsidRPr="0011215F"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  "iv": "Zkm07UYG3/jdUQnhJ2pu3w==",</w:t>
        </w:r>
      </w:ins>
    </w:p>
    <w:p w14:paraId="6843F858" w14:textId="77777777" w:rsidR="0011215F" w:rsidRPr="0011215F" w:rsidRDefault="0011215F" w:rsidP="0011215F">
      <w:pPr>
        <w:rPr>
          <w:ins w:id="4651" w:author="昱 张" w:date="2026-07-03T10:54:00Z" w16du:dateUtc="2026-07-03T02:54:00Z"/>
          <w:rFonts w:ascii="Menlo" w:eastAsia="Menlo" w:hAnsi="Menlo" w:cs="Menlo"/>
          <w:color w:val="333333"/>
          <w:sz w:val="20"/>
          <w:shd w:val="clear" w:color="auto" w:fill="FFFFFF"/>
        </w:rPr>
      </w:pPr>
      <w:ins w:id="4652" w:author="昱 张" w:date="2026-07-03T10:54:00Z" w16du:dateUtc="2026-07-03T02:54:00Z">
        <w:r w:rsidRPr="0011215F">
          <w:rPr>
            <w:rFonts w:ascii="Menlo" w:eastAsia="Menlo" w:hAnsi="Menlo" w:cs="Menlo"/>
            <w:color w:val="333333"/>
            <w:sz w:val="20"/>
            <w:shd w:val="clear" w:color="auto" w:fill="FFFFFF"/>
          </w:rPr>
          <w:t xml:space="preserve">  "ciphertext": "BASE64_ENCODED_RESULT_CIPHERTEXT"</w:t>
        </w:r>
      </w:ins>
    </w:p>
    <w:p w14:paraId="4FDFB636" w14:textId="129B2628" w:rsidR="00D92A95" w:rsidRDefault="0011215F" w:rsidP="0011215F">
      <w:pPr>
        <w:rPr>
          <w:ins w:id="4653" w:author="昱 张" w:date="2026-07-03T10:54:00Z" w16du:dateUtc="2026-07-03T02:54:00Z"/>
          <w:rFonts w:ascii="Menlo" w:eastAsiaTheme="minorEastAsia" w:hAnsi="Menlo" w:cs="Menlo"/>
          <w:color w:val="333333"/>
          <w:sz w:val="20"/>
          <w:shd w:val="clear" w:color="auto" w:fill="FFFFFF"/>
        </w:rPr>
      </w:pPr>
      <w:ins w:id="4654" w:author="昱 张" w:date="2026-07-03T10:54:00Z" w16du:dateUtc="2026-07-03T02:54:00Z">
        <w:r w:rsidRPr="0011215F">
          <w:rPr>
            <w:rFonts w:ascii="Menlo" w:eastAsia="Menlo" w:hAnsi="Menlo" w:cs="Menlo"/>
            <w:color w:val="333333"/>
            <w:sz w:val="20"/>
            <w:shd w:val="clear" w:color="auto" w:fill="FFFFFF"/>
          </w:rPr>
          <w:t>}</w:t>
        </w:r>
      </w:ins>
    </w:p>
    <w:p w14:paraId="05DD2DF6" w14:textId="77777777" w:rsidR="0011215F" w:rsidRDefault="0011215F" w:rsidP="0011215F">
      <w:pPr>
        <w:rPr>
          <w:ins w:id="4655" w:author="昱 张" w:date="2026-07-03T10:54:00Z" w16du:dateUtc="2026-07-03T02:54:00Z"/>
          <w:rFonts w:ascii="Menlo" w:eastAsiaTheme="minorEastAsia" w:hAnsi="Menlo" w:cs="Menlo"/>
          <w:color w:val="333333"/>
          <w:sz w:val="20"/>
          <w:shd w:val="clear" w:color="auto" w:fill="FFFFFF"/>
        </w:rPr>
      </w:pPr>
    </w:p>
    <w:p w14:paraId="316A2E5B" w14:textId="1297123D" w:rsidR="0011215F" w:rsidRDefault="0011215F" w:rsidP="0011215F">
      <w:pPr>
        <w:rPr>
          <w:ins w:id="4656" w:author="昱 张" w:date="2026-07-03T10:54:00Z" w16du:dateUtc="2026-07-03T02:54:00Z"/>
          <w:rFonts w:ascii="Menlo" w:eastAsiaTheme="minorEastAsia" w:hAnsi="Menlo" w:cs="Menlo"/>
          <w:color w:val="333333"/>
          <w:sz w:val="20"/>
          <w:shd w:val="clear" w:color="auto" w:fill="FFFFFF"/>
        </w:rPr>
      </w:pPr>
      <w:ins w:id="4657" w:author="昱 张" w:date="2026-07-03T10:54:00Z" w16du:dateUtc="2026-07-03T02:54:00Z">
        <w:r>
          <w:rPr>
            <w:rFonts w:ascii="Menlo" w:eastAsiaTheme="minorEastAsia" w:hAnsi="Menlo" w:cs="Menlo" w:hint="eastAsia"/>
            <w:color w:val="333333"/>
            <w:sz w:val="20"/>
            <w:shd w:val="clear" w:color="auto" w:fill="FFFFFF"/>
          </w:rPr>
          <w:t>数据使用方即用户端</w:t>
        </w:r>
      </w:ins>
      <w:ins w:id="4658" w:author="昱 张" w:date="2026-07-03T10:54:00Z">
        <w:r w:rsidRPr="0011215F">
          <w:rPr>
            <w:rFonts w:ascii="Menlo" w:eastAsiaTheme="minorEastAsia" w:hAnsi="Menlo" w:cs="Menlo"/>
            <w:color w:val="333333"/>
            <w:sz w:val="20"/>
            <w:shd w:val="clear" w:color="auto" w:fill="FFFFFF"/>
          </w:rPr>
          <w:t>解密后得到的</w:t>
        </w:r>
        <w:r w:rsidRPr="0011215F">
          <w:rPr>
            <w:rFonts w:ascii="Menlo" w:eastAsiaTheme="minorEastAsia" w:hAnsi="Menlo" w:cs="Menlo"/>
            <w:color w:val="333333"/>
            <w:sz w:val="20"/>
            <w:shd w:val="clear" w:color="auto" w:fill="FFFFFF"/>
          </w:rPr>
          <w:t xml:space="preserve"> result JSON </w:t>
        </w:r>
        <w:r w:rsidRPr="0011215F">
          <w:rPr>
            <w:rFonts w:ascii="Menlo" w:eastAsiaTheme="minorEastAsia" w:hAnsi="Menlo" w:cs="Menlo"/>
            <w:color w:val="333333"/>
            <w:sz w:val="20"/>
            <w:shd w:val="clear" w:color="auto" w:fill="FFFFFF"/>
          </w:rPr>
          <w:t>明文示例</w:t>
        </w:r>
      </w:ins>
    </w:p>
    <w:p w14:paraId="122E3FF7" w14:textId="77777777" w:rsidR="0011215F" w:rsidRPr="0011215F" w:rsidRDefault="0011215F" w:rsidP="0011215F">
      <w:pPr>
        <w:rPr>
          <w:ins w:id="4659" w:author="昱 张" w:date="2026-07-03T10:54:00Z" w16du:dateUtc="2026-07-03T02:54:00Z"/>
          <w:rFonts w:eastAsiaTheme="minorEastAsia"/>
        </w:rPr>
      </w:pPr>
      <w:ins w:id="4660" w:author="昱 张" w:date="2026-07-03T10:54:00Z" w16du:dateUtc="2026-07-03T02:54:00Z">
        <w:r w:rsidRPr="0011215F">
          <w:rPr>
            <w:rFonts w:eastAsiaTheme="minorEastAsia"/>
          </w:rPr>
          <w:t>{</w:t>
        </w:r>
      </w:ins>
    </w:p>
    <w:p w14:paraId="13589B1C" w14:textId="77777777" w:rsidR="0011215F" w:rsidRPr="0011215F" w:rsidRDefault="0011215F" w:rsidP="0011215F">
      <w:pPr>
        <w:rPr>
          <w:ins w:id="4661" w:author="昱 张" w:date="2026-07-03T10:54:00Z" w16du:dateUtc="2026-07-03T02:54:00Z"/>
          <w:rFonts w:eastAsiaTheme="minorEastAsia"/>
        </w:rPr>
      </w:pPr>
      <w:ins w:id="4662" w:author="昱 张" w:date="2026-07-03T10:54:00Z" w16du:dateUtc="2026-07-03T02:54:00Z">
        <w:r w:rsidRPr="0011215F">
          <w:rPr>
            <w:rFonts w:eastAsiaTheme="minorEastAsia"/>
          </w:rPr>
          <w:t xml:space="preserve">  "code": 200,</w:t>
        </w:r>
      </w:ins>
    </w:p>
    <w:p w14:paraId="49433360" w14:textId="77777777" w:rsidR="0011215F" w:rsidRPr="0011215F" w:rsidRDefault="0011215F" w:rsidP="0011215F">
      <w:pPr>
        <w:rPr>
          <w:ins w:id="4663" w:author="昱 张" w:date="2026-07-03T10:54:00Z" w16du:dateUtc="2026-07-03T02:54:00Z"/>
          <w:rFonts w:eastAsiaTheme="minorEastAsia"/>
        </w:rPr>
      </w:pPr>
      <w:ins w:id="4664" w:author="昱 张" w:date="2026-07-03T10:54:00Z" w16du:dateUtc="2026-07-03T02:54:00Z">
        <w:r w:rsidRPr="0011215F">
          <w:rPr>
            <w:rFonts w:eastAsiaTheme="minorEastAsia"/>
          </w:rPr>
          <w:t xml:space="preserve">  "message": "weighted calculation success",</w:t>
        </w:r>
      </w:ins>
    </w:p>
    <w:p w14:paraId="3216B82D" w14:textId="77777777" w:rsidR="0011215F" w:rsidRPr="0011215F" w:rsidRDefault="0011215F" w:rsidP="0011215F">
      <w:pPr>
        <w:rPr>
          <w:ins w:id="4665" w:author="昱 张" w:date="2026-07-03T10:54:00Z" w16du:dateUtc="2026-07-03T02:54:00Z"/>
          <w:rFonts w:eastAsiaTheme="minorEastAsia"/>
        </w:rPr>
      </w:pPr>
      <w:ins w:id="4666" w:author="昱 张" w:date="2026-07-03T10:54:00Z" w16du:dateUtc="2026-07-03T02:54:00Z">
        <w:r w:rsidRPr="0011215F">
          <w:rPr>
            <w:rFonts w:eastAsiaTheme="minorEastAsia"/>
          </w:rPr>
          <w:t xml:space="preserve">  "vmId": "d5c471e2a67ffc08",</w:t>
        </w:r>
      </w:ins>
    </w:p>
    <w:p w14:paraId="2CA46912" w14:textId="77777777" w:rsidR="0011215F" w:rsidRPr="0011215F" w:rsidRDefault="0011215F" w:rsidP="0011215F">
      <w:pPr>
        <w:rPr>
          <w:ins w:id="4667" w:author="昱 张" w:date="2026-07-03T10:54:00Z" w16du:dateUtc="2026-07-03T02:54:00Z"/>
          <w:rFonts w:eastAsiaTheme="minorEastAsia"/>
        </w:rPr>
      </w:pPr>
      <w:ins w:id="4668" w:author="昱 张" w:date="2026-07-03T10:54:00Z" w16du:dateUtc="2026-07-03T02:54:00Z">
        <w:r w:rsidRPr="0011215F">
          <w:rPr>
            <w:rFonts w:eastAsiaTheme="minorEastAsia"/>
          </w:rPr>
          <w:t xml:space="preserve">  "metrics": 3,</w:t>
        </w:r>
      </w:ins>
    </w:p>
    <w:p w14:paraId="3A5F9F65" w14:textId="77777777" w:rsidR="0011215F" w:rsidRPr="0011215F" w:rsidRDefault="0011215F" w:rsidP="0011215F">
      <w:pPr>
        <w:rPr>
          <w:ins w:id="4669" w:author="昱 张" w:date="2026-07-03T10:54:00Z" w16du:dateUtc="2026-07-03T02:54:00Z"/>
          <w:rFonts w:eastAsiaTheme="minorEastAsia"/>
        </w:rPr>
      </w:pPr>
      <w:ins w:id="4670" w:author="昱 张" w:date="2026-07-03T10:54:00Z" w16du:dateUtc="2026-07-03T02:54:00Z">
        <w:r w:rsidRPr="0011215F">
          <w:rPr>
            <w:rFonts w:eastAsiaTheme="minorEastAsia"/>
          </w:rPr>
          <w:t xml:space="preserve">  "</w:t>
        </w:r>
        <w:proofErr w:type="gramStart"/>
        <w:r w:rsidRPr="0011215F">
          <w:rPr>
            <w:rFonts w:eastAsiaTheme="minorEastAsia"/>
          </w:rPr>
          <w:t>weight</w:t>
        </w:r>
        <w:proofErr w:type="gramEnd"/>
        <w:r w:rsidRPr="0011215F">
          <w:rPr>
            <w:rFonts w:eastAsiaTheme="minorEastAsia"/>
          </w:rPr>
          <w:t>_sum": 1,</w:t>
        </w:r>
      </w:ins>
    </w:p>
    <w:p w14:paraId="0172C6F4" w14:textId="77777777" w:rsidR="0011215F" w:rsidRPr="0011215F" w:rsidRDefault="0011215F" w:rsidP="0011215F">
      <w:pPr>
        <w:rPr>
          <w:ins w:id="4671" w:author="昱 张" w:date="2026-07-03T10:54:00Z" w16du:dateUtc="2026-07-03T02:54:00Z"/>
          <w:rFonts w:eastAsiaTheme="minorEastAsia"/>
        </w:rPr>
      </w:pPr>
      <w:ins w:id="4672" w:author="昱 张" w:date="2026-07-03T10:54:00Z" w16du:dateUtc="2026-07-03T02:54:00Z">
        <w:r w:rsidRPr="0011215F">
          <w:rPr>
            <w:rFonts w:eastAsiaTheme="minorEastAsia"/>
          </w:rPr>
          <w:t xml:space="preserve">  "results": [</w:t>
        </w:r>
      </w:ins>
    </w:p>
    <w:p w14:paraId="2B472947" w14:textId="77777777" w:rsidR="0011215F" w:rsidRPr="0011215F" w:rsidRDefault="0011215F" w:rsidP="0011215F">
      <w:pPr>
        <w:rPr>
          <w:ins w:id="4673" w:author="昱 张" w:date="2026-07-03T10:54:00Z" w16du:dateUtc="2026-07-03T02:54:00Z"/>
          <w:rFonts w:eastAsiaTheme="minorEastAsia"/>
        </w:rPr>
      </w:pPr>
      <w:ins w:id="4674" w:author="昱 张" w:date="2026-07-03T10:54:00Z" w16du:dateUtc="2026-07-03T02:54:00Z">
        <w:r w:rsidRPr="0011215F">
          <w:rPr>
            <w:rFonts w:eastAsiaTheme="minorEastAsia"/>
          </w:rPr>
          <w:t xml:space="preserve">    {</w:t>
        </w:r>
      </w:ins>
    </w:p>
    <w:p w14:paraId="640749D4" w14:textId="77777777" w:rsidR="0011215F" w:rsidRPr="0011215F" w:rsidRDefault="0011215F" w:rsidP="0011215F">
      <w:pPr>
        <w:rPr>
          <w:ins w:id="4675" w:author="昱 张" w:date="2026-07-03T10:54:00Z" w16du:dateUtc="2026-07-03T02:54:00Z"/>
          <w:rFonts w:eastAsiaTheme="minorEastAsia"/>
        </w:rPr>
      </w:pPr>
      <w:ins w:id="4676" w:author="昱 张" w:date="2026-07-03T10:54:00Z" w16du:dateUtc="2026-07-03T02:54:00Z">
        <w:r w:rsidRPr="0011215F">
          <w:rPr>
            <w:rFonts w:eastAsiaTheme="minorEastAsia"/>
          </w:rPr>
          <w:t xml:space="preserve">      "id": "node-001",</w:t>
        </w:r>
      </w:ins>
    </w:p>
    <w:p w14:paraId="06A848D6" w14:textId="77777777" w:rsidR="0011215F" w:rsidRPr="0011215F" w:rsidRDefault="0011215F" w:rsidP="0011215F">
      <w:pPr>
        <w:rPr>
          <w:ins w:id="4677" w:author="昱 张" w:date="2026-07-03T10:54:00Z" w16du:dateUtc="2026-07-03T02:54:00Z"/>
          <w:rFonts w:eastAsiaTheme="minorEastAsia"/>
        </w:rPr>
      </w:pPr>
      <w:ins w:id="4678" w:author="昱 张" w:date="2026-07-03T10:54:00Z" w16du:dateUtc="2026-07-03T02:54:00Z">
        <w:r w:rsidRPr="0011215F">
          <w:rPr>
            <w:rFonts w:eastAsiaTheme="minorEastAsia"/>
          </w:rPr>
          <w:t xml:space="preserve">      "score": 17</w:t>
        </w:r>
      </w:ins>
    </w:p>
    <w:p w14:paraId="00FEEA73" w14:textId="77777777" w:rsidR="0011215F" w:rsidRPr="0011215F" w:rsidRDefault="0011215F" w:rsidP="0011215F">
      <w:pPr>
        <w:rPr>
          <w:ins w:id="4679" w:author="昱 张" w:date="2026-07-03T10:54:00Z" w16du:dateUtc="2026-07-03T02:54:00Z"/>
          <w:rFonts w:eastAsiaTheme="minorEastAsia"/>
        </w:rPr>
      </w:pPr>
      <w:ins w:id="4680" w:author="昱 张" w:date="2026-07-03T10:54:00Z" w16du:dateUtc="2026-07-03T02:54:00Z">
        <w:r w:rsidRPr="0011215F">
          <w:rPr>
            <w:rFonts w:eastAsiaTheme="minorEastAsia"/>
          </w:rPr>
          <w:t xml:space="preserve">    },</w:t>
        </w:r>
      </w:ins>
    </w:p>
    <w:p w14:paraId="4E74F3CD" w14:textId="77777777" w:rsidR="0011215F" w:rsidRPr="0011215F" w:rsidRDefault="0011215F" w:rsidP="0011215F">
      <w:pPr>
        <w:rPr>
          <w:ins w:id="4681" w:author="昱 张" w:date="2026-07-03T10:54:00Z" w16du:dateUtc="2026-07-03T02:54:00Z"/>
          <w:rFonts w:eastAsiaTheme="minorEastAsia"/>
        </w:rPr>
      </w:pPr>
      <w:ins w:id="4682" w:author="昱 张" w:date="2026-07-03T10:54:00Z" w16du:dateUtc="2026-07-03T02:54:00Z">
        <w:r w:rsidRPr="0011215F">
          <w:rPr>
            <w:rFonts w:eastAsiaTheme="minorEastAsia"/>
          </w:rPr>
          <w:t xml:space="preserve">    {</w:t>
        </w:r>
      </w:ins>
    </w:p>
    <w:p w14:paraId="77B9D7E3" w14:textId="77777777" w:rsidR="0011215F" w:rsidRPr="0011215F" w:rsidRDefault="0011215F" w:rsidP="0011215F">
      <w:pPr>
        <w:rPr>
          <w:ins w:id="4683" w:author="昱 张" w:date="2026-07-03T10:54:00Z" w16du:dateUtc="2026-07-03T02:54:00Z"/>
          <w:rFonts w:eastAsiaTheme="minorEastAsia"/>
        </w:rPr>
      </w:pPr>
      <w:ins w:id="4684" w:author="昱 张" w:date="2026-07-03T10:54:00Z" w16du:dateUtc="2026-07-03T02:54:00Z">
        <w:r w:rsidRPr="0011215F">
          <w:rPr>
            <w:rFonts w:eastAsiaTheme="minorEastAsia"/>
          </w:rPr>
          <w:t xml:space="preserve">      "id": "node-002",</w:t>
        </w:r>
      </w:ins>
    </w:p>
    <w:p w14:paraId="2F9C11A8" w14:textId="77777777" w:rsidR="0011215F" w:rsidRPr="0011215F" w:rsidRDefault="0011215F" w:rsidP="0011215F">
      <w:pPr>
        <w:rPr>
          <w:ins w:id="4685" w:author="昱 张" w:date="2026-07-03T10:54:00Z" w16du:dateUtc="2026-07-03T02:54:00Z"/>
          <w:rFonts w:eastAsiaTheme="minorEastAsia"/>
        </w:rPr>
      </w:pPr>
      <w:ins w:id="4686" w:author="昱 张" w:date="2026-07-03T10:54:00Z" w16du:dateUtc="2026-07-03T02:54:00Z">
        <w:r w:rsidRPr="0011215F">
          <w:rPr>
            <w:rFonts w:eastAsiaTheme="minorEastAsia"/>
          </w:rPr>
          <w:t xml:space="preserve">      "score": 17.3</w:t>
        </w:r>
      </w:ins>
    </w:p>
    <w:p w14:paraId="115E2CFB" w14:textId="77777777" w:rsidR="0011215F" w:rsidRPr="0011215F" w:rsidRDefault="0011215F" w:rsidP="0011215F">
      <w:pPr>
        <w:rPr>
          <w:ins w:id="4687" w:author="昱 张" w:date="2026-07-03T10:54:00Z" w16du:dateUtc="2026-07-03T02:54:00Z"/>
          <w:rFonts w:eastAsiaTheme="minorEastAsia"/>
        </w:rPr>
      </w:pPr>
      <w:ins w:id="4688" w:author="昱 张" w:date="2026-07-03T10:54:00Z" w16du:dateUtc="2026-07-03T02:54:00Z">
        <w:r w:rsidRPr="0011215F">
          <w:rPr>
            <w:rFonts w:eastAsiaTheme="minorEastAsia"/>
          </w:rPr>
          <w:t xml:space="preserve">    },</w:t>
        </w:r>
      </w:ins>
    </w:p>
    <w:p w14:paraId="64F04F94" w14:textId="77777777" w:rsidR="0011215F" w:rsidRPr="0011215F" w:rsidRDefault="0011215F" w:rsidP="0011215F">
      <w:pPr>
        <w:rPr>
          <w:ins w:id="4689" w:author="昱 张" w:date="2026-07-03T10:54:00Z" w16du:dateUtc="2026-07-03T02:54:00Z"/>
          <w:rFonts w:eastAsiaTheme="minorEastAsia"/>
        </w:rPr>
      </w:pPr>
      <w:ins w:id="4690" w:author="昱 张" w:date="2026-07-03T10:54:00Z" w16du:dateUtc="2026-07-03T02:54:00Z">
        <w:r w:rsidRPr="0011215F">
          <w:rPr>
            <w:rFonts w:eastAsiaTheme="minorEastAsia"/>
          </w:rPr>
          <w:t xml:space="preserve">    {</w:t>
        </w:r>
      </w:ins>
    </w:p>
    <w:p w14:paraId="7229DC05" w14:textId="77777777" w:rsidR="0011215F" w:rsidRPr="0011215F" w:rsidRDefault="0011215F" w:rsidP="0011215F">
      <w:pPr>
        <w:rPr>
          <w:ins w:id="4691" w:author="昱 张" w:date="2026-07-03T10:54:00Z" w16du:dateUtc="2026-07-03T02:54:00Z"/>
          <w:rFonts w:eastAsiaTheme="minorEastAsia"/>
        </w:rPr>
      </w:pPr>
      <w:ins w:id="4692" w:author="昱 张" w:date="2026-07-03T10:54:00Z" w16du:dateUtc="2026-07-03T02:54:00Z">
        <w:r w:rsidRPr="0011215F">
          <w:rPr>
            <w:rFonts w:eastAsiaTheme="minorEastAsia"/>
          </w:rPr>
          <w:t xml:space="preserve">      "id": "node-003",</w:t>
        </w:r>
      </w:ins>
    </w:p>
    <w:p w14:paraId="4AEAA44D" w14:textId="77777777" w:rsidR="0011215F" w:rsidRPr="0011215F" w:rsidRDefault="0011215F" w:rsidP="0011215F">
      <w:pPr>
        <w:rPr>
          <w:ins w:id="4693" w:author="昱 张" w:date="2026-07-03T10:54:00Z" w16du:dateUtc="2026-07-03T02:54:00Z"/>
          <w:rFonts w:eastAsiaTheme="minorEastAsia"/>
        </w:rPr>
      </w:pPr>
      <w:ins w:id="4694" w:author="昱 张" w:date="2026-07-03T10:54:00Z" w16du:dateUtc="2026-07-03T02:54:00Z">
        <w:r w:rsidRPr="0011215F">
          <w:rPr>
            <w:rFonts w:eastAsiaTheme="minorEastAsia"/>
          </w:rPr>
          <w:t xml:space="preserve">      "score": 18.5</w:t>
        </w:r>
      </w:ins>
    </w:p>
    <w:p w14:paraId="26ADFAD0" w14:textId="77777777" w:rsidR="0011215F" w:rsidRPr="0011215F" w:rsidRDefault="0011215F" w:rsidP="0011215F">
      <w:pPr>
        <w:rPr>
          <w:ins w:id="4695" w:author="昱 张" w:date="2026-07-03T10:54:00Z" w16du:dateUtc="2026-07-03T02:54:00Z"/>
          <w:rFonts w:eastAsiaTheme="minorEastAsia"/>
        </w:rPr>
      </w:pPr>
      <w:ins w:id="4696" w:author="昱 张" w:date="2026-07-03T10:54:00Z" w16du:dateUtc="2026-07-03T02:54:00Z">
        <w:r w:rsidRPr="0011215F">
          <w:rPr>
            <w:rFonts w:eastAsiaTheme="minorEastAsia"/>
          </w:rPr>
          <w:t xml:space="preserve">    }</w:t>
        </w:r>
      </w:ins>
    </w:p>
    <w:p w14:paraId="7B7BB30F" w14:textId="77777777" w:rsidR="0011215F" w:rsidRPr="0011215F" w:rsidRDefault="0011215F" w:rsidP="0011215F">
      <w:pPr>
        <w:rPr>
          <w:ins w:id="4697" w:author="昱 张" w:date="2026-07-03T10:54:00Z" w16du:dateUtc="2026-07-03T02:54:00Z"/>
          <w:rFonts w:eastAsiaTheme="minorEastAsia"/>
        </w:rPr>
      </w:pPr>
      <w:ins w:id="4698" w:author="昱 张" w:date="2026-07-03T10:54:00Z" w16du:dateUtc="2026-07-03T02:54:00Z">
        <w:r w:rsidRPr="0011215F">
          <w:rPr>
            <w:rFonts w:eastAsiaTheme="minorEastAsia"/>
          </w:rPr>
          <w:t xml:space="preserve">  ],</w:t>
        </w:r>
      </w:ins>
    </w:p>
    <w:p w14:paraId="53913AD0" w14:textId="77777777" w:rsidR="0011215F" w:rsidRPr="0011215F" w:rsidRDefault="0011215F" w:rsidP="0011215F">
      <w:pPr>
        <w:rPr>
          <w:ins w:id="4699" w:author="昱 张" w:date="2026-07-03T10:54:00Z" w16du:dateUtc="2026-07-03T02:54:00Z"/>
          <w:rFonts w:eastAsiaTheme="minorEastAsia"/>
        </w:rPr>
      </w:pPr>
      <w:ins w:id="4700" w:author="昱 张" w:date="2026-07-03T10:54:00Z" w16du:dateUtc="2026-07-03T02:54:00Z">
        <w:r w:rsidRPr="0011215F">
          <w:rPr>
            <w:rFonts w:eastAsiaTheme="minorEastAsia"/>
          </w:rPr>
          <w:t xml:space="preserve">  "rows": 3</w:t>
        </w:r>
      </w:ins>
    </w:p>
    <w:p w14:paraId="3E5099FD" w14:textId="058A1ADA" w:rsidR="0011215F" w:rsidRPr="0011215F" w:rsidRDefault="0011215F">
      <w:pPr>
        <w:rPr>
          <w:ins w:id="4701" w:author="明宇 王" w:date="2026-05-11T22:14:00Z"/>
          <w:rFonts w:eastAsiaTheme="minorEastAsia" w:hint="eastAsia"/>
          <w:rPrChange w:id="4702" w:author="昱 张" w:date="2026-07-03T10:54:00Z" w16du:dateUtc="2026-07-03T02:54:00Z">
            <w:rPr>
              <w:ins w:id="4703" w:author="明宇 王" w:date="2026-05-11T22:14:00Z"/>
              <w:rFonts w:ascii="宋体" w:eastAsia="宋体" w:hAnsi="宋体" w:hint="eastAsia"/>
            </w:rPr>
          </w:rPrChange>
        </w:rPr>
        <w:pPrChange w:id="4704" w:author="昱 张" w:date="2026-07-03T10:34:00Z" w16du:dateUtc="2026-07-03T02:34:00Z">
          <w:pPr>
            <w:pStyle w:val="2"/>
            <w:keepNext w:val="0"/>
            <w:keepLines w:val="0"/>
          </w:pPr>
        </w:pPrChange>
      </w:pPr>
      <w:ins w:id="4705" w:author="昱 张" w:date="2026-07-03T10:54:00Z" w16du:dateUtc="2026-07-03T02:54:00Z">
        <w:r w:rsidRPr="0011215F">
          <w:rPr>
            <w:rFonts w:eastAsiaTheme="minorEastAsia"/>
          </w:rPr>
          <w:t>}</w:t>
        </w:r>
      </w:ins>
    </w:p>
    <w:p w14:paraId="7D3B0FD5" w14:textId="4A22AC15" w:rsidR="00F46436" w:rsidDel="00D92A95" w:rsidRDefault="00000000">
      <w:pPr>
        <w:pStyle w:val="3"/>
        <w:spacing w:before="288" w:after="192"/>
        <w:ind w:left="2160"/>
        <w:rPr>
          <w:ins w:id="4706" w:author="明宇 王" w:date="2026-05-11T22:14:00Z"/>
          <w:del w:id="4707" w:author="昱 张" w:date="2026-07-03T10:33:00Z" w16du:dateUtc="2026-07-03T02:33:00Z"/>
          <w:sz w:val="30"/>
        </w:rPr>
        <w:pPrChange w:id="4708" w:author="昱 张" w:date="2026-07-02T22:19:00Z" w16du:dateUtc="2026-07-02T14:19:00Z">
          <w:pPr>
            <w:pStyle w:val="3"/>
            <w:numPr>
              <w:numId w:val="3"/>
            </w:numPr>
            <w:spacing w:before="288" w:after="192"/>
            <w:ind w:left="2160"/>
          </w:pPr>
        </w:pPrChange>
      </w:pPr>
      <w:ins w:id="4709" w:author="明宇 王" w:date="2026-05-26T16:00:00Z">
        <w:del w:id="4710" w:author="昱 张" w:date="2026-07-03T10:33:00Z" w16du:dateUtc="2026-07-03T02:33:00Z">
          <w:r w:rsidDel="00D92A95">
            <w:rPr>
              <w:rFonts w:hint="eastAsia"/>
              <w:sz w:val="30"/>
            </w:rPr>
            <w:delText>请求结果返回</w:delText>
          </w:r>
        </w:del>
      </w:ins>
    </w:p>
    <w:p w14:paraId="5DDB4BB3" w14:textId="2A5D4ED4" w:rsidR="00F46436" w:rsidDel="00D92A95" w:rsidRDefault="00000000">
      <w:pPr>
        <w:pStyle w:val="4"/>
        <w:numPr>
          <w:ilvl w:val="3"/>
          <w:numId w:val="8"/>
        </w:numPr>
        <w:ind w:left="2880" w:hanging="720"/>
        <w:rPr>
          <w:ins w:id="4711" w:author="明宇 王" w:date="2026-05-11T22:14:00Z"/>
          <w:del w:id="4712" w:author="昱 张" w:date="2026-07-03T10:33:00Z" w16du:dateUtc="2026-07-03T02:33:00Z"/>
          <w:rFonts w:ascii="宋体" w:eastAsia="宋体" w:hAnsi="宋体" w:cs="宋体" w:hint="eastAsia"/>
        </w:rPr>
        <w:pPrChange w:id="4713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2880" w:hanging="720"/>
          </w:pPr>
        </w:pPrChange>
      </w:pPr>
      <w:ins w:id="4714" w:author="明宇 王" w:date="2026-05-11T22:14:00Z">
        <w:del w:id="4715" w:author="昱 张" w:date="2026-07-03T10:33:00Z" w16du:dateUtc="2026-07-03T02:33:00Z">
          <w:r w:rsidDel="00D92A95">
            <w:rPr>
              <w:rFonts w:ascii="宋体" w:eastAsia="宋体" w:hAnsi="宋体" w:cs="宋体"/>
            </w:rPr>
            <w:delText>接口说明</w:delText>
          </w:r>
        </w:del>
      </w:ins>
    </w:p>
    <w:p w14:paraId="40F3EC77" w14:textId="2BAB7591" w:rsidR="00F46436" w:rsidDel="00D92A95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4716" w:author="明宇 王" w:date="2026-05-11T22:14:00Z"/>
          <w:del w:id="4717" w:author="昱 张" w:date="2026-07-03T10:33:00Z" w16du:dateUtc="2026-07-03T02:33:00Z"/>
          <w:rFonts w:ascii="宋体" w:eastAsia="宋体" w:hAnsi="宋体" w:cs="宋体" w:hint="eastAsia"/>
        </w:rPr>
      </w:pPr>
      <w:ins w:id="4718" w:author="明宇 王" w:date="2026-05-11T22:14:00Z">
        <w:del w:id="4719" w:author="昱 张" w:date="2026-07-03T10:33:00Z" w16du:dateUtc="2026-07-03T02:33:00Z">
          <w:r w:rsidDel="00D92A95">
            <w:rPr>
              <w:rFonts w:ascii="宋体" w:eastAsia="宋体" w:hAnsi="宋体" w:cs="宋体" w:hint="eastAsia"/>
            </w:rPr>
            <w:delText>接口地址：</w:delText>
          </w:r>
          <w:r w:rsidDel="00D92A95">
            <w:rPr>
              <w:rFonts w:ascii="Times New Roman" w:eastAsia="宋体" w:hAnsi="Times New Roman" w:cs="Times New Roman" w:hint="eastAsia"/>
            </w:rPr>
            <w:delText>/</w:delText>
          </w:r>
        </w:del>
      </w:ins>
      <w:ins w:id="4720" w:author="Lucien" w:date="2026-05-26T20:20:00Z">
        <w:del w:id="4721" w:author="昱 张" w:date="2026-07-03T10:33:00Z" w16du:dateUtc="2026-07-03T02:33:00Z">
          <w:r w:rsidDel="00D92A95">
            <w:rPr>
              <w:rFonts w:ascii="Times New Roman" w:eastAsia="宋体" w:hAnsi="Times New Roman" w:cs="Times New Roman"/>
              <w:lang w:val="en-US"/>
            </w:rPr>
            <w:delText>api</w:delText>
          </w:r>
        </w:del>
      </w:ins>
      <w:ins w:id="4722" w:author="明宇 王" w:date="2026-05-11T22:14:00Z">
        <w:del w:id="4723" w:author="昱 张" w:date="2026-07-03T10:33:00Z" w16du:dateUtc="2026-07-03T02:33:00Z">
          <w:r w:rsidDel="00D92A95">
            <w:rPr>
              <w:rFonts w:ascii="Times New Roman" w:eastAsia="宋体" w:hAnsi="Times New Roman" w:cs="Times New Roman" w:hint="eastAsia"/>
              <w:lang w:val="en-US" w:eastAsia="zh-CN"/>
            </w:rPr>
            <w:delText>JSON</w:delText>
          </w:r>
          <w:r w:rsidDel="00D92A95">
            <w:rPr>
              <w:rFonts w:ascii="Times New Roman" w:eastAsia="宋体" w:hAnsi="Times New Roman" w:cs="Times New Roman" w:hint="eastAsia"/>
            </w:rPr>
            <w:delText>/</w:delText>
          </w:r>
        </w:del>
      </w:ins>
      <w:ins w:id="4724" w:author="Lucien" w:date="2026-05-26T20:20:00Z">
        <w:del w:id="4725" w:author="昱 张" w:date="2026-07-03T10:33:00Z" w16du:dateUtc="2026-07-03T02:33:00Z">
          <w:r w:rsidDel="00D92A95">
            <w:rPr>
              <w:rFonts w:ascii="Times New Roman" w:eastAsia="宋体" w:hAnsi="Times New Roman" w:cs="Times New Roman" w:hint="eastAsia"/>
              <w:lang w:val="en-US" w:eastAsia="zh-CN"/>
            </w:rPr>
            <w:delText>get</w:delText>
          </w:r>
          <w:r w:rsidDel="00D92A95">
            <w:rPr>
              <w:rFonts w:ascii="Times New Roman" w:eastAsia="宋体" w:hAnsi="Times New Roman" w:cs="Times New Roman"/>
              <w:lang w:val="en-US" w:eastAsia="zh-CN"/>
            </w:rPr>
            <w:delText>-resu</w:delText>
          </w:r>
        </w:del>
      </w:ins>
      <w:ins w:id="4726" w:author="Lucien" w:date="2026-05-26T21:22:00Z">
        <w:del w:id="4727" w:author="昱 张" w:date="2026-07-03T10:33:00Z" w16du:dateUtc="2026-07-03T02:33:00Z">
          <w:r w:rsidDel="00D92A95">
            <w:rPr>
              <w:rFonts w:ascii="Times New Roman" w:eastAsia="宋体" w:hAnsi="Times New Roman" w:cs="Times New Roman" w:hint="eastAsia"/>
              <w:lang w:val="en-US" w:eastAsia="zh-CN"/>
            </w:rPr>
            <w:delText>lt</w:delText>
          </w:r>
        </w:del>
      </w:ins>
      <w:ins w:id="4728" w:author="明宇 王" w:date="2026-05-11T22:14:00Z">
        <w:del w:id="4729" w:author="昱 张" w:date="2026-07-03T10:33:00Z" w16du:dateUtc="2026-07-03T02:33:00Z">
          <w:r w:rsidDel="00D92A95">
            <w:rPr>
              <w:rFonts w:ascii="Times New Roman" w:eastAsia="宋体" w:hAnsi="Times New Roman" w:cs="Times New Roman" w:hint="eastAsia"/>
            </w:rPr>
            <w:delText>VerifyEncrypted</w:delText>
          </w:r>
          <w:r w:rsidDel="00D92A95">
            <w:rPr>
              <w:rFonts w:ascii="Times New Roman" w:eastAsia="宋体" w:hAnsi="Times New Roman" w:cs="Times New Roman"/>
              <w:lang w:val="en-US"/>
            </w:rPr>
            <w:delText>JSON</w:delText>
          </w:r>
        </w:del>
      </w:ins>
    </w:p>
    <w:p w14:paraId="68C37449" w14:textId="7E0F07BB" w:rsidR="00F46436" w:rsidDel="00D92A95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4730" w:author="明宇 王" w:date="2026-05-11T22:14:00Z"/>
          <w:del w:id="4731" w:author="昱 张" w:date="2026-07-03T10:33:00Z" w16du:dateUtc="2026-07-03T02:33:00Z"/>
          <w:rFonts w:ascii="宋体" w:eastAsia="宋体" w:hAnsi="宋体" w:cs="宋体" w:hint="eastAsia"/>
        </w:rPr>
      </w:pPr>
      <w:ins w:id="4732" w:author="明宇 王" w:date="2026-05-11T22:14:00Z">
        <w:del w:id="4733" w:author="昱 张" w:date="2026-07-03T10:33:00Z" w16du:dateUtc="2026-07-03T02:33:00Z">
          <w:r w:rsidDel="00D92A95">
            <w:rPr>
              <w:rFonts w:ascii="宋体" w:eastAsia="宋体" w:hAnsi="宋体" w:cs="宋体" w:hint="eastAsia"/>
            </w:rPr>
            <w:delText>接口名称：</w:delText>
          </w:r>
        </w:del>
      </w:ins>
      <w:ins w:id="4734" w:author="Lucien" w:date="2026-05-26T20:20:00Z">
        <w:del w:id="4735" w:author="昱 张" w:date="2026-07-03T10:33:00Z" w16du:dateUtc="2026-07-03T02:33:00Z">
          <w:r w:rsidDel="00D92A95">
            <w:rPr>
              <w:rFonts w:ascii="宋体" w:eastAsia="宋体" w:hAnsi="宋体" w:cs="宋体" w:hint="eastAsia"/>
              <w:lang w:val="en-US" w:eastAsia="zh-CN"/>
            </w:rPr>
            <w:delText>获取</w:delText>
          </w:r>
        </w:del>
      </w:ins>
      <w:ins w:id="4736" w:author="Lucien" w:date="2026-05-26T20:21:00Z">
        <w:del w:id="4737" w:author="昱 张" w:date="2026-07-03T10:33:00Z" w16du:dateUtc="2026-07-03T02:33:00Z">
          <w:r w:rsidDel="00D92A95">
            <w:rPr>
              <w:rFonts w:ascii="宋体" w:eastAsia="宋体" w:hAnsi="宋体" w:cs="宋体" w:hint="eastAsia"/>
              <w:lang w:val="en-US" w:eastAsia="zh-CN"/>
            </w:rPr>
            <w:delText>计算结果</w:delText>
          </w:r>
        </w:del>
      </w:ins>
      <w:ins w:id="4738" w:author="明宇 王" w:date="2026-05-11T22:14:00Z">
        <w:del w:id="4739" w:author="昱 张" w:date="2026-07-03T10:33:00Z" w16du:dateUtc="2026-07-03T02:33:00Z">
          <w:r w:rsidDel="00D92A95">
            <w:rPr>
              <w:rFonts w:ascii="宋体" w:eastAsia="宋体" w:hAnsi="宋体" w:cs="宋体" w:hint="eastAsia"/>
              <w:lang w:val="en-US" w:eastAsia="zh-CN"/>
            </w:rPr>
            <w:delText>校验加密合约</w:delText>
          </w:r>
        </w:del>
      </w:ins>
    </w:p>
    <w:p w14:paraId="2D50F34E" w14:textId="33E2A7AF" w:rsidR="00F46436" w:rsidDel="00D92A95" w:rsidRDefault="00000000">
      <w:pPr>
        <w:pStyle w:val="Para03"/>
        <w:numPr>
          <w:ilvl w:val="0"/>
          <w:numId w:val="6"/>
        </w:numPr>
        <w:spacing w:line="360" w:lineRule="auto"/>
        <w:ind w:leftChars="200" w:left="960" w:hangingChars="200" w:hanging="480"/>
        <w:rPr>
          <w:ins w:id="4740" w:author="明宇 王" w:date="2026-05-11T22:14:00Z"/>
          <w:del w:id="4741" w:author="昱 张" w:date="2026-07-03T10:33:00Z" w16du:dateUtc="2026-07-03T02:33:00Z"/>
          <w:rFonts w:ascii="宋体" w:eastAsia="宋体" w:hAnsi="宋体" w:cs="宋体" w:hint="eastAsia"/>
        </w:rPr>
      </w:pPr>
      <w:ins w:id="4742" w:author="明宇 王" w:date="2026-05-11T22:14:00Z">
        <w:del w:id="4743" w:author="昱 张" w:date="2026-07-03T10:33:00Z" w16du:dateUtc="2026-07-03T02:33:00Z">
          <w:r w:rsidDel="00D92A95">
            <w:rPr>
              <w:rFonts w:ascii="宋体" w:eastAsia="宋体" w:hAnsi="宋体" w:cs="宋体" w:hint="eastAsia"/>
            </w:rPr>
            <w:delText>接口描述：</w:delText>
          </w:r>
        </w:del>
      </w:ins>
      <w:ins w:id="4744" w:author="Lucien" w:date="2026-05-26T20:21:00Z">
        <w:del w:id="4745" w:author="昱 张" w:date="2026-07-03T10:33:00Z" w16du:dateUtc="2026-07-03T02:33:00Z">
          <w:r w:rsidDel="00D92A95">
            <w:rPr>
              <w:rFonts w:ascii="宋体" w:eastAsia="宋体" w:hAnsi="宋体" w:cs="宋体" w:hint="eastAsia"/>
              <w:lang w:val="en-US" w:eastAsia="zh-CN"/>
            </w:rPr>
            <w:delText>客户端请求对应虚拟机，返回被加密后的计算结果</w:delText>
          </w:r>
        </w:del>
      </w:ins>
      <w:ins w:id="4746" w:author="明宇 王" w:date="2026-05-11T22:14:00Z">
        <w:del w:id="4747" w:author="昱 张" w:date="2026-07-03T10:33:00Z" w16du:dateUtc="2026-07-03T02:33:00Z">
          <w:r w:rsidDel="00D92A95">
            <w:rPr>
              <w:rFonts w:ascii="宋体" w:eastAsia="宋体" w:hAnsi="宋体" w:cs="Times New Roman" w:hint="eastAsia"/>
              <w:color w:val="auto"/>
              <w:szCs w:val="21"/>
            </w:rPr>
            <w:delText>调用方上传一个 SM4 加密 JSON 载荷，服务端使用本地 SM4 密钥解密密文，计算</w:delText>
          </w:r>
          <w:r w:rsidDel="00D92A95">
            <w:rPr>
              <w:rFonts w:ascii="宋体" w:eastAsia="宋体" w:hAnsi="宋体" w:cs="Times New Roman" w:hint="eastAsia"/>
              <w:color w:val="auto"/>
              <w:szCs w:val="21"/>
              <w:lang w:eastAsia="zh-CN"/>
            </w:rPr>
            <w:delText>虚机中模型文件</w:delText>
          </w:r>
          <w:r w:rsidDel="00D92A95">
            <w:rPr>
              <w:rFonts w:ascii="宋体" w:eastAsia="宋体" w:hAnsi="宋体" w:cs="Times New Roman" w:hint="eastAsia"/>
              <w:color w:val="auto"/>
              <w:szCs w:val="21"/>
            </w:rPr>
            <w:delText>的 SHA-256 哈希值，并校验该哈希值是否与</w:delText>
          </w:r>
          <w:r w:rsidDel="00D92A95">
            <w:rPr>
              <w:rFonts w:ascii="宋体" w:eastAsia="宋体" w:hAnsi="宋体" w:cs="Times New Roman" w:hint="eastAsia"/>
              <w:color w:val="auto"/>
              <w:szCs w:val="21"/>
              <w:lang w:eastAsia="zh-CN"/>
            </w:rPr>
            <w:delText>合约</w:delText>
          </w:r>
          <w:r w:rsidDel="00D92A95">
            <w:rPr>
              <w:rFonts w:ascii="宋体" w:eastAsia="宋体" w:hAnsi="宋体" w:cs="Times New Roman" w:hint="eastAsia"/>
              <w:color w:val="auto"/>
              <w:szCs w:val="21"/>
            </w:rPr>
            <w:delText>中记录的模型哈希一致，同时检查过期时间是否有效。</w:delText>
          </w:r>
          <w:r w:rsidDel="00D92A95">
            <w:rPr>
              <w:rFonts w:ascii="宋体" w:eastAsia="宋体" w:hAnsi="宋体" w:cs="宋体" w:hint="eastAsia"/>
            </w:rPr>
            <w:delText>请求方式：</w:delText>
          </w:r>
          <w:r w:rsidDel="00D92A95">
            <w:rPr>
              <w:rFonts w:ascii="Times New Roman" w:eastAsia="宋体" w:hAnsi="Times New Roman" w:cs="Times New Roman" w:hint="eastAsia"/>
            </w:rPr>
            <w:delText>POST</w:delText>
          </w:r>
          <w:r w:rsidDel="00D92A95">
            <w:rPr>
              <w:rFonts w:ascii="Times New Roman" w:eastAsia="宋体" w:hAnsi="Times New Roman" w:cs="Times New Roman" w:hint="eastAsia"/>
              <w:lang w:eastAsia="zh-CN"/>
            </w:rPr>
            <w:delText>（措辞上</w:delText>
          </w:r>
        </w:del>
      </w:ins>
    </w:p>
    <w:p w14:paraId="1592C890" w14:textId="6F4CC698" w:rsidR="00F46436" w:rsidDel="00D92A95" w:rsidRDefault="00000000">
      <w:pPr>
        <w:pStyle w:val="4"/>
        <w:numPr>
          <w:ilvl w:val="3"/>
          <w:numId w:val="8"/>
        </w:numPr>
        <w:ind w:left="2880" w:hanging="720"/>
        <w:rPr>
          <w:ins w:id="4748" w:author="明宇 王" w:date="2026-05-11T22:14:00Z"/>
          <w:del w:id="4749" w:author="昱 张" w:date="2026-07-03T10:33:00Z" w16du:dateUtc="2026-07-03T02:33:00Z"/>
          <w:rFonts w:ascii="宋体" w:eastAsia="宋体" w:hAnsi="宋体" w:cs="宋体" w:hint="eastAsia"/>
        </w:rPr>
        <w:pPrChange w:id="4750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2880" w:hanging="720"/>
          </w:pPr>
        </w:pPrChange>
      </w:pPr>
      <w:ins w:id="4751" w:author="明宇 王" w:date="2026-05-11T22:14:00Z">
        <w:del w:id="4752" w:author="昱 张" w:date="2026-07-03T10:33:00Z" w16du:dateUtc="2026-07-03T02:33:00Z">
          <w:r w:rsidDel="00D92A95">
            <w:rPr>
              <w:rFonts w:ascii="宋体" w:eastAsia="宋体" w:hAnsi="宋体" w:cs="宋体"/>
            </w:rPr>
            <w:delText>输入参数</w:delText>
          </w:r>
        </w:del>
      </w:ins>
    </w:p>
    <w:tbl>
      <w:tblPr>
        <w:tblW w:w="8283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4753" w:author="明宇 王" w:date="2026-05-26T16:00:00Z">
          <w:tblPr>
            <w:tblW w:w="0" w:type="auto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490"/>
        <w:gridCol w:w="1663"/>
        <w:gridCol w:w="5130"/>
        <w:tblGridChange w:id="4754">
          <w:tblGrid>
            <w:gridCol w:w="1490"/>
            <w:gridCol w:w="1663"/>
            <w:gridCol w:w="5130"/>
          </w:tblGrid>
        </w:tblGridChange>
      </w:tblGrid>
      <w:tr w:rsidR="00F46436" w:rsidDel="00D92A95" w14:paraId="49397000" w14:textId="11DDE2C6" w:rsidTr="00F46436">
        <w:trPr>
          <w:ins w:id="4755" w:author="明宇 王" w:date="2026-05-11T22:14:00Z"/>
          <w:del w:id="4756" w:author="昱 张" w:date="2026-07-03T10:33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757" w:author="明宇 王" w:date="2026-05-26T16:00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3B24EBE5" w14:textId="0E16B048" w:rsidR="00F46436" w:rsidDel="00D92A95" w:rsidRDefault="00000000">
            <w:pPr>
              <w:rPr>
                <w:ins w:id="4758" w:author="明宇 王" w:date="2026-05-11T22:14:00Z"/>
                <w:del w:id="4759" w:author="昱 张" w:date="2026-07-03T10:33:00Z" w16du:dateUtc="2026-07-03T02:33:00Z"/>
              </w:rPr>
            </w:pPr>
            <w:ins w:id="4760" w:author="明宇 王" w:date="2026-05-11T22:14:00Z">
              <w:del w:id="4761" w:author="昱 张" w:date="2026-07-03T10:33:00Z" w16du:dateUtc="2026-07-03T02:33:00Z">
                <w:r w:rsidDel="00D92A95">
                  <w:delText>参数名称</w:delText>
                </w:r>
              </w:del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762" w:author="明宇 王" w:date="2026-05-26T16:00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27A70C8" w14:textId="129947E2" w:rsidR="00F46436" w:rsidDel="00D92A95" w:rsidRDefault="00000000">
            <w:pPr>
              <w:keepLines/>
              <w:rPr>
                <w:ins w:id="4763" w:author="明宇 王" w:date="2026-05-11T22:14:00Z"/>
                <w:del w:id="4764" w:author="昱 张" w:date="2026-07-03T10:33:00Z" w16du:dateUtc="2026-07-03T02:33:00Z"/>
              </w:rPr>
            </w:pPr>
            <w:ins w:id="4765" w:author="明宇 王" w:date="2026-05-11T22:14:00Z">
              <w:del w:id="4766" w:author="昱 张" w:date="2026-07-03T10:33:00Z" w16du:dateUtc="2026-07-03T02:33:00Z">
                <w:r w:rsidDel="00D92A95">
                  <w:delText>类型</w:delText>
                </w:r>
              </w:del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767" w:author="明宇 王" w:date="2026-05-26T16:00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7E457228" w14:textId="23A1D10F" w:rsidR="00F46436" w:rsidDel="00D92A95" w:rsidRDefault="00000000">
            <w:pPr>
              <w:keepLines/>
              <w:rPr>
                <w:ins w:id="4768" w:author="明宇 王" w:date="2026-05-11T22:14:00Z"/>
                <w:del w:id="4769" w:author="昱 张" w:date="2026-07-03T10:33:00Z" w16du:dateUtc="2026-07-03T02:33:00Z"/>
              </w:rPr>
            </w:pPr>
            <w:ins w:id="4770" w:author="明宇 王" w:date="2026-05-11T22:14:00Z">
              <w:del w:id="4771" w:author="昱 张" w:date="2026-07-03T10:33:00Z" w16du:dateUtc="2026-07-03T02:33:00Z">
                <w:r w:rsidDel="00D92A95">
                  <w:delText>描述</w:delText>
                </w:r>
              </w:del>
            </w:ins>
          </w:p>
        </w:tc>
      </w:tr>
      <w:tr w:rsidR="00F46436" w:rsidDel="00D92A95" w14:paraId="19C80EFA" w14:textId="09B68CAB" w:rsidTr="00F46436">
        <w:trPr>
          <w:ins w:id="4772" w:author="明宇 王" w:date="2026-05-11T22:14:00Z"/>
          <w:del w:id="4773" w:author="昱 张" w:date="2026-07-03T10:33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774" w:author="明宇 王" w:date="2026-05-26T16:00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3B8A996D" w14:textId="3CA20ECD" w:rsidR="00F46436" w:rsidDel="00D92A95" w:rsidRDefault="00000000">
            <w:pPr>
              <w:pStyle w:val="af2"/>
              <w:rPr>
                <w:ins w:id="4775" w:author="明宇 王" w:date="2026-05-11T22:14:00Z"/>
                <w:del w:id="4776" w:author="昱 张" w:date="2026-07-03T10:33:00Z" w16du:dateUtc="2026-07-03T02:33:00Z"/>
                <w:rFonts w:hint="eastAsia"/>
              </w:rPr>
            </w:pPr>
            <w:ins w:id="4777" w:author="明宇 王" w:date="2026-05-11T22:14:00Z">
              <w:del w:id="4778" w:author="昱 张" w:date="2026-07-03T10:33:00Z" w16du:dateUtc="2026-07-03T02:33:00Z">
                <w:r w:rsidDel="00D92A95">
                  <w:delText>vmId</w:delText>
                </w:r>
              </w:del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779" w:author="明宇 王" w:date="2026-05-26T16:00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F2CB3E0" w14:textId="777A3DDB" w:rsidR="00F46436" w:rsidDel="00D92A95" w:rsidRDefault="00000000">
            <w:pPr>
              <w:keepLines/>
              <w:rPr>
                <w:ins w:id="4780" w:author="明宇 王" w:date="2026-05-11T22:14:00Z"/>
                <w:del w:id="4781" w:author="昱 张" w:date="2026-07-03T10:33:00Z" w16du:dateUtc="2026-07-03T02:33:00Z"/>
              </w:rPr>
            </w:pPr>
            <w:ins w:id="4782" w:author="明宇 王" w:date="2026-05-11T22:14:00Z">
              <w:del w:id="4783" w:author="昱 张" w:date="2026-07-03T10:33:00Z" w16du:dateUtc="2026-07-03T02:33:00Z">
                <w:r w:rsidDel="00D92A95">
                  <w:rPr>
                    <w:rFonts w:hint="eastAsia"/>
                  </w:rPr>
                  <w:delText>S</w:delText>
                </w:r>
                <w:r w:rsidDel="00D92A95">
                  <w:delText>tring</w:delText>
                </w:r>
              </w:del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784" w:author="明宇 王" w:date="2026-05-26T16:00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0FD8AF2" w14:textId="59115A00" w:rsidR="00F46436" w:rsidDel="00D92A95" w:rsidRDefault="00000000">
            <w:pPr>
              <w:keepLines/>
              <w:rPr>
                <w:ins w:id="4785" w:author="明宇 王" w:date="2026-05-11T22:14:00Z"/>
                <w:del w:id="4786" w:author="昱 张" w:date="2026-07-03T10:33:00Z" w16du:dateUtc="2026-07-03T02:33:00Z"/>
              </w:rPr>
            </w:pPr>
            <w:ins w:id="4787" w:author="明宇 王" w:date="2026-05-11T22:14:00Z">
              <w:del w:id="4788" w:author="昱 张" w:date="2026-07-03T10:33:00Z" w16du:dateUtc="2026-07-03T02:33:00Z">
                <w:r w:rsidDel="00D92A95">
                  <w:rPr>
                    <w:rFonts w:hint="eastAsia"/>
                  </w:rPr>
                  <w:delText>虚拟机或发送端标识，当前主要用于日志追踪</w:delText>
                </w:r>
              </w:del>
            </w:ins>
          </w:p>
        </w:tc>
      </w:tr>
    </w:tbl>
    <w:p w14:paraId="2AF354FB" w14:textId="00D5A07C" w:rsidR="00F46436" w:rsidDel="00D92A95" w:rsidRDefault="00000000">
      <w:pPr>
        <w:pStyle w:val="4"/>
        <w:numPr>
          <w:ilvl w:val="3"/>
          <w:numId w:val="8"/>
        </w:numPr>
        <w:ind w:left="2880" w:hanging="720"/>
        <w:rPr>
          <w:ins w:id="4789" w:author="明宇 王" w:date="2026-05-11T22:14:00Z"/>
          <w:del w:id="4790" w:author="昱 张" w:date="2026-07-03T10:33:00Z" w16du:dateUtc="2026-07-03T02:33:00Z"/>
          <w:rFonts w:ascii="宋体" w:eastAsia="宋体" w:hAnsi="宋体" w:cs="宋体" w:hint="eastAsia"/>
        </w:rPr>
        <w:pPrChange w:id="4791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2880" w:hanging="720"/>
          </w:pPr>
        </w:pPrChange>
      </w:pPr>
      <w:ins w:id="4792" w:author="明宇 王" w:date="2026-05-11T22:14:00Z">
        <w:del w:id="4793" w:author="昱 张" w:date="2026-07-03T10:33:00Z" w16du:dateUtc="2026-07-03T02:33:00Z">
          <w:r w:rsidDel="00D92A95">
            <w:rPr>
              <w:rFonts w:ascii="宋体" w:eastAsia="宋体" w:hAnsi="宋体" w:cs="宋体"/>
            </w:rPr>
            <w:delText>输出参数</w:delText>
          </w:r>
        </w:del>
      </w:ins>
    </w:p>
    <w:tbl>
      <w:tblPr>
        <w:tblW w:w="8283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4794" w:author="明宇 王" w:date="2026-05-11T22:21:00Z">
          <w:tblPr>
            <w:tblW w:w="0" w:type="auto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490"/>
        <w:gridCol w:w="1663"/>
        <w:gridCol w:w="5130"/>
        <w:tblGridChange w:id="4795">
          <w:tblGrid>
            <w:gridCol w:w="1490"/>
            <w:gridCol w:w="1663"/>
            <w:gridCol w:w="5130"/>
          </w:tblGrid>
        </w:tblGridChange>
      </w:tblGrid>
      <w:tr w:rsidR="00F46436" w:rsidDel="00D92A95" w14:paraId="3EF619CC" w14:textId="574E5920" w:rsidTr="00F46436">
        <w:trPr>
          <w:ins w:id="4796" w:author="明宇 王" w:date="2026-05-11T22:14:00Z"/>
          <w:del w:id="4797" w:author="昱 张" w:date="2026-07-03T10:33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798" w:author="明宇 王" w:date="2026-05-11T22:21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540FDD16" w14:textId="57E93B49" w:rsidR="00F46436" w:rsidDel="00D92A95" w:rsidRDefault="00000000">
            <w:pPr>
              <w:rPr>
                <w:ins w:id="4799" w:author="明宇 王" w:date="2026-05-11T22:14:00Z"/>
                <w:del w:id="4800" w:author="昱 张" w:date="2026-07-03T10:33:00Z" w16du:dateUtc="2026-07-03T02:33:00Z"/>
              </w:rPr>
            </w:pPr>
            <w:ins w:id="4801" w:author="明宇 王" w:date="2026-05-11T22:14:00Z">
              <w:del w:id="4802" w:author="昱 张" w:date="2026-07-03T10:33:00Z" w16du:dateUtc="2026-07-03T02:33:00Z">
                <w:r w:rsidDel="00D92A95">
                  <w:rPr>
                    <w:rFonts w:hint="eastAsia"/>
                    <w:b/>
                    <w:bCs/>
                  </w:rPr>
                  <w:delText>参数名称</w:delText>
                </w:r>
              </w:del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803" w:author="明宇 王" w:date="2026-05-11T22:21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7FA18A83" w14:textId="3695DE21" w:rsidR="00F46436" w:rsidDel="00D92A95" w:rsidRDefault="00000000">
            <w:pPr>
              <w:keepLines/>
              <w:rPr>
                <w:ins w:id="4804" w:author="明宇 王" w:date="2026-05-11T22:14:00Z"/>
                <w:del w:id="4805" w:author="昱 张" w:date="2026-07-03T10:33:00Z" w16du:dateUtc="2026-07-03T02:33:00Z"/>
              </w:rPr>
            </w:pPr>
            <w:ins w:id="4806" w:author="明宇 王" w:date="2026-05-11T22:14:00Z">
              <w:del w:id="4807" w:author="昱 张" w:date="2026-07-03T10:33:00Z" w16du:dateUtc="2026-07-03T02:33:00Z">
                <w:r w:rsidDel="00D92A95">
                  <w:rPr>
                    <w:rFonts w:hint="eastAsia"/>
                    <w:b/>
                    <w:bCs/>
                  </w:rPr>
                  <w:delText>类型</w:delText>
                </w:r>
              </w:del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808" w:author="明宇 王" w:date="2026-05-11T22:21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734BD34D" w14:textId="33F84A7C" w:rsidR="00F46436" w:rsidDel="00D92A95" w:rsidRDefault="00000000">
            <w:pPr>
              <w:keepLines/>
              <w:rPr>
                <w:ins w:id="4809" w:author="明宇 王" w:date="2026-05-11T22:14:00Z"/>
                <w:del w:id="4810" w:author="昱 张" w:date="2026-07-03T10:33:00Z" w16du:dateUtc="2026-07-03T02:33:00Z"/>
              </w:rPr>
            </w:pPr>
            <w:ins w:id="4811" w:author="明宇 王" w:date="2026-05-11T22:14:00Z">
              <w:del w:id="4812" w:author="昱 张" w:date="2026-07-03T10:33:00Z" w16du:dateUtc="2026-07-03T02:33:00Z">
                <w:r w:rsidDel="00D92A95">
                  <w:rPr>
                    <w:rFonts w:hint="eastAsia"/>
                    <w:b/>
                    <w:bCs/>
                  </w:rPr>
                  <w:delText>描述</w:delText>
                </w:r>
              </w:del>
            </w:ins>
          </w:p>
        </w:tc>
      </w:tr>
      <w:tr w:rsidR="00F46436" w:rsidDel="00D92A95" w14:paraId="78817B83" w14:textId="2E500451" w:rsidTr="00F46436">
        <w:trPr>
          <w:ins w:id="4813" w:author="明宇 王" w:date="2026-05-11T22:14:00Z"/>
          <w:del w:id="4814" w:author="昱 张" w:date="2026-07-03T10:33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815" w:author="明宇 王" w:date="2026-05-11T22:21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2488573" w14:textId="5EA82613" w:rsidR="00F46436" w:rsidDel="00D92A95" w:rsidRDefault="00000000">
            <w:pPr>
              <w:rPr>
                <w:ins w:id="4816" w:author="明宇 王" w:date="2026-05-11T22:14:00Z"/>
                <w:del w:id="4817" w:author="昱 张" w:date="2026-07-03T10:33:00Z" w16du:dateUtc="2026-07-03T02:33:00Z"/>
              </w:rPr>
            </w:pPr>
            <w:ins w:id="4818" w:author="明宇 王" w:date="2026-05-11T22:14:00Z">
              <w:del w:id="4819" w:author="昱 张" w:date="2026-07-03T10:33:00Z" w16du:dateUtc="2026-07-03T02:33:00Z">
                <w:r w:rsidDel="00D92A95">
                  <w:delText>code</w:delText>
                </w:r>
              </w:del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820" w:author="明宇 王" w:date="2026-05-11T22:21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33343431" w14:textId="5BC4B4E8" w:rsidR="00F46436" w:rsidDel="00D92A95" w:rsidRDefault="00000000">
            <w:pPr>
              <w:keepLines/>
              <w:rPr>
                <w:ins w:id="4821" w:author="明宇 王" w:date="2026-05-11T22:14:00Z"/>
                <w:del w:id="4822" w:author="昱 张" w:date="2026-07-03T10:33:00Z" w16du:dateUtc="2026-07-03T02:33:00Z"/>
              </w:rPr>
            </w:pPr>
            <w:ins w:id="4823" w:author="明宇 王" w:date="2026-05-11T22:14:00Z">
              <w:del w:id="4824" w:author="昱 张" w:date="2026-07-03T10:33:00Z" w16du:dateUtc="2026-07-03T02:33:00Z">
                <w:r w:rsidDel="00D92A95">
                  <w:rPr>
                    <w:rFonts w:hint="eastAsia"/>
                  </w:rPr>
                  <w:delText>I</w:delText>
                </w:r>
                <w:r w:rsidDel="00D92A95">
                  <w:delText>nteger</w:delText>
                </w:r>
              </w:del>
            </w:ins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825" w:author="明宇 王" w:date="2026-05-11T22:21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4C3041B" w14:textId="023E625C" w:rsidR="00F46436" w:rsidDel="00D92A95" w:rsidRDefault="00000000">
            <w:pPr>
              <w:keepLines/>
              <w:rPr>
                <w:ins w:id="4826" w:author="明宇 王" w:date="2026-05-11T22:14:00Z"/>
                <w:del w:id="4827" w:author="昱 张" w:date="2026-07-03T10:33:00Z" w16du:dateUtc="2026-07-03T02:33:00Z"/>
              </w:rPr>
            </w:pPr>
            <w:ins w:id="4828" w:author="明宇 王" w:date="2026-05-11T22:14:00Z">
              <w:del w:id="4829" w:author="昱 张" w:date="2026-07-03T10:33:00Z" w16du:dateUtc="2026-07-03T02:33:00Z">
                <w:r w:rsidDel="00D92A95">
                  <w:delText xml:space="preserve">200 </w:delText>
                </w:r>
                <w:r w:rsidDel="00D92A95">
                  <w:delText>表示服务端执行成功，非</w:delText>
                </w:r>
                <w:r w:rsidDel="00D92A95">
                  <w:delText xml:space="preserve"> 200 </w:delText>
                </w:r>
                <w:r w:rsidDel="00D92A95">
                  <w:delText>表示执行失败</w:delText>
                </w:r>
              </w:del>
            </w:ins>
          </w:p>
        </w:tc>
      </w:tr>
      <w:tr w:rsidR="00F46436" w:rsidDel="00D92A95" w14:paraId="5E4124F7" w14:textId="33F185A1" w:rsidTr="00F46436">
        <w:trPr>
          <w:ins w:id="4830" w:author="明宇 王" w:date="2026-05-11T22:14:00Z"/>
          <w:del w:id="4831" w:author="昱 张" w:date="2026-07-03T10:33:00Z"/>
        </w:trPr>
        <w:tc>
          <w:tcPr>
            <w:tcW w:w="1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4832" w:author="明宇 王" w:date="2026-05-11T22:21:00Z">
              <w:tcPr>
                <w:tcW w:w="149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A6C4C99" w14:textId="48B8241A" w:rsidR="00F46436" w:rsidDel="00D92A95" w:rsidRDefault="00000000">
            <w:pPr>
              <w:rPr>
                <w:ins w:id="4833" w:author="明宇 王" w:date="2026-05-11T22:14:00Z"/>
                <w:del w:id="4834" w:author="昱 张" w:date="2026-07-03T10:33:00Z" w16du:dateUtc="2026-07-03T02:33:00Z"/>
              </w:rPr>
            </w:pPr>
            <w:ins w:id="4835" w:author="Lucien" w:date="2026-05-26T20:33:00Z">
              <w:del w:id="4836" w:author="昱 张" w:date="2026-07-03T10:33:00Z" w16du:dateUtc="2026-07-03T02:33:00Z">
                <w:r w:rsidDel="00D92A95">
                  <w:delText>ciphertext</w:delText>
                </w:r>
              </w:del>
            </w:ins>
            <w:ins w:id="4837" w:author="明宇 王" w:date="2026-05-11T22:14:00Z">
              <w:del w:id="4838" w:author="昱 张" w:date="2026-07-03T10:33:00Z" w16du:dateUtc="2026-07-03T02:33:00Z">
                <w:r w:rsidDel="00D92A95">
                  <w:delText>Data</w:delText>
                </w:r>
              </w:del>
            </w:ins>
          </w:p>
        </w:tc>
        <w:tc>
          <w:tcPr>
            <w:tcW w:w="1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4839" w:author="明宇 王" w:date="2026-05-11T22:21:00Z">
              <w:tcPr>
                <w:tcW w:w="1663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47C354BC" w14:textId="5B4DE364" w:rsidR="00F46436" w:rsidDel="00D92A95" w:rsidRDefault="00F46436">
            <w:pPr>
              <w:pStyle w:val="af2"/>
              <w:rPr>
                <w:ins w:id="4840" w:author="明宇 王" w:date="2026-05-11T22:14:00Z"/>
                <w:del w:id="4841" w:author="昱 张" w:date="2026-07-03T10:33:00Z" w16du:dateUtc="2026-07-03T02:33:00Z"/>
                <w:rFonts w:hint="eastAsia"/>
              </w:rPr>
            </w:pPr>
          </w:p>
        </w:tc>
        <w:tc>
          <w:tcPr>
            <w:tcW w:w="51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  <w:tcPrChange w:id="4842" w:author="明宇 王" w:date="2026-05-11T22:21:00Z">
              <w:tcPr>
                <w:tcW w:w="5130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8F8F8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2B969141" w14:textId="7E125C78" w:rsidR="00F46436" w:rsidDel="00D92A95" w:rsidRDefault="00000000">
            <w:pPr>
              <w:rPr>
                <w:ins w:id="4843" w:author="Lucien" w:date="2026-05-26T20:24:00Z"/>
                <w:del w:id="4844" w:author="昱 张" w:date="2026-07-03T10:33:00Z" w16du:dateUtc="2026-07-03T02:33:00Z"/>
              </w:rPr>
            </w:pPr>
            <w:ins w:id="4845" w:author="Lucien" w:date="2026-05-26T20:24:00Z">
              <w:del w:id="4846" w:author="昱 张" w:date="2026-07-03T10:33:00Z" w16du:dateUtc="2026-07-03T02:33:00Z">
                <w:r w:rsidDel="00D92A95">
                  <w:delText xml:space="preserve">SM4-CBC </w:delText>
                </w:r>
                <w:r w:rsidDel="00D92A95">
                  <w:delText>加密后的文件密文，</w:delText>
                </w:r>
                <w:r w:rsidDel="00D92A95">
                  <w:delText xml:space="preserve">Base64 </w:delText>
                </w:r>
                <w:r w:rsidDel="00D92A95">
                  <w:delText>编码</w:delText>
                </w:r>
              </w:del>
            </w:ins>
          </w:p>
          <w:p w14:paraId="4A4F461A" w14:textId="3B3323CF" w:rsidR="00F46436" w:rsidDel="00D92A95" w:rsidRDefault="00000000">
            <w:pPr>
              <w:pStyle w:val="af2"/>
              <w:rPr>
                <w:ins w:id="4847" w:author="明宇 王" w:date="2026-05-11T22:14:00Z"/>
                <w:del w:id="4848" w:author="昱 张" w:date="2026-07-03T10:33:00Z" w16du:dateUtc="2026-07-03T02:33:00Z"/>
                <w:rFonts w:hint="eastAsia"/>
              </w:rPr>
            </w:pPr>
            <w:ins w:id="4849" w:author="明宇 王" w:date="2026-05-26T16:01:00Z">
              <w:del w:id="4850" w:author="昱 张" w:date="2026-07-03T10:33:00Z" w16du:dateUtc="2026-07-03T02:33:00Z">
                <w:r w:rsidDel="00D92A95">
                  <w:rPr>
                    <w:rFonts w:hint="eastAsia"/>
                  </w:rPr>
                  <w:delText>虚机对计算结果加密后返回</w:delText>
                </w:r>
              </w:del>
            </w:ins>
          </w:p>
        </w:tc>
      </w:tr>
    </w:tbl>
    <w:p w14:paraId="0434098D" w14:textId="478226AC" w:rsidR="00F46436" w:rsidDel="00D92A95" w:rsidRDefault="00000000">
      <w:pPr>
        <w:pStyle w:val="4"/>
        <w:numPr>
          <w:ilvl w:val="3"/>
          <w:numId w:val="8"/>
        </w:numPr>
        <w:ind w:left="2880" w:hanging="720"/>
        <w:rPr>
          <w:ins w:id="4851" w:author="明宇 王" w:date="2026-05-11T22:14:00Z"/>
          <w:del w:id="4852" w:author="昱 张" w:date="2026-07-03T10:33:00Z" w16du:dateUtc="2026-07-03T02:33:00Z"/>
          <w:rFonts w:ascii="宋体" w:eastAsia="宋体" w:hAnsi="宋体" w:cs="宋体" w:hint="eastAsia"/>
        </w:rPr>
        <w:pPrChange w:id="4853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2880" w:hanging="720"/>
          </w:pPr>
        </w:pPrChange>
      </w:pPr>
      <w:ins w:id="4854" w:author="明宇 王" w:date="2026-05-11T22:14:00Z">
        <w:del w:id="4855" w:author="昱 张" w:date="2026-07-03T10:33:00Z" w16du:dateUtc="2026-07-03T02:33:00Z">
          <w:r w:rsidDel="00D92A95">
            <w:rPr>
              <w:rFonts w:ascii="宋体" w:eastAsia="宋体" w:hAnsi="宋体" w:cs="宋体"/>
            </w:rPr>
            <w:delText>数据结构</w:delText>
          </w:r>
        </w:del>
      </w:ins>
    </w:p>
    <w:p w14:paraId="5B5F1653" w14:textId="7383F7C0" w:rsidR="00F46436" w:rsidDel="00D92A95" w:rsidRDefault="00000000">
      <w:pPr>
        <w:numPr>
          <w:ilvl w:val="0"/>
          <w:numId w:val="8"/>
        </w:numPr>
        <w:spacing w:line="360" w:lineRule="auto"/>
        <w:ind w:firstLineChars="100" w:firstLine="240"/>
        <w:rPr>
          <w:ins w:id="4856" w:author="明宇 王" w:date="2026-05-11T22:14:00Z"/>
          <w:del w:id="4857" w:author="昱 张" w:date="2026-07-03T10:33:00Z" w16du:dateUtc="2026-07-03T02:33:00Z"/>
          <w:rFonts w:ascii="宋体" w:hAnsi="宋体" w:hint="eastAsia"/>
          <w:szCs w:val="21"/>
        </w:rPr>
        <w:pPrChange w:id="4858" w:author="昱 张" w:date="2026-07-02T22:19:00Z" w16du:dateUtc="2026-07-02T14:19:00Z">
          <w:pPr>
            <w:spacing w:line="360" w:lineRule="auto"/>
            <w:ind w:firstLineChars="100" w:firstLine="240"/>
          </w:pPr>
        </w:pPrChange>
      </w:pPr>
      <w:ins w:id="4859" w:author="明宇 王" w:date="2026-05-11T22:14:00Z">
        <w:del w:id="4860" w:author="昱 张" w:date="2026-07-03T10:33:00Z" w16du:dateUtc="2026-07-03T02:33:00Z">
          <w:r w:rsidDel="00D92A95">
            <w:rPr>
              <w:rFonts w:hint="eastAsia"/>
              <w:szCs w:val="21"/>
            </w:rPr>
            <w:delText>TokenResult</w:delText>
          </w:r>
          <w:r w:rsidDel="00D92A95">
            <w:rPr>
              <w:rFonts w:hint="eastAsia"/>
              <w:szCs w:val="21"/>
            </w:rPr>
            <w:delText>：</w:delText>
          </w:r>
        </w:del>
      </w:ins>
    </w:p>
    <w:tbl>
      <w:tblPr>
        <w:tblW w:w="8284" w:type="dxa"/>
        <w:tblInd w:w="1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4861" w:author="明宇 王" w:date="2026-05-26T16:01:00Z">
          <w:tblPr>
            <w:tblW w:w="0" w:type="auto"/>
            <w:tblInd w:w="18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056"/>
        <w:gridCol w:w="1592"/>
        <w:gridCol w:w="4636"/>
        <w:tblGridChange w:id="4862">
          <w:tblGrid>
            <w:gridCol w:w="2056"/>
            <w:gridCol w:w="1592"/>
            <w:gridCol w:w="4636"/>
          </w:tblGrid>
        </w:tblGridChange>
      </w:tblGrid>
      <w:tr w:rsidR="00F46436" w:rsidDel="00D92A95" w14:paraId="29E9733B" w14:textId="4178E777" w:rsidTr="00F46436">
        <w:trPr>
          <w:ins w:id="4863" w:author="明宇 王" w:date="2026-05-11T22:14:00Z"/>
          <w:del w:id="4864" w:author="昱 张" w:date="2026-07-03T10:33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865" w:author="明宇 王" w:date="2026-05-26T16:01:00Z">
              <w:tcPr>
                <w:tcW w:w="2056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9E85F84" w14:textId="12A5A438" w:rsidR="00F46436" w:rsidDel="00D92A95" w:rsidRDefault="00000000">
            <w:pPr>
              <w:numPr>
                <w:ilvl w:val="0"/>
                <w:numId w:val="8"/>
              </w:numPr>
              <w:rPr>
                <w:ins w:id="4866" w:author="明宇 王" w:date="2026-05-11T22:14:00Z"/>
                <w:del w:id="4867" w:author="昱 张" w:date="2026-07-03T10:33:00Z" w16du:dateUtc="2026-07-03T02:33:00Z"/>
                <w:b/>
                <w:bCs/>
              </w:rPr>
              <w:pPrChange w:id="4868" w:author="昱 张" w:date="2026-07-02T22:19:00Z" w16du:dateUtc="2026-07-02T14:19:00Z">
                <w:pPr/>
              </w:pPrChange>
            </w:pPr>
            <w:ins w:id="4869" w:author="明宇 王" w:date="2026-05-11T22:14:00Z">
              <w:del w:id="4870" w:author="昱 张" w:date="2026-07-03T10:33:00Z" w16du:dateUtc="2026-07-03T02:33:00Z">
                <w:r w:rsidDel="00D92A95">
                  <w:rPr>
                    <w:rFonts w:hint="eastAsia"/>
                    <w:b/>
                    <w:bCs/>
                  </w:rPr>
                  <w:delText>参数名称</w:delText>
                </w:r>
              </w:del>
            </w:ins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871" w:author="明宇 王" w:date="2026-05-26T16:01:00Z">
              <w:tcPr>
                <w:tcW w:w="1592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12A54457" w14:textId="5F9D6F39" w:rsidR="00F46436" w:rsidDel="00D92A95" w:rsidRDefault="00000000">
            <w:pPr>
              <w:keepLines/>
              <w:numPr>
                <w:ilvl w:val="0"/>
                <w:numId w:val="8"/>
              </w:numPr>
              <w:rPr>
                <w:ins w:id="4872" w:author="明宇 王" w:date="2026-05-11T22:14:00Z"/>
                <w:del w:id="4873" w:author="昱 张" w:date="2026-07-03T10:33:00Z" w16du:dateUtc="2026-07-03T02:33:00Z"/>
                <w:b/>
                <w:bCs/>
              </w:rPr>
              <w:pPrChange w:id="4874" w:author="昱 张" w:date="2026-07-02T22:19:00Z" w16du:dateUtc="2026-07-02T14:19:00Z">
                <w:pPr>
                  <w:keepLines/>
                </w:pPr>
              </w:pPrChange>
            </w:pPr>
            <w:ins w:id="4875" w:author="明宇 王" w:date="2026-05-11T22:14:00Z">
              <w:del w:id="4876" w:author="昱 张" w:date="2026-07-03T10:33:00Z" w16du:dateUtc="2026-07-03T02:33:00Z">
                <w:r w:rsidDel="00D92A95">
                  <w:rPr>
                    <w:rFonts w:hint="eastAsia"/>
                    <w:b/>
                    <w:bCs/>
                  </w:rPr>
                  <w:delText>类型</w:delText>
                </w:r>
              </w:del>
            </w:ins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 w:themeFill="background1" w:themeFillShade="F2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  <w:tcPrChange w:id="4877" w:author="明宇 王" w:date="2026-05-26T16:01:00Z">
              <w:tcPr>
                <w:tcW w:w="4636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2F2F2" w:themeFill="background1" w:themeFillShade="F2"/>
                <w:tcMar>
                  <w:top w:w="80" w:type="dxa"/>
                  <w:left w:w="180" w:type="dxa"/>
                  <w:bottom w:w="80" w:type="dxa"/>
                  <w:right w:w="180" w:type="dxa"/>
                </w:tcMar>
                <w:vAlign w:val="center"/>
              </w:tcPr>
            </w:tcPrChange>
          </w:tcPr>
          <w:p w14:paraId="693B7AF8" w14:textId="40D4DEEC" w:rsidR="00F46436" w:rsidDel="00D92A95" w:rsidRDefault="00000000">
            <w:pPr>
              <w:keepLines/>
              <w:numPr>
                <w:ilvl w:val="0"/>
                <w:numId w:val="8"/>
              </w:numPr>
              <w:rPr>
                <w:ins w:id="4878" w:author="明宇 王" w:date="2026-05-11T22:14:00Z"/>
                <w:del w:id="4879" w:author="昱 张" w:date="2026-07-03T10:33:00Z" w16du:dateUtc="2026-07-03T02:33:00Z"/>
                <w:b/>
                <w:bCs/>
              </w:rPr>
              <w:pPrChange w:id="4880" w:author="昱 张" w:date="2026-07-02T22:19:00Z" w16du:dateUtc="2026-07-02T14:19:00Z">
                <w:pPr>
                  <w:keepLines/>
                </w:pPr>
              </w:pPrChange>
            </w:pPr>
            <w:ins w:id="4881" w:author="明宇 王" w:date="2026-05-11T22:14:00Z">
              <w:del w:id="4882" w:author="昱 张" w:date="2026-07-03T10:33:00Z" w16du:dateUtc="2026-07-03T02:33:00Z">
                <w:r w:rsidDel="00D92A95">
                  <w:rPr>
                    <w:rFonts w:hint="eastAsia"/>
                    <w:b/>
                    <w:bCs/>
                  </w:rPr>
                  <w:delText>描述</w:delText>
                </w:r>
              </w:del>
            </w:ins>
          </w:p>
        </w:tc>
      </w:tr>
      <w:tr w:rsidR="00F46436" w:rsidDel="00D92A95" w14:paraId="311E37B0" w14:textId="7B068321" w:rsidTr="00F46436">
        <w:trPr>
          <w:ins w:id="4883" w:author="明宇 王" w:date="2026-05-11T22:14:00Z"/>
          <w:del w:id="4884" w:author="昱 张" w:date="2026-07-03T10:33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885" w:author="明宇 王" w:date="2026-05-26T16:01:00Z">
              <w:tcPr>
                <w:tcW w:w="2056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BF670ED" w14:textId="054BA5DD" w:rsidR="00F46436" w:rsidDel="00D92A95" w:rsidRDefault="00000000">
            <w:pPr>
              <w:pStyle w:val="af2"/>
              <w:numPr>
                <w:ilvl w:val="0"/>
                <w:numId w:val="8"/>
              </w:numPr>
              <w:spacing w:before="0" w:after="0"/>
              <w:rPr>
                <w:ins w:id="4886" w:author="明宇 王" w:date="2026-05-11T22:14:00Z"/>
                <w:del w:id="4887" w:author="昱 张" w:date="2026-07-03T10:33:00Z" w16du:dateUtc="2026-07-03T02:33:00Z"/>
                <w:rFonts w:hint="eastAsia"/>
              </w:rPr>
              <w:pPrChange w:id="4888" w:author="昱 张" w:date="2026-07-02T22:19:00Z" w16du:dateUtc="2026-07-02T14:19:00Z">
                <w:pPr>
                  <w:pStyle w:val="af2"/>
                  <w:spacing w:before="0" w:after="0"/>
                </w:pPr>
              </w:pPrChange>
            </w:pPr>
            <w:ins w:id="4889" w:author="明宇 王" w:date="2026-05-11T22:14:00Z">
              <w:del w:id="4890" w:author="昱 张" w:date="2026-07-03T10:33:00Z" w16du:dateUtc="2026-07-03T02:33:00Z">
                <w:r w:rsidDel="00D92A95">
                  <w:delText>verified</w:delText>
                </w:r>
              </w:del>
            </w:ins>
          </w:p>
          <w:p w14:paraId="385733C7" w14:textId="4226C23D" w:rsidR="00F46436" w:rsidDel="00D92A95" w:rsidRDefault="00F46436">
            <w:pPr>
              <w:pStyle w:val="af2"/>
              <w:numPr>
                <w:ilvl w:val="0"/>
                <w:numId w:val="8"/>
              </w:numPr>
              <w:rPr>
                <w:ins w:id="4891" w:author="明宇 王" w:date="2026-05-11T22:14:00Z"/>
                <w:del w:id="4892" w:author="昱 张" w:date="2026-07-03T10:33:00Z" w16du:dateUtc="2026-07-03T02:33:00Z"/>
                <w:rFonts w:hint="eastAsia"/>
              </w:rPr>
              <w:pPrChange w:id="4893" w:author="昱 张" w:date="2026-07-02T22:19:00Z" w16du:dateUtc="2026-07-02T14:19:00Z">
                <w:pPr>
                  <w:pStyle w:val="af2"/>
                </w:pPr>
              </w:pPrChange>
            </w:pPr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894" w:author="明宇 王" w:date="2026-05-26T16:01:00Z">
              <w:tcPr>
                <w:tcW w:w="1592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046A208E" w14:textId="7E9D89BE" w:rsidR="00F46436" w:rsidDel="00D92A95" w:rsidRDefault="00000000">
            <w:pPr>
              <w:pStyle w:val="af2"/>
              <w:numPr>
                <w:ilvl w:val="0"/>
                <w:numId w:val="8"/>
              </w:numPr>
              <w:rPr>
                <w:ins w:id="4895" w:author="明宇 王" w:date="2026-05-11T22:14:00Z"/>
                <w:del w:id="4896" w:author="昱 张" w:date="2026-07-03T10:33:00Z" w16du:dateUtc="2026-07-03T02:33:00Z"/>
                <w:rFonts w:hint="eastAsia"/>
              </w:rPr>
              <w:pPrChange w:id="4897" w:author="昱 张" w:date="2026-07-02T22:19:00Z" w16du:dateUtc="2026-07-02T14:19:00Z">
                <w:pPr>
                  <w:pStyle w:val="af2"/>
                </w:pPr>
              </w:pPrChange>
            </w:pPr>
            <w:ins w:id="4898" w:author="明宇 王" w:date="2026-05-11T22:14:00Z">
              <w:del w:id="4899" w:author="昱 张" w:date="2026-07-03T10:33:00Z" w16du:dateUtc="2026-07-03T02:33:00Z">
                <w:r w:rsidDel="00D92A95">
                  <w:delText>Boolean</w:delText>
                </w:r>
              </w:del>
            </w:ins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900" w:author="明宇 王" w:date="2026-05-26T16:01:00Z">
              <w:tcPr>
                <w:tcW w:w="4636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766F9118" w14:textId="0DCFE164" w:rsidR="00F46436" w:rsidDel="00D92A95" w:rsidRDefault="00000000">
            <w:pPr>
              <w:pStyle w:val="af2"/>
              <w:numPr>
                <w:ilvl w:val="0"/>
                <w:numId w:val="8"/>
              </w:numPr>
              <w:rPr>
                <w:ins w:id="4901" w:author="明宇 王" w:date="2026-05-11T22:14:00Z"/>
                <w:del w:id="4902" w:author="昱 张" w:date="2026-07-03T10:33:00Z" w16du:dateUtc="2026-07-03T02:33:00Z"/>
                <w:rFonts w:hint="eastAsia"/>
              </w:rPr>
              <w:pPrChange w:id="4903" w:author="昱 张" w:date="2026-07-02T22:19:00Z" w16du:dateUtc="2026-07-02T14:19:00Z">
                <w:pPr>
                  <w:pStyle w:val="af2"/>
                </w:pPr>
              </w:pPrChange>
            </w:pPr>
            <w:ins w:id="4904" w:author="明宇 王" w:date="2026-05-11T22:14:00Z">
              <w:del w:id="4905" w:author="昱 张" w:date="2026-07-03T10:33:00Z" w16du:dateUtc="2026-07-03T02:33:00Z">
                <w:r w:rsidDel="00D92A95">
                  <w:rPr>
                    <w:rFonts w:hint="eastAsia"/>
                  </w:rPr>
                  <w:delText>是否校验通过</w:delText>
                </w:r>
              </w:del>
            </w:ins>
          </w:p>
        </w:tc>
      </w:tr>
      <w:tr w:rsidR="00F46436" w:rsidDel="00D92A95" w14:paraId="4EDF2FA2" w14:textId="5DF0E8F0" w:rsidTr="00F46436">
        <w:trPr>
          <w:ins w:id="4906" w:author="明宇 王" w:date="2026-05-11T22:14:00Z"/>
          <w:del w:id="4907" w:author="昱 张" w:date="2026-07-03T10:33:00Z"/>
        </w:trPr>
        <w:tc>
          <w:tcPr>
            <w:tcW w:w="2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908" w:author="明宇 王" w:date="2026-05-26T16:01:00Z">
              <w:tcPr>
                <w:tcW w:w="2056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6F4B190D" w14:textId="3DDD5409" w:rsidR="00F46436" w:rsidDel="00D92A95" w:rsidRDefault="00000000">
            <w:pPr>
              <w:pStyle w:val="af2"/>
              <w:numPr>
                <w:ilvl w:val="0"/>
                <w:numId w:val="8"/>
              </w:numPr>
              <w:spacing w:before="0" w:after="0"/>
              <w:rPr>
                <w:ins w:id="4909" w:author="明宇 王" w:date="2026-05-11T22:14:00Z"/>
                <w:del w:id="4910" w:author="昱 张" w:date="2026-07-03T10:33:00Z" w16du:dateUtc="2026-07-03T02:33:00Z"/>
                <w:rFonts w:hint="eastAsia"/>
              </w:rPr>
              <w:pPrChange w:id="4911" w:author="昱 张" w:date="2026-07-02T22:19:00Z" w16du:dateUtc="2026-07-02T14:19:00Z">
                <w:pPr>
                  <w:pStyle w:val="af2"/>
                  <w:spacing w:before="0" w:after="0"/>
                </w:pPr>
              </w:pPrChange>
            </w:pPr>
            <w:ins w:id="4912" w:author="明宇 王" w:date="2026-05-11T22:14:00Z">
              <w:del w:id="4913" w:author="昱 张" w:date="2026-07-03T10:33:00Z" w16du:dateUtc="2026-07-03T02:33:00Z">
                <w:r w:rsidDel="00D92A95">
                  <w:delText>hashMatched</w:delText>
                </w:r>
              </w:del>
            </w:ins>
          </w:p>
          <w:p w14:paraId="2F0CF7D1" w14:textId="6EEDA80C" w:rsidR="00F46436" w:rsidDel="00D92A95" w:rsidRDefault="00F46436">
            <w:pPr>
              <w:pStyle w:val="af2"/>
              <w:numPr>
                <w:ilvl w:val="0"/>
                <w:numId w:val="8"/>
              </w:numPr>
              <w:rPr>
                <w:ins w:id="4914" w:author="明宇 王" w:date="2026-05-11T22:14:00Z"/>
                <w:del w:id="4915" w:author="昱 张" w:date="2026-07-03T10:33:00Z" w16du:dateUtc="2026-07-03T02:33:00Z"/>
                <w:rFonts w:hint="eastAsia"/>
              </w:rPr>
              <w:pPrChange w:id="4916" w:author="昱 张" w:date="2026-07-02T22:19:00Z" w16du:dateUtc="2026-07-02T14:19:00Z">
                <w:pPr>
                  <w:pStyle w:val="af2"/>
                </w:pPr>
              </w:pPrChange>
            </w:pPr>
          </w:p>
        </w:tc>
        <w:tc>
          <w:tcPr>
            <w:tcW w:w="1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917" w:author="明宇 王" w:date="2026-05-26T16:01:00Z">
              <w:tcPr>
                <w:tcW w:w="1592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1F8BDC94" w14:textId="0343D9EA" w:rsidR="00F46436" w:rsidDel="00D92A95" w:rsidRDefault="00000000">
            <w:pPr>
              <w:pStyle w:val="af2"/>
              <w:numPr>
                <w:ilvl w:val="0"/>
                <w:numId w:val="8"/>
              </w:numPr>
              <w:rPr>
                <w:ins w:id="4918" w:author="明宇 王" w:date="2026-05-11T22:14:00Z"/>
                <w:del w:id="4919" w:author="昱 张" w:date="2026-07-03T10:33:00Z" w16du:dateUtc="2026-07-03T02:33:00Z"/>
                <w:rFonts w:hint="eastAsia"/>
              </w:rPr>
              <w:pPrChange w:id="4920" w:author="昱 张" w:date="2026-07-02T22:19:00Z" w16du:dateUtc="2026-07-02T14:19:00Z">
                <w:pPr>
                  <w:pStyle w:val="af2"/>
                </w:pPr>
              </w:pPrChange>
            </w:pPr>
            <w:ins w:id="4921" w:author="明宇 王" w:date="2026-05-11T22:14:00Z">
              <w:del w:id="4922" w:author="昱 张" w:date="2026-07-03T10:33:00Z" w16du:dateUtc="2026-07-03T02:33:00Z">
                <w:r w:rsidDel="00D92A95">
                  <w:delText>Boolean</w:delText>
                </w:r>
              </w:del>
            </w:ins>
          </w:p>
        </w:tc>
        <w:tc>
          <w:tcPr>
            <w:tcW w:w="46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tcPrChange w:id="4923" w:author="明宇 王" w:date="2026-05-26T16:01:00Z">
              <w:tcPr>
                <w:tcW w:w="4636" w:type="dxa"/>
                <w:tcBorders>
                  <w:top w:val="single" w:sz="4" w:space="0" w:color="DDDDDD"/>
                  <w:left w:val="single" w:sz="4" w:space="0" w:color="DDDDDD"/>
                  <w:bottom w:val="single" w:sz="4" w:space="0" w:color="DDDDDD"/>
                  <w:right w:val="single" w:sz="4" w:space="0" w:color="DDDDDD"/>
                </w:tcBorders>
                <w:shd w:val="clear" w:color="auto" w:fill="FFFFFF"/>
                <w:tcMar>
                  <w:top w:w="80" w:type="dxa"/>
                  <w:left w:w="180" w:type="dxa"/>
                  <w:bottom w:w="80" w:type="dxa"/>
                  <w:right w:w="180" w:type="dxa"/>
                </w:tcMar>
              </w:tcPr>
            </w:tcPrChange>
          </w:tcPr>
          <w:p w14:paraId="5399D076" w14:textId="20906149" w:rsidR="00F46436" w:rsidDel="00D92A95" w:rsidRDefault="00000000">
            <w:pPr>
              <w:pStyle w:val="af2"/>
              <w:numPr>
                <w:ilvl w:val="0"/>
                <w:numId w:val="8"/>
              </w:numPr>
              <w:rPr>
                <w:ins w:id="4924" w:author="明宇 王" w:date="2026-05-11T22:14:00Z"/>
                <w:del w:id="4925" w:author="昱 张" w:date="2026-07-03T10:33:00Z" w16du:dateUtc="2026-07-03T02:33:00Z"/>
                <w:rFonts w:hint="eastAsia"/>
              </w:rPr>
              <w:pPrChange w:id="4926" w:author="昱 张" w:date="2026-07-02T22:19:00Z" w16du:dateUtc="2026-07-02T14:19:00Z">
                <w:pPr>
                  <w:pStyle w:val="af2"/>
                </w:pPr>
              </w:pPrChange>
            </w:pPr>
            <w:ins w:id="4927" w:author="明宇 王" w:date="2026-05-11T22:14:00Z">
              <w:del w:id="4928" w:author="昱 张" w:date="2026-07-03T10:33:00Z" w16du:dateUtc="2026-07-03T02:33:00Z">
                <w:r w:rsidDel="00D92A95">
                  <w:rPr>
                    <w:rFonts w:hint="eastAsia"/>
                  </w:rPr>
                  <w:delText>哈希是否一致</w:delText>
                </w:r>
              </w:del>
            </w:ins>
          </w:p>
        </w:tc>
      </w:tr>
    </w:tbl>
    <w:p w14:paraId="633341DA" w14:textId="707A507F" w:rsidR="00F46436" w:rsidDel="00D92A95" w:rsidRDefault="00000000">
      <w:pPr>
        <w:pStyle w:val="4"/>
        <w:numPr>
          <w:ilvl w:val="3"/>
          <w:numId w:val="8"/>
        </w:numPr>
        <w:ind w:left="2880" w:hanging="720"/>
        <w:rPr>
          <w:ins w:id="4929" w:author="明宇 王" w:date="2026-05-11T22:14:00Z"/>
          <w:del w:id="4930" w:author="昱 张" w:date="2026-07-03T10:33:00Z" w16du:dateUtc="2026-07-03T02:33:00Z"/>
          <w:rFonts w:ascii="宋体" w:eastAsia="宋体" w:hAnsi="宋体" w:cs="宋体" w:hint="eastAsia"/>
        </w:rPr>
        <w:pPrChange w:id="4931" w:author="昱 张" w:date="2026-07-02T22:19:00Z" w16du:dateUtc="2026-07-02T14:19:00Z">
          <w:pPr>
            <w:pStyle w:val="4"/>
            <w:numPr>
              <w:ilvl w:val="3"/>
              <w:numId w:val="3"/>
            </w:numPr>
            <w:ind w:left="2880" w:hanging="720"/>
          </w:pPr>
        </w:pPrChange>
      </w:pPr>
      <w:ins w:id="4932" w:author="明宇 王" w:date="2026-05-11T22:14:00Z">
        <w:del w:id="4933" w:author="昱 张" w:date="2026-07-03T10:33:00Z" w16du:dateUtc="2026-07-03T02:33:00Z">
          <w:r w:rsidDel="00D92A95">
            <w:rPr>
              <w:rFonts w:ascii="宋体" w:eastAsia="宋体" w:hAnsi="宋体" w:cs="宋体"/>
            </w:rPr>
            <w:delText>示例</w:delText>
          </w:r>
        </w:del>
      </w:ins>
    </w:p>
    <w:p w14:paraId="40722688" w14:textId="027EA4F2" w:rsidR="00F46436" w:rsidDel="00D92A95" w:rsidRDefault="00000000">
      <w:pPr>
        <w:rPr>
          <w:ins w:id="4934" w:author="明宇 王" w:date="2026-05-11T22:14:00Z"/>
          <w:del w:id="4935" w:author="昱 张" w:date="2026-07-03T10:33:00Z" w16du:dateUtc="2026-07-03T02:33:00Z"/>
        </w:rPr>
      </w:pPr>
      <w:ins w:id="4936" w:author="明宇 王" w:date="2026-05-11T22:14:00Z">
        <w:del w:id="4937" w:author="昱 张" w:date="2026-07-03T10:33:00Z" w16du:dateUtc="2026-07-03T02:33:00Z">
          <w:r w:rsidDel="00D92A95">
            <w:rPr>
              <w:rFonts w:hint="eastAsia"/>
            </w:rPr>
            <w:delText>输入：</w:delText>
          </w:r>
        </w:del>
      </w:ins>
    </w:p>
    <w:p w14:paraId="763CFD2E" w14:textId="0FCD7B9F" w:rsidR="00F46436" w:rsidDel="00D92A95" w:rsidRDefault="00000000">
      <w:pPr>
        <w:rPr>
          <w:ins w:id="4938" w:author="明宇 王" w:date="2026-05-11T22:14:00Z"/>
          <w:del w:id="4939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</w:pPr>
      <w:ins w:id="4940" w:author="明宇 王" w:date="2026-05-11T22:14:00Z">
        <w:del w:id="4941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>{</w:delText>
          </w:r>
        </w:del>
      </w:ins>
    </w:p>
    <w:p w14:paraId="1CC9BC62" w14:textId="60551667" w:rsidR="00F46436" w:rsidDel="00D92A95" w:rsidRDefault="00000000">
      <w:pPr>
        <w:ind w:firstLineChars="100" w:firstLine="200"/>
        <w:rPr>
          <w:ins w:id="4942" w:author="明宇 王" w:date="2026-05-11T22:14:00Z"/>
          <w:del w:id="4943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  <w:pPrChange w:id="4944" w:author="Lucien" w:date="2026-05-26T20:23:00Z">
          <w:pPr/>
        </w:pPrChange>
      </w:pPr>
      <w:ins w:id="4945" w:author="明宇 王" w:date="2026-05-11T22:14:00Z">
        <w:del w:id="4946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</w:delText>
          </w:r>
        </w:del>
      </w:ins>
      <w:ins w:id="4947" w:author="Lucien" w:date="2026-05-26T20:23:00Z">
        <w:del w:id="4948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>"vmId": "vm-001",</w:delText>
          </w:r>
        </w:del>
      </w:ins>
      <w:ins w:id="4949" w:author="明宇 王" w:date="2026-05-11T22:14:00Z">
        <w:del w:id="4950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"iv": "BASE64_ENCODED_IV",</w:delText>
          </w:r>
        </w:del>
      </w:ins>
    </w:p>
    <w:p w14:paraId="024CBA05" w14:textId="08086094" w:rsidR="00F46436" w:rsidDel="00D92A95" w:rsidRDefault="00000000">
      <w:pPr>
        <w:ind w:firstLineChars="100" w:firstLine="200"/>
        <w:rPr>
          <w:ins w:id="4951" w:author="明宇 王" w:date="2026-05-11T22:14:00Z"/>
          <w:del w:id="4952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  <w:pPrChange w:id="4953" w:author="Lucien" w:date="2026-05-26T20:23:00Z">
          <w:pPr/>
        </w:pPrChange>
      </w:pPr>
      <w:ins w:id="4954" w:author="明宇 王" w:date="2026-05-11T22:14:00Z">
        <w:del w:id="4955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"ciphertext": "BASE64_ENCODED_CIPHERTEXT",</w:delText>
          </w:r>
        </w:del>
      </w:ins>
    </w:p>
    <w:p w14:paraId="5489110E" w14:textId="439AE22D" w:rsidR="00F46436" w:rsidDel="00D92A95" w:rsidRDefault="00000000">
      <w:pPr>
        <w:ind w:firstLineChars="100" w:firstLine="200"/>
        <w:rPr>
          <w:ins w:id="4956" w:author="明宇 王" w:date="2026-05-11T22:14:00Z"/>
          <w:del w:id="4957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  <w:pPrChange w:id="4958" w:author="Lucien" w:date="2026-05-26T20:23:00Z">
          <w:pPr/>
        </w:pPrChange>
      </w:pPr>
      <w:ins w:id="4959" w:author="明宇 王" w:date="2026-05-11T22:14:00Z">
        <w:del w:id="4960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"fileHash": "0f343b0931126a20f133d67c2b018a3b4c9f9f2a8b6d4e1f2a3b4c5d6e7f8a9b",</w:delText>
          </w:r>
        </w:del>
      </w:ins>
    </w:p>
    <w:p w14:paraId="29602B9E" w14:textId="647435E7" w:rsidR="00F46436" w:rsidDel="00D92A95" w:rsidRDefault="00000000">
      <w:pPr>
        <w:ind w:firstLineChars="100" w:firstLine="200"/>
        <w:rPr>
          <w:ins w:id="4961" w:author="明宇 王" w:date="2026-05-11T22:14:00Z"/>
          <w:del w:id="4962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  <w:pPrChange w:id="4963" w:author="Lucien" w:date="2026-05-26T20:23:00Z">
          <w:pPr/>
        </w:pPrChange>
      </w:pPr>
      <w:ins w:id="4964" w:author="明宇 王" w:date="2026-05-11T22:14:00Z">
        <w:del w:id="4965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"expirationTime": "2026-05-06T23:59:59",</w:delText>
          </w:r>
        </w:del>
      </w:ins>
    </w:p>
    <w:p w14:paraId="69761B98" w14:textId="3E1FE8C0" w:rsidR="00F46436" w:rsidDel="00D92A95" w:rsidRDefault="00000000">
      <w:pPr>
        <w:rPr>
          <w:ins w:id="4966" w:author="明宇 王" w:date="2026-05-11T22:14:00Z"/>
          <w:del w:id="4967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</w:pPr>
      <w:ins w:id="4968" w:author="明宇 王" w:date="2026-05-11T22:14:00Z">
        <w:del w:id="4969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>}</w:delText>
          </w:r>
        </w:del>
      </w:ins>
    </w:p>
    <w:p w14:paraId="730D9632" w14:textId="137965CF" w:rsidR="00F46436" w:rsidDel="00D92A95" w:rsidRDefault="00000000">
      <w:pPr>
        <w:rPr>
          <w:ins w:id="4970" w:author="明宇 王" w:date="2026-05-11T22:14:00Z"/>
          <w:del w:id="4971" w:author="昱 张" w:date="2026-07-03T10:33:00Z" w16du:dateUtc="2026-07-03T02:33:00Z"/>
        </w:rPr>
      </w:pPr>
      <w:ins w:id="4972" w:author="明宇 王" w:date="2026-05-11T22:14:00Z">
        <w:del w:id="4973" w:author="昱 张" w:date="2026-07-03T10:33:00Z" w16du:dateUtc="2026-07-03T02:33:00Z">
          <w:r w:rsidDel="00D92A95">
            <w:rPr>
              <w:rFonts w:hint="eastAsia"/>
            </w:rPr>
            <w:delText>输出：</w:delText>
          </w:r>
        </w:del>
      </w:ins>
    </w:p>
    <w:p w14:paraId="6B47DF4B" w14:textId="3B70AC93" w:rsidR="00F46436" w:rsidDel="00D92A95" w:rsidRDefault="00000000">
      <w:pPr>
        <w:rPr>
          <w:ins w:id="4974" w:author="明宇 王" w:date="2026-05-11T22:14:00Z"/>
          <w:del w:id="4975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</w:pPr>
      <w:ins w:id="4976" w:author="明宇 王" w:date="2026-05-11T22:14:00Z">
        <w:del w:id="4977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>{</w:delText>
          </w:r>
        </w:del>
      </w:ins>
    </w:p>
    <w:p w14:paraId="3F4E2613" w14:textId="6C994A5B" w:rsidR="00F46436" w:rsidDel="00D92A95" w:rsidRDefault="00F46436">
      <w:pPr>
        <w:rPr>
          <w:ins w:id="4978" w:author="明宇 王" w:date="2026-05-11T22:14:00Z"/>
          <w:del w:id="4979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</w:pPr>
    </w:p>
    <w:p w14:paraId="34177B0C" w14:textId="0E074C42" w:rsidR="00F46436" w:rsidDel="00D92A95" w:rsidRDefault="00000000">
      <w:pPr>
        <w:rPr>
          <w:ins w:id="4980" w:author="Lucien" w:date="2026-05-26T21:32:00Z"/>
          <w:del w:id="4981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</w:pPr>
      <w:ins w:id="4982" w:author="明宇 王" w:date="2026-05-11T22:14:00Z">
        <w:del w:id="4983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 xml:space="preserve">  "code": 200,</w:delText>
          </w:r>
        </w:del>
      </w:ins>
    </w:p>
    <w:p w14:paraId="03D85487" w14:textId="6B06331B" w:rsidR="00F46436" w:rsidDel="00D92A95" w:rsidRDefault="00000000">
      <w:pPr>
        <w:ind w:firstLineChars="100" w:firstLine="200"/>
        <w:rPr>
          <w:ins w:id="4984" w:author="明宇 王" w:date="2026-05-11T22:14:00Z"/>
          <w:del w:id="4985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  <w:pPrChange w:id="4986" w:author="Lucien" w:date="2026-05-26T21:32:00Z">
          <w:pPr/>
        </w:pPrChange>
      </w:pPr>
      <w:ins w:id="4987" w:author="Lucien" w:date="2026-05-26T21:32:00Z">
        <w:del w:id="4988" w:author="昱 张" w:date="2026-07-03T10:33:00Z" w16du:dateUtc="2026-07-03T02:33:00Z">
          <w:r w:rsidDel="00D92A95">
            <w:rPr>
              <w:rFonts w:ascii="Menlo" w:eastAsia="Menlo" w:hAnsi="Menlo" w:cs="Menlo" w:hint="eastAsia"/>
              <w:color w:val="333333"/>
              <w:sz w:val="20"/>
              <w:shd w:val="clear" w:color="auto" w:fill="FFFFFF"/>
            </w:rPr>
            <w:delText>"iv": "BASE64_ENCODED_IV",</w:delText>
          </w:r>
        </w:del>
      </w:ins>
    </w:p>
    <w:p w14:paraId="1D2F785E" w14:textId="0DC78A45" w:rsidR="00F46436" w:rsidDel="00D92A95" w:rsidRDefault="00000000">
      <w:pPr>
        <w:ind w:firstLineChars="275" w:firstLine="660"/>
        <w:rPr>
          <w:ins w:id="4989" w:author="明宇 王" w:date="2026-05-11T22:14:00Z"/>
          <w:del w:id="4990" w:author="昱 张" w:date="2026-07-03T10:33:00Z" w16du:dateUtc="2026-07-03T02:33:00Z"/>
        </w:rPr>
        <w:pPrChange w:id="4991" w:author="Lucien" w:date="2026-05-26T21:23:00Z">
          <w:pPr/>
        </w:pPrChange>
      </w:pPr>
      <w:ins w:id="4992" w:author="Lucien" w:date="2026-05-26T20:25:00Z">
        <w:del w:id="4993" w:author="昱 张" w:date="2026-07-03T10:33:00Z" w16du:dateUtc="2026-07-03T02:33:00Z">
          <w:r w:rsidDel="00D92A95">
            <w:delText>“</w:delText>
          </w:r>
        </w:del>
      </w:ins>
      <w:ins w:id="4994" w:author="Lucien" w:date="2026-05-26T20:33:00Z">
        <w:del w:id="4995" w:author="昱 张" w:date="2026-07-03T10:33:00Z" w16du:dateUtc="2026-07-03T02:33:00Z">
          <w:r w:rsidDel="00D92A95">
            <w:delText>ciphertext</w:delText>
          </w:r>
        </w:del>
      </w:ins>
      <w:ins w:id="4996" w:author="Lucien" w:date="2026-05-26T20:25:00Z">
        <w:del w:id="4997" w:author="昱 张" w:date="2026-07-03T10:33:00Z" w16du:dateUtc="2026-07-03T02:33:00Z">
          <w:r w:rsidDel="00D92A95">
            <w:delText>”:</w:delText>
          </w:r>
        </w:del>
      </w:ins>
      <w:ins w:id="4998" w:author="Lucien" w:date="2026-05-26T21:23:00Z">
        <w:del w:id="4999" w:author="昱 张" w:date="2026-07-03T10:33:00Z" w16du:dateUtc="2026-07-03T02:33:00Z">
          <w:r w:rsidDel="00D92A95">
            <w:rPr>
              <w:rFonts w:hint="eastAsia"/>
            </w:rPr>
            <w:delText xml:space="preserve"> </w:delText>
          </w:r>
          <w:r w:rsidDel="00D92A95">
            <w:delText>“</w:delText>
          </w:r>
        </w:del>
      </w:ins>
      <w:ins w:id="5000" w:author="Lucien" w:date="2026-05-26T21:22:00Z">
        <w:del w:id="5001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1"/>
              <w:szCs w:val="16"/>
              <w:shd w:val="clear" w:color="auto" w:fill="FFFFFF"/>
            </w:rPr>
            <w:delText>BASE64_ENCODED_ENCRYPTED_RESULT</w:delText>
          </w:r>
          <w:r w:rsidDel="00D92A95">
            <w:rPr>
              <w:rFonts w:ascii="Menlo" w:hAnsi="Menlo" w:cs="Menlo"/>
              <w:color w:val="333333"/>
              <w:sz w:val="21"/>
              <w:szCs w:val="16"/>
              <w:shd w:val="clear" w:color="auto" w:fill="FFFFFF"/>
            </w:rPr>
            <w:delText>”</w:delText>
          </w:r>
        </w:del>
      </w:ins>
    </w:p>
    <w:p w14:paraId="41295FE7" w14:textId="3B103E4D" w:rsidR="00F46436" w:rsidDel="00D92A95" w:rsidRDefault="00F46436">
      <w:pPr>
        <w:ind w:firstLineChars="100" w:firstLine="200"/>
        <w:rPr>
          <w:ins w:id="5002" w:author="明宇 王" w:date="2026-05-11T22:14:00Z"/>
          <w:del w:id="5003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  <w:pPrChange w:id="5004" w:author="Lucien" w:date="2026-05-26T21:23:00Z">
          <w:pPr/>
        </w:pPrChange>
      </w:pPr>
    </w:p>
    <w:p w14:paraId="6B50EBC5" w14:textId="304F2D19" w:rsidR="00F46436" w:rsidDel="00D92A95" w:rsidRDefault="00000000">
      <w:pPr>
        <w:rPr>
          <w:ins w:id="5005" w:author="明宇 王" w:date="2026-05-11T22:14:00Z"/>
          <w:del w:id="5006" w:author="昱 张" w:date="2026-07-03T10:33:00Z" w16du:dateUtc="2026-07-03T02:33:00Z"/>
          <w:rFonts w:ascii="Menlo" w:eastAsia="Menlo" w:hAnsi="Menlo" w:cs="Menlo"/>
          <w:color w:val="333333"/>
          <w:sz w:val="20"/>
          <w:shd w:val="clear" w:color="auto" w:fill="FFFFFF"/>
        </w:rPr>
      </w:pPr>
      <w:ins w:id="5007" w:author="明宇 王" w:date="2026-05-11T22:14:00Z">
        <w:del w:id="5008" w:author="昱 张" w:date="2026-07-03T10:33:00Z" w16du:dateUtc="2026-07-03T02:33:00Z">
          <w:r w:rsidDel="00D92A95">
            <w:rPr>
              <w:rFonts w:ascii="Menlo" w:eastAsia="Menlo" w:hAnsi="Menlo" w:cs="Menlo"/>
              <w:color w:val="333333"/>
              <w:sz w:val="20"/>
              <w:shd w:val="clear" w:color="auto" w:fill="FFFFFF"/>
            </w:rPr>
            <w:delText>}</w:delText>
          </w:r>
        </w:del>
      </w:ins>
    </w:p>
    <w:p w14:paraId="1A71D004" w14:textId="77777777" w:rsidR="00F46436" w:rsidRDefault="00F46436">
      <w:pPr>
        <w:pBdr>
          <w:top w:val="single" w:sz="8" w:space="9" w:color="E7E9ED"/>
          <w:left w:val="single" w:sz="8" w:space="9" w:color="E7E9ED"/>
          <w:right w:val="single" w:sz="8" w:space="9" w:color="E7E9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/>
        <w:rPr>
          <w:ins w:id="5009" w:author="明宇 王" w:date="2026-05-11T22:14:00Z"/>
          <w:del w:id="5010" w:author="Lucien" w:date="2026-05-26T20:26:00Z"/>
          <w:rFonts w:ascii="Menlo" w:eastAsia="Menlo" w:hAnsi="Menlo" w:cs="Menlo"/>
          <w:color w:val="333333"/>
          <w:sz w:val="20"/>
          <w:szCs w:val="15"/>
          <w:shd w:val="clear" w:color="auto" w:fill="FFFFFF"/>
        </w:rPr>
        <w:pPrChange w:id="5011" w:author="Lucien" w:date="2026-05-26T20:26:00Z">
          <w:pPr>
            <w:pStyle w:val="HTML"/>
            <w:pBdr>
              <w:top w:val="single" w:sz="8" w:space="9" w:color="E7E9ED"/>
              <w:left w:val="single" w:sz="8" w:space="9" w:color="E7E9ED"/>
              <w:bottom w:val="single" w:sz="8" w:space="9" w:color="E7E9ED"/>
              <w:right w:val="single" w:sz="8" w:space="9" w:color="E7E9ED"/>
            </w:pBdr>
            <w:shd w:val="clear" w:color="auto" w:fill="FFFFFF"/>
            <w:wordWrap w:val="0"/>
            <w:spacing w:after="180" w:line="29" w:lineRule="atLeast"/>
          </w:pPr>
        </w:pPrChange>
      </w:pPr>
    </w:p>
    <w:p w14:paraId="1B45EF37" w14:textId="77777777" w:rsidR="00F46436" w:rsidRDefault="00F46436">
      <w:pPr>
        <w:rPr>
          <w:ins w:id="5012" w:author="明宇 王" w:date="2026-05-11T22:14:00Z"/>
          <w:del w:id="5013" w:author="Lucien" w:date="2026-05-26T20:26:00Z"/>
          <w:rFonts w:ascii="宋体" w:hAnsi="宋体" w:cs="宋体" w:hint="eastAsia"/>
        </w:rPr>
        <w:pPrChange w:id="5014" w:author="Lucien" w:date="2026-05-26T20:26:00Z">
          <w:pPr>
            <w:pStyle w:val="4"/>
            <w:numPr>
              <w:ilvl w:val="3"/>
              <w:numId w:val="3"/>
            </w:numPr>
            <w:ind w:left="440" w:hanging="440"/>
          </w:pPr>
        </w:pPrChange>
      </w:pPr>
    </w:p>
    <w:p w14:paraId="64F6C893" w14:textId="77777777" w:rsidR="00F46436" w:rsidRDefault="00000000">
      <w:pPr>
        <w:rPr>
          <w:del w:id="5015" w:author="Lucien" w:date="2026-05-06T13:25:00Z"/>
        </w:rPr>
      </w:pPr>
      <w:del w:id="5016" w:author="Lucien" w:date="2026-05-06T13:25:00Z">
        <w:r>
          <w:rPr>
            <w:rFonts w:hint="eastAsia"/>
          </w:rPr>
          <w:delText>输入：</w:delText>
        </w:r>
      </w:del>
    </w:p>
    <w:p w14:paraId="6A79A710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5017" w:author="Lucien" w:date="2026-05-06T13:25:00Z"/>
          <w:rFonts w:ascii="Menlo" w:eastAsia="Menlo" w:hAnsi="Menlo" w:cs="Menlo" w:hint="default"/>
          <w:color w:val="BBBBBB"/>
          <w:sz w:val="20"/>
          <w:szCs w:val="15"/>
          <w:shd w:val="clear" w:color="auto" w:fill="FFFFFF"/>
        </w:rPr>
      </w:pPr>
      <w:del w:id="5018" w:author="Lucien" w:date="2026-05-06T13:25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{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</w:delText>
        </w:r>
      </w:del>
    </w:p>
    <w:p w14:paraId="580AEDB9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ind w:firstLine="420"/>
        <w:rPr>
          <w:del w:id="5019" w:author="Lucien" w:date="2026-05-06T13:25:00Z"/>
          <w:rFonts w:ascii="Menlo" w:eastAsia="Menlo" w:hAnsi="Menlo" w:cs="Menlo" w:hint="default"/>
          <w:color w:val="BBBBBB"/>
          <w:sz w:val="20"/>
          <w:szCs w:val="15"/>
          <w:shd w:val="clear" w:color="auto" w:fill="FFFFFF"/>
        </w:rPr>
      </w:pPr>
      <w:del w:id="5020" w:author="Lucien" w:date="2026-05-06T13:25:00Z"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"token"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:</w:delText>
        </w:r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"eyJhbGciOiJIUzI1NiIsInR5cCI6IkpXVCJ9.eyJleHAiOjE3NTI4MzA0NDgsImlhdCI6MTc1MjgyMzI0OCwiaXUiOiJ0b2tlbiIsInVzZXJfaWQiOiIifQ.fhKViky8v-0exfrn_zVbOm5PA8YDRjtruaZW97nMjJA"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,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</w:delText>
        </w:r>
      </w:del>
    </w:p>
    <w:p w14:paraId="364EB50A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5021" w:author="Lucien" w:date="2026-05-06T13:25:00Z"/>
          <w:rFonts w:ascii="Menlo" w:eastAsia="Menlo" w:hAnsi="Menlo" w:cs="Menlo" w:hint="default"/>
          <w:color w:val="333333"/>
          <w:sz w:val="20"/>
          <w:szCs w:val="15"/>
        </w:rPr>
      </w:pPr>
      <w:del w:id="5022" w:author="Lucien" w:date="2026-05-06T13:25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}</w:delText>
        </w:r>
      </w:del>
    </w:p>
    <w:p w14:paraId="04840A84" w14:textId="77777777" w:rsidR="00F46436" w:rsidRDefault="00F46436">
      <w:pPr>
        <w:rPr>
          <w:del w:id="5023" w:author="Lucien" w:date="2026-05-06T13:25:00Z"/>
        </w:rPr>
      </w:pPr>
    </w:p>
    <w:p w14:paraId="5894212D" w14:textId="77777777" w:rsidR="00F46436" w:rsidRDefault="00000000">
      <w:pPr>
        <w:rPr>
          <w:del w:id="5024" w:author="Lucien" w:date="2026-05-06T13:25:00Z"/>
        </w:rPr>
      </w:pPr>
      <w:del w:id="5025" w:author="Lucien" w:date="2026-05-06T13:25:00Z">
        <w:r>
          <w:rPr>
            <w:rFonts w:hint="eastAsia"/>
          </w:rPr>
          <w:delText>输出：</w:delText>
        </w:r>
      </w:del>
    </w:p>
    <w:p w14:paraId="45C9902B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del w:id="5026" w:author="Lucien" w:date="2026-05-06T13:25:00Z"/>
          <w:rFonts w:ascii="Menlo" w:eastAsia="Menlo" w:hAnsi="Menlo" w:cs="Menlo" w:hint="default"/>
          <w:color w:val="BBBBBB"/>
          <w:sz w:val="20"/>
          <w:szCs w:val="15"/>
          <w:shd w:val="clear" w:color="auto" w:fill="FFFFFF"/>
        </w:rPr>
      </w:pPr>
      <w:del w:id="5027" w:author="Lucien" w:date="2026-05-06T13:25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{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</w:delText>
        </w:r>
      </w:del>
    </w:p>
    <w:p w14:paraId="60AC8CC6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ind w:firstLine="420"/>
        <w:rPr>
          <w:del w:id="5028" w:author="Lucien" w:date="2026-05-06T13:25:00Z"/>
          <w:rFonts w:ascii="Menlo" w:eastAsia="Menlo" w:hAnsi="Menlo" w:cs="Menlo" w:hint="default"/>
          <w:color w:val="BBBBBB"/>
          <w:sz w:val="20"/>
          <w:szCs w:val="15"/>
          <w:shd w:val="clear" w:color="auto" w:fill="FFFFFF"/>
        </w:rPr>
      </w:pPr>
      <w:del w:id="5029" w:author="Lucien" w:date="2026-05-06T13:25:00Z"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"code"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: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</w:delText>
        </w:r>
        <w:r>
          <w:rPr>
            <w:rFonts w:ascii="Menlo" w:eastAsia="Menlo" w:hAnsi="Menlo" w:cs="Menlo" w:hint="default"/>
            <w:color w:val="009999"/>
            <w:sz w:val="20"/>
            <w:szCs w:val="15"/>
            <w:shd w:val="clear" w:color="auto" w:fill="FFFFFF"/>
          </w:rPr>
          <w:delText>200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,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</w:delText>
        </w:r>
      </w:del>
    </w:p>
    <w:p w14:paraId="56A168E3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ind w:firstLine="420"/>
        <w:rPr>
          <w:del w:id="5030" w:author="Lucien" w:date="2026-05-06T13:25:00Z"/>
          <w:rFonts w:ascii="Menlo" w:eastAsia="Menlo" w:hAnsi="Menlo" w:cs="Menlo" w:hint="default"/>
          <w:color w:val="BBBBBB"/>
          <w:sz w:val="20"/>
          <w:szCs w:val="15"/>
          <w:shd w:val="clear" w:color="auto" w:fill="FFFFFF"/>
        </w:rPr>
      </w:pPr>
      <w:del w:id="5031" w:author="Lucien" w:date="2026-05-06T13:25:00Z"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"msg"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: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</w:delText>
        </w:r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</w:delText>
        </w:r>
        <w:r>
          <w:rPr>
            <w:rFonts w:ascii="Menlo" w:eastAsia="Menlo" w:hAnsi="Menlo" w:cs="Menlo"/>
            <w:color w:val="DD1144"/>
            <w:sz w:val="20"/>
            <w:szCs w:val="15"/>
            <w:shd w:val="clear" w:color="auto" w:fill="FFFFFF"/>
          </w:rPr>
          <w:delText>成功</w:delText>
        </w:r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,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</w:delText>
        </w:r>
      </w:del>
    </w:p>
    <w:p w14:paraId="0941A7F5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ind w:firstLine="420"/>
        <w:rPr>
          <w:del w:id="5032" w:author="Lucien" w:date="2026-05-06T13:25:00Z"/>
          <w:rFonts w:ascii="Menlo" w:hAnsi="Menlo" w:cs="Menlo" w:hint="default"/>
          <w:color w:val="333333"/>
          <w:sz w:val="20"/>
          <w:szCs w:val="15"/>
          <w:shd w:val="clear" w:color="auto" w:fill="FFFFFF"/>
        </w:rPr>
      </w:pPr>
      <w:del w:id="5033" w:author="Lucien" w:date="2026-05-06T13:25:00Z">
        <w:r>
          <w:rPr>
            <w:rFonts w:ascii="Menlo" w:eastAsia="Menlo" w:hAnsi="Menlo" w:cs="Menlo" w:hint="default"/>
            <w:color w:val="DD1144"/>
            <w:sz w:val="20"/>
            <w:szCs w:val="15"/>
            <w:shd w:val="clear" w:color="auto" w:fill="FFFFFF"/>
          </w:rPr>
          <w:delText>"data"</w:delText>
        </w:r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:</w:delText>
        </w:r>
        <w:r>
          <w:rPr>
            <w:rFonts w:ascii="Menlo" w:eastAsia="Menlo" w:hAnsi="Menlo" w:cs="Menlo" w:hint="default"/>
            <w:color w:val="BBBBBB"/>
            <w:sz w:val="20"/>
            <w:szCs w:val="15"/>
            <w:shd w:val="clear" w:color="auto" w:fill="FFFFFF"/>
          </w:rPr>
          <w:delText xml:space="preserve">  </w:delText>
        </w:r>
        <w:r>
          <w:rPr>
            <w:rFonts w:ascii="Menlo" w:hAnsi="Menlo" w:cs="Menlo" w:hint="default"/>
            <w:color w:val="000000" w:themeColor="text1"/>
            <w:sz w:val="20"/>
            <w:szCs w:val="15"/>
            <w:shd w:val="clear" w:color="auto" w:fill="FFFFFF"/>
          </w:rPr>
          <w:delText>null</w:delText>
        </w:r>
        <w:r>
          <w:rPr>
            <w:rFonts w:ascii="Menlo" w:hAnsi="Menlo" w:cs="Menlo" w:hint="default"/>
            <w:color w:val="BBBBBB"/>
            <w:sz w:val="20"/>
            <w:szCs w:val="15"/>
            <w:shd w:val="clear" w:color="auto" w:fill="FFFFFF"/>
          </w:rPr>
          <w:delText>,</w:delText>
        </w:r>
      </w:del>
    </w:p>
    <w:p w14:paraId="36D50D2A" w14:textId="77777777" w:rsidR="00F46436" w:rsidRDefault="00000000">
      <w:pPr>
        <w:pStyle w:val="HTML"/>
        <w:pBdr>
          <w:top w:val="single" w:sz="8" w:space="9" w:color="E7E9ED"/>
          <w:left w:val="single" w:sz="8" w:space="9" w:color="E7E9ED"/>
          <w:bottom w:val="single" w:sz="8" w:space="9" w:color="E7E9ED"/>
          <w:right w:val="single" w:sz="8" w:space="9" w:color="E7E9ED"/>
        </w:pBdr>
        <w:shd w:val="clear" w:color="auto" w:fill="FFFFFF"/>
        <w:wordWrap w:val="0"/>
        <w:spacing w:after="180" w:line="29" w:lineRule="atLeast"/>
        <w:rPr>
          <w:rFonts w:ascii="Menlo" w:eastAsia="Menlo" w:hAnsi="Menlo" w:cs="Menlo" w:hint="default"/>
          <w:color w:val="333333"/>
          <w:sz w:val="20"/>
          <w:szCs w:val="15"/>
          <w:shd w:val="clear" w:color="auto" w:fill="FFFFFF"/>
        </w:rPr>
      </w:pPr>
      <w:del w:id="5034" w:author="Lucien" w:date="2026-05-06T13:25:00Z">
        <w:r>
          <w:rPr>
            <w:rFonts w:ascii="Menlo" w:eastAsia="Menlo" w:hAnsi="Menlo" w:cs="Menlo" w:hint="default"/>
            <w:color w:val="333333"/>
            <w:sz w:val="20"/>
            <w:szCs w:val="15"/>
            <w:shd w:val="clear" w:color="auto" w:fill="FFFFFF"/>
          </w:rPr>
          <w:delText>}</w:delText>
        </w:r>
      </w:del>
    </w:p>
    <w:p w14:paraId="2666CFB6" w14:textId="77777777" w:rsidR="00F46436" w:rsidRDefault="00000000">
      <w:pPr>
        <w:pStyle w:val="1"/>
        <w:spacing w:line="360" w:lineRule="auto"/>
        <w:rPr>
          <w:rFonts w:ascii="宋体" w:hAnsi="宋体" w:hint="eastAsia"/>
        </w:rPr>
        <w:pPrChange w:id="5035" w:author="昱 张" w:date="2026-07-02T22:19:00Z" w16du:dateUtc="2026-07-02T14:19:00Z">
          <w:pPr>
            <w:pStyle w:val="1"/>
            <w:numPr>
              <w:numId w:val="3"/>
            </w:numPr>
            <w:spacing w:line="360" w:lineRule="auto"/>
          </w:pPr>
        </w:pPrChange>
      </w:pPr>
      <w:bookmarkStart w:id="5036" w:name="_Toc979ux0"/>
      <w:bookmarkStart w:id="5037" w:name="_Toc233968917"/>
      <w:r>
        <w:rPr>
          <w:rFonts w:ascii="宋体" w:hAnsi="宋体" w:hint="eastAsia"/>
        </w:rPr>
        <w:lastRenderedPageBreak/>
        <w:t>附录</w:t>
      </w:r>
      <w:bookmarkEnd w:id="5036"/>
      <w:bookmarkEnd w:id="5037"/>
    </w:p>
    <w:p w14:paraId="513B4F95" w14:textId="77777777" w:rsidR="00F46436" w:rsidRDefault="00000000">
      <w:pPr>
        <w:pStyle w:val="2"/>
        <w:rPr>
          <w:rFonts w:ascii="宋体" w:eastAsia="宋体" w:hAnsi="宋体" w:hint="eastAsia"/>
        </w:rPr>
        <w:pPrChange w:id="5038" w:author="昱 张" w:date="2026-07-02T22:19:00Z" w16du:dateUtc="2026-07-02T14:19:00Z">
          <w:pPr>
            <w:pStyle w:val="aff1"/>
            <w:numPr>
              <w:numId w:val="3"/>
            </w:numPr>
          </w:pPr>
        </w:pPrChange>
      </w:pPr>
      <w:bookmarkStart w:id="5039" w:name="Cuo_Wu_Ma_Ding_Yi"/>
      <w:bookmarkStart w:id="5040" w:name="_Tocy0q77l"/>
      <w:bookmarkStart w:id="5041" w:name="_Toc233968918"/>
      <w:r>
        <w:rPr>
          <w:rFonts w:ascii="宋体" w:eastAsia="宋体" w:hAnsi="宋体"/>
        </w:rPr>
        <w:t>错误码</w:t>
      </w:r>
      <w:bookmarkEnd w:id="5039"/>
      <w:r>
        <w:rPr>
          <w:rFonts w:ascii="宋体" w:eastAsia="宋体" w:hAnsi="宋体" w:hint="eastAsia"/>
        </w:rPr>
        <w:t>说明</w:t>
      </w:r>
      <w:bookmarkEnd w:id="5040"/>
      <w:bookmarkEnd w:id="5041"/>
    </w:p>
    <w:p w14:paraId="6B68F87E" w14:textId="77777777" w:rsidR="00F46436" w:rsidRDefault="00000000">
      <w:pPr>
        <w:pStyle w:val="3"/>
        <w:spacing w:line="360" w:lineRule="auto"/>
        <w:rPr>
          <w:ins w:id="5042" w:author="Lucien" w:date="2026-05-06T13:33:00Z"/>
          <w:rFonts w:ascii="宋体" w:hAnsi="宋体" w:hint="eastAsia"/>
          <w:sz w:val="30"/>
        </w:rPr>
        <w:pPrChange w:id="5043" w:author="昱 张" w:date="2026-07-02T22:19:00Z" w16du:dateUtc="2026-07-02T14:19:00Z">
          <w:pPr>
            <w:pStyle w:val="3"/>
            <w:numPr>
              <w:numId w:val="3"/>
            </w:numPr>
            <w:spacing w:line="360" w:lineRule="auto"/>
          </w:pPr>
        </w:pPrChange>
      </w:pPr>
      <w:bookmarkStart w:id="5044" w:name="Cuo_Wu_Ma_Ge_Shi"/>
      <w:bookmarkStart w:id="5045" w:name="_Tocs9tsok"/>
      <w:bookmarkStart w:id="5046" w:name="_Toc233968919"/>
      <w:r>
        <w:rPr>
          <w:rFonts w:ascii="宋体" w:hAnsi="宋体"/>
          <w:sz w:val="30"/>
        </w:rPr>
        <w:t>错误码格式</w:t>
      </w:r>
      <w:bookmarkEnd w:id="5044"/>
      <w:bookmarkEnd w:id="5045"/>
      <w:bookmarkEnd w:id="5046"/>
      <w:ins w:id="5047" w:author="Lucien" w:date="2026-05-06T13:33:00Z">
        <w:r>
          <w:rPr>
            <w:rFonts w:ascii="宋体" w:hAnsi="宋体"/>
            <w:sz w:val="30"/>
          </w:rPr>
          <w:br/>
        </w:r>
      </w:ins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outset" w:sz="6" w:space="0" w:color="auto"/>
          <w:insideV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5"/>
        <w:gridCol w:w="7415"/>
      </w:tblGrid>
      <w:tr w:rsidR="00F46436" w14:paraId="76FDC01C" w14:textId="77777777">
        <w:trPr>
          <w:ins w:id="5048" w:author="Lucien" w:date="2026-05-06T13:33:00Z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11F329" w14:textId="77777777" w:rsidR="00F46436" w:rsidRDefault="00000000">
            <w:pPr>
              <w:pStyle w:val="af2"/>
              <w:spacing w:before="0" w:after="0"/>
              <w:rPr>
                <w:ins w:id="5049" w:author="Lucien" w:date="2026-05-06T13:33:00Z"/>
                <w:rFonts w:hint="eastAsia"/>
              </w:rPr>
            </w:pPr>
            <w:ins w:id="5050" w:author="Lucien" w:date="2026-05-06T13:33:00Z">
              <w:r>
                <w:t>200</w:t>
              </w:r>
            </w:ins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AA2944" w14:textId="77777777" w:rsidR="00F46436" w:rsidRDefault="00000000">
            <w:pPr>
              <w:pStyle w:val="af2"/>
              <w:spacing w:before="0" w:after="0"/>
              <w:rPr>
                <w:ins w:id="5051" w:author="Lucien" w:date="2026-05-06T13:33:00Z"/>
                <w:rFonts w:hint="eastAsia"/>
              </w:rPr>
            </w:pPr>
            <w:ins w:id="5052" w:author="Lucien" w:date="2026-05-06T13:33:00Z">
              <w:r>
                <w:t>成功</w:t>
              </w:r>
            </w:ins>
          </w:p>
        </w:tc>
      </w:tr>
      <w:tr w:rsidR="00F46436" w14:paraId="582910E9" w14:textId="77777777">
        <w:trPr>
          <w:ins w:id="5053" w:author="Lucien" w:date="2026-05-06T13:33:00Z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BFEB07" w14:textId="77777777" w:rsidR="00F46436" w:rsidRDefault="00000000">
            <w:pPr>
              <w:pStyle w:val="af2"/>
              <w:spacing w:before="0" w:after="0"/>
              <w:rPr>
                <w:ins w:id="5054" w:author="Lucien" w:date="2026-05-06T13:33:00Z"/>
                <w:rFonts w:hint="eastAsia"/>
              </w:rPr>
            </w:pPr>
            <w:ins w:id="5055" w:author="Lucien" w:date="2026-05-06T13:33:00Z">
              <w:r>
                <w:t>400</w:t>
              </w:r>
            </w:ins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A86B4D" w14:textId="77777777" w:rsidR="00F46436" w:rsidRDefault="00000000">
            <w:pPr>
              <w:pStyle w:val="af2"/>
              <w:spacing w:before="0" w:after="0"/>
              <w:rPr>
                <w:ins w:id="5056" w:author="Lucien" w:date="2026-05-06T13:33:00Z"/>
                <w:rFonts w:hint="eastAsia"/>
              </w:rPr>
            </w:pPr>
            <w:ins w:id="5057" w:author="Lucien" w:date="2026-05-06T13:33:00Z">
              <w:r>
                <w:t>请求参数错误、Base64 解码失败、哈希校验失败或载荷过期</w:t>
              </w:r>
            </w:ins>
          </w:p>
        </w:tc>
      </w:tr>
      <w:tr w:rsidR="00F46436" w14:paraId="09CD2ED6" w14:textId="77777777">
        <w:trPr>
          <w:ins w:id="5058" w:author="Lucien" w:date="2026-05-06T13:33:00Z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7A8D5E" w14:textId="77777777" w:rsidR="00F46436" w:rsidRDefault="00000000">
            <w:pPr>
              <w:pStyle w:val="af2"/>
              <w:spacing w:before="0" w:after="0"/>
              <w:rPr>
                <w:ins w:id="5059" w:author="Lucien" w:date="2026-05-06T13:33:00Z"/>
                <w:rFonts w:hint="eastAsia"/>
              </w:rPr>
            </w:pPr>
            <w:ins w:id="5060" w:author="Lucien" w:date="2026-05-06T13:33:00Z">
              <w:r>
                <w:t>401</w:t>
              </w:r>
            </w:ins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8E2279" w14:textId="77777777" w:rsidR="00F46436" w:rsidRDefault="00000000">
            <w:pPr>
              <w:pStyle w:val="af2"/>
              <w:spacing w:before="0" w:after="0"/>
              <w:rPr>
                <w:ins w:id="5061" w:author="Lucien" w:date="2026-05-06T13:33:00Z"/>
                <w:rFonts w:hint="eastAsia"/>
              </w:rPr>
            </w:pPr>
            <w:ins w:id="5062" w:author="Lucien" w:date="2026-05-06T13:33:00Z">
              <w:r>
                <w:t>鉴权失败，服务启用</w:t>
              </w:r>
              <w:proofErr w:type="gramStart"/>
              <w:r>
                <w:t>鉴</w:t>
              </w:r>
              <w:proofErr w:type="gramEnd"/>
              <w:r>
                <w:t>权时使用</w:t>
              </w:r>
            </w:ins>
          </w:p>
        </w:tc>
      </w:tr>
      <w:tr w:rsidR="00F46436" w14:paraId="06585F26" w14:textId="77777777">
        <w:trPr>
          <w:ins w:id="5063" w:author="Lucien" w:date="2026-05-06T13:33:00Z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8A8808" w14:textId="77777777" w:rsidR="00F46436" w:rsidRDefault="00000000">
            <w:pPr>
              <w:pStyle w:val="af2"/>
              <w:spacing w:before="0" w:after="0"/>
              <w:rPr>
                <w:ins w:id="5064" w:author="Lucien" w:date="2026-05-06T13:33:00Z"/>
                <w:rFonts w:hint="eastAsia"/>
              </w:rPr>
            </w:pPr>
            <w:ins w:id="5065" w:author="Lucien" w:date="2026-05-06T13:33:00Z">
              <w:r>
                <w:t>404</w:t>
              </w:r>
            </w:ins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916EE7" w14:textId="77777777" w:rsidR="00F46436" w:rsidRDefault="00000000">
            <w:pPr>
              <w:pStyle w:val="af2"/>
              <w:spacing w:before="0" w:after="0"/>
              <w:rPr>
                <w:ins w:id="5066" w:author="Lucien" w:date="2026-05-06T13:33:00Z"/>
                <w:rFonts w:hint="eastAsia"/>
              </w:rPr>
            </w:pPr>
            <w:ins w:id="5067" w:author="Lucien" w:date="2026-05-06T13:33:00Z">
              <w:r>
                <w:t>接口不存在</w:t>
              </w:r>
            </w:ins>
          </w:p>
        </w:tc>
      </w:tr>
      <w:tr w:rsidR="00F46436" w14:paraId="176BD8DA" w14:textId="77777777">
        <w:trPr>
          <w:ins w:id="5068" w:author="Lucien" w:date="2026-05-06T13:33:00Z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46F65F" w14:textId="77777777" w:rsidR="00F46436" w:rsidRDefault="00000000">
            <w:pPr>
              <w:pStyle w:val="af2"/>
              <w:spacing w:before="0" w:after="0"/>
              <w:rPr>
                <w:ins w:id="5069" w:author="Lucien" w:date="2026-05-06T13:33:00Z"/>
                <w:rFonts w:hint="eastAsia"/>
              </w:rPr>
            </w:pPr>
            <w:ins w:id="5070" w:author="Lucien" w:date="2026-05-06T13:33:00Z">
              <w:r>
                <w:t>500</w:t>
              </w:r>
            </w:ins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664B84" w14:textId="77777777" w:rsidR="00F46436" w:rsidRDefault="00000000">
            <w:pPr>
              <w:pStyle w:val="af2"/>
              <w:spacing w:before="0" w:after="0"/>
              <w:rPr>
                <w:ins w:id="5071" w:author="Lucien" w:date="2026-05-06T13:33:00Z"/>
                <w:rFonts w:hint="eastAsia"/>
              </w:rPr>
            </w:pPr>
            <w:ins w:id="5072" w:author="Lucien" w:date="2026-05-06T13:33:00Z">
              <w:r>
                <w:t>服务</w:t>
              </w:r>
              <w:proofErr w:type="gramStart"/>
              <w:r>
                <w:t>端内部</w:t>
              </w:r>
              <w:proofErr w:type="gramEnd"/>
              <w:r>
                <w:t>错误，例如密钥读取失败、解密失败、文件保存失败</w:t>
              </w:r>
            </w:ins>
          </w:p>
        </w:tc>
      </w:tr>
    </w:tbl>
    <w:p w14:paraId="1F6AEB21" w14:textId="77777777" w:rsidR="00F46436" w:rsidRDefault="00F46436">
      <w:pPr>
        <w:pStyle w:val="3"/>
        <w:numPr>
          <w:ilvl w:val="255"/>
          <w:numId w:val="0"/>
        </w:numPr>
        <w:spacing w:line="360" w:lineRule="auto"/>
        <w:rPr>
          <w:rFonts w:ascii="宋体" w:hAnsi="宋体" w:hint="eastAsia"/>
          <w:sz w:val="30"/>
        </w:rPr>
        <w:pPrChange w:id="5073" w:author="Lucien" w:date="2026-05-06T13:34:00Z">
          <w:pPr>
            <w:pStyle w:val="3"/>
            <w:numPr>
              <w:numId w:val="3"/>
            </w:numPr>
            <w:spacing w:line="360" w:lineRule="auto"/>
          </w:pPr>
        </w:pPrChange>
      </w:pPr>
    </w:p>
    <w:p w14:paraId="63CB12D9" w14:textId="77777777" w:rsidR="00F46436" w:rsidRDefault="00000000">
      <w:pPr>
        <w:numPr>
          <w:ilvl w:val="0"/>
          <w:numId w:val="8"/>
        </w:numPr>
        <w:spacing w:line="360" w:lineRule="auto"/>
        <w:ind w:firstLineChars="200" w:firstLine="480"/>
        <w:rPr>
          <w:del w:id="5074" w:author="Lucien" w:date="2026-05-06T13:33:00Z"/>
          <w:rFonts w:ascii="宋体" w:hAnsi="宋体" w:hint="eastAsia"/>
          <w:szCs w:val="21"/>
        </w:rPr>
        <w:pPrChange w:id="5075" w:author="昱 张" w:date="2026-07-02T22:19:00Z" w16du:dateUtc="2026-07-02T14:19:00Z">
          <w:pPr>
            <w:spacing w:line="360" w:lineRule="auto"/>
            <w:ind w:firstLineChars="200" w:firstLine="480"/>
          </w:pPr>
        </w:pPrChange>
      </w:pPr>
      <w:del w:id="5076" w:author="Lucien" w:date="2026-05-06T13:33:00Z">
        <w:r>
          <w:rPr>
            <w:rFonts w:ascii="宋体" w:hAnsi="宋体" w:hint="eastAsia"/>
            <w:szCs w:val="21"/>
          </w:rPr>
          <w:delText>错误码格式说明：6XXYYY</w:delText>
        </w:r>
        <w:bookmarkStart w:id="5077" w:name="_Toc231312300"/>
        <w:bookmarkStart w:id="5078" w:name="_Toc233968920"/>
        <w:bookmarkEnd w:id="5077"/>
        <w:bookmarkEnd w:id="5078"/>
      </w:del>
    </w:p>
    <w:p w14:paraId="009F0213" w14:textId="77777777" w:rsidR="00F46436" w:rsidRDefault="00000000">
      <w:pPr>
        <w:pStyle w:val="Para03"/>
        <w:numPr>
          <w:ilvl w:val="0"/>
          <w:numId w:val="8"/>
        </w:numPr>
        <w:spacing w:line="360" w:lineRule="auto"/>
        <w:ind w:leftChars="200" w:left="960" w:hangingChars="200" w:hanging="480"/>
        <w:rPr>
          <w:del w:id="5079" w:author="Lucien" w:date="2026-05-06T13:33:00Z"/>
          <w:rFonts w:ascii="宋体" w:eastAsia="宋体" w:hAnsi="宋体" w:cs="宋体" w:hint="eastAsia"/>
        </w:rPr>
        <w:pPrChange w:id="5080" w:author="昱 张" w:date="2026-07-02T22:19:00Z" w16du:dateUtc="2026-07-02T14:19:00Z">
          <w:pPr>
            <w:pStyle w:val="Para03"/>
            <w:numPr>
              <w:numId w:val="6"/>
            </w:numPr>
            <w:spacing w:line="360" w:lineRule="auto"/>
            <w:ind w:leftChars="200" w:left="960" w:hangingChars="200" w:hanging="480"/>
          </w:pPr>
        </w:pPrChange>
      </w:pPr>
      <w:del w:id="5081" w:author="Lucien" w:date="2026-05-06T13:33:00Z">
        <w:r>
          <w:rPr>
            <w:rFonts w:ascii="宋体" w:eastAsia="宋体" w:hAnsi="宋体" w:cs="宋体" w:hint="eastAsia"/>
          </w:rPr>
          <w:delText>6表示服务编号</w:delText>
        </w:r>
        <w:bookmarkStart w:id="5082" w:name="_Toc231312301"/>
        <w:bookmarkStart w:id="5083" w:name="_Toc233968921"/>
        <w:bookmarkEnd w:id="5082"/>
        <w:bookmarkEnd w:id="5083"/>
      </w:del>
    </w:p>
    <w:p w14:paraId="6F1F5450" w14:textId="77777777" w:rsidR="00F46436" w:rsidRDefault="00000000">
      <w:pPr>
        <w:pStyle w:val="Para03"/>
        <w:numPr>
          <w:ilvl w:val="0"/>
          <w:numId w:val="8"/>
        </w:numPr>
        <w:spacing w:line="360" w:lineRule="auto"/>
        <w:ind w:leftChars="200" w:left="960" w:hangingChars="200" w:hanging="480"/>
        <w:rPr>
          <w:del w:id="5084" w:author="Lucien" w:date="2026-05-06T13:33:00Z"/>
          <w:rFonts w:ascii="宋体" w:eastAsia="宋体" w:hAnsi="宋体" w:cs="宋体" w:hint="eastAsia"/>
        </w:rPr>
        <w:pPrChange w:id="5085" w:author="昱 张" w:date="2026-07-02T22:19:00Z" w16du:dateUtc="2026-07-02T14:19:00Z">
          <w:pPr>
            <w:pStyle w:val="Para03"/>
            <w:numPr>
              <w:numId w:val="6"/>
            </w:numPr>
            <w:spacing w:line="360" w:lineRule="auto"/>
            <w:ind w:leftChars="200" w:left="960" w:hangingChars="200" w:hanging="480"/>
          </w:pPr>
        </w:pPrChange>
      </w:pPr>
      <w:del w:id="5086" w:author="Lucien" w:date="2026-05-06T13:33:00Z">
        <w:r>
          <w:rPr>
            <w:rFonts w:ascii="宋体" w:eastAsia="宋体" w:hAnsi="宋体" w:cs="宋体" w:hint="eastAsia"/>
          </w:rPr>
          <w:delText>XX表示模块</w:delText>
        </w:r>
        <w:bookmarkStart w:id="5087" w:name="_Toc231312302"/>
        <w:bookmarkStart w:id="5088" w:name="_Toc233968922"/>
        <w:bookmarkEnd w:id="5087"/>
        <w:bookmarkEnd w:id="5088"/>
      </w:del>
    </w:p>
    <w:p w14:paraId="1FF270DC" w14:textId="77777777" w:rsidR="00F46436" w:rsidRDefault="00000000">
      <w:pPr>
        <w:pStyle w:val="Para03"/>
        <w:numPr>
          <w:ilvl w:val="0"/>
          <w:numId w:val="8"/>
        </w:numPr>
        <w:spacing w:line="360" w:lineRule="auto"/>
        <w:ind w:leftChars="200" w:left="960" w:hangingChars="200" w:hanging="480"/>
        <w:rPr>
          <w:del w:id="5089" w:author="Lucien" w:date="2026-05-06T13:33:00Z"/>
          <w:rFonts w:ascii="宋体" w:eastAsia="宋体" w:hAnsi="宋体" w:cs="宋体" w:hint="eastAsia"/>
        </w:rPr>
        <w:pPrChange w:id="5090" w:author="昱 张" w:date="2026-07-02T22:19:00Z" w16du:dateUtc="2026-07-02T14:19:00Z">
          <w:pPr>
            <w:pStyle w:val="Para03"/>
            <w:numPr>
              <w:numId w:val="6"/>
            </w:numPr>
            <w:spacing w:line="360" w:lineRule="auto"/>
            <w:ind w:leftChars="200" w:left="960" w:hangingChars="200" w:hanging="480"/>
          </w:pPr>
        </w:pPrChange>
      </w:pPr>
      <w:del w:id="5091" w:author="Lucien" w:date="2026-05-06T13:33:00Z">
        <w:r>
          <w:rPr>
            <w:rFonts w:ascii="宋体" w:eastAsia="宋体" w:hAnsi="宋体" w:cs="宋体" w:hint="eastAsia"/>
          </w:rPr>
          <w:delText>YYY表示具体错误码</w:delText>
        </w:r>
        <w:bookmarkStart w:id="5092" w:name="_Toc231312303"/>
        <w:bookmarkStart w:id="5093" w:name="_Toc233968923"/>
        <w:bookmarkEnd w:id="5092"/>
        <w:bookmarkEnd w:id="5093"/>
      </w:del>
    </w:p>
    <w:p w14:paraId="32E0673D" w14:textId="77777777" w:rsidR="00F46436" w:rsidRDefault="00000000">
      <w:pPr>
        <w:numPr>
          <w:ilvl w:val="0"/>
          <w:numId w:val="8"/>
        </w:numPr>
        <w:spacing w:line="360" w:lineRule="auto"/>
        <w:ind w:firstLineChars="200" w:firstLine="480"/>
        <w:rPr>
          <w:del w:id="5094" w:author="Lucien" w:date="2026-05-06T13:33:00Z"/>
          <w:rFonts w:ascii="宋体" w:hAnsi="宋体" w:hint="eastAsia"/>
          <w:szCs w:val="21"/>
        </w:rPr>
        <w:pPrChange w:id="5095" w:author="昱 张" w:date="2026-07-02T22:19:00Z" w16du:dateUtc="2026-07-02T14:19:00Z">
          <w:pPr>
            <w:spacing w:line="360" w:lineRule="auto"/>
            <w:ind w:firstLineChars="200" w:firstLine="480"/>
          </w:pPr>
        </w:pPrChange>
      </w:pPr>
      <w:del w:id="5096" w:author="Lucien" w:date="2026-05-06T13:33:00Z">
        <w:r>
          <w:rPr>
            <w:rFonts w:ascii="宋体" w:hAnsi="宋体" w:hint="eastAsia"/>
            <w:szCs w:val="21"/>
          </w:rPr>
          <w:delText>注意事项：</w:delText>
        </w:r>
        <w:bookmarkStart w:id="5097" w:name="_Toc231312304"/>
        <w:bookmarkStart w:id="5098" w:name="_Toc233968924"/>
        <w:bookmarkEnd w:id="5097"/>
        <w:bookmarkEnd w:id="5098"/>
      </w:del>
    </w:p>
    <w:p w14:paraId="65E5554B" w14:textId="77777777" w:rsidR="00F46436" w:rsidRDefault="00000000">
      <w:pPr>
        <w:pStyle w:val="Para03"/>
        <w:numPr>
          <w:ilvl w:val="0"/>
          <w:numId w:val="8"/>
        </w:numPr>
        <w:spacing w:line="360" w:lineRule="auto"/>
        <w:ind w:leftChars="200" w:left="960" w:hangingChars="200" w:hanging="480"/>
        <w:rPr>
          <w:del w:id="5099" w:author="Lucien" w:date="2026-05-06T13:33:00Z"/>
          <w:rFonts w:ascii="宋体" w:eastAsia="宋体" w:hAnsi="宋体" w:cs="宋体" w:hint="eastAsia"/>
        </w:rPr>
        <w:pPrChange w:id="5100" w:author="昱 张" w:date="2026-07-02T22:19:00Z" w16du:dateUtc="2026-07-02T14:19:00Z">
          <w:pPr>
            <w:pStyle w:val="Para03"/>
            <w:numPr>
              <w:numId w:val="6"/>
            </w:numPr>
            <w:spacing w:line="360" w:lineRule="auto"/>
            <w:ind w:leftChars="200" w:left="960" w:hangingChars="200" w:hanging="480"/>
          </w:pPr>
        </w:pPrChange>
      </w:pPr>
      <w:del w:id="5101" w:author="Lucien" w:date="2026-05-06T13:33:00Z">
        <w:r>
          <w:rPr>
            <w:rFonts w:ascii="宋体" w:eastAsia="宋体" w:hAnsi="宋体" w:cs="宋体" w:hint="eastAsia"/>
          </w:rPr>
          <w:delText>特殊错误码200，表示成功</w:delText>
        </w:r>
        <w:bookmarkStart w:id="5102" w:name="_Toc231312305"/>
        <w:bookmarkStart w:id="5103" w:name="_Toc233968925"/>
        <w:bookmarkEnd w:id="5102"/>
        <w:bookmarkEnd w:id="5103"/>
      </w:del>
    </w:p>
    <w:p w14:paraId="2A05F8B0" w14:textId="77777777" w:rsidR="00F46436" w:rsidRDefault="00000000">
      <w:pPr>
        <w:pStyle w:val="Para03"/>
        <w:numPr>
          <w:ilvl w:val="0"/>
          <w:numId w:val="8"/>
        </w:numPr>
        <w:spacing w:line="360" w:lineRule="auto"/>
        <w:ind w:leftChars="200" w:left="960" w:hangingChars="200" w:hanging="480"/>
        <w:rPr>
          <w:del w:id="5104" w:author="Lucien" w:date="2026-05-06T13:33:00Z"/>
          <w:rFonts w:ascii="宋体" w:eastAsia="宋体" w:hAnsi="宋体" w:cs="宋体" w:hint="eastAsia"/>
        </w:rPr>
        <w:pPrChange w:id="5105" w:author="昱 张" w:date="2026-07-02T22:19:00Z" w16du:dateUtc="2026-07-02T14:19:00Z">
          <w:pPr>
            <w:pStyle w:val="Para03"/>
            <w:numPr>
              <w:numId w:val="6"/>
            </w:numPr>
            <w:spacing w:line="360" w:lineRule="auto"/>
            <w:ind w:leftChars="200" w:left="960" w:hangingChars="200" w:hanging="480"/>
          </w:pPr>
        </w:pPrChange>
      </w:pPr>
      <w:del w:id="5106" w:author="Lucien" w:date="2026-05-06T13:33:00Z">
        <w:r>
          <w:rPr>
            <w:rFonts w:ascii="宋体" w:eastAsia="宋体" w:hAnsi="宋体" w:cs="宋体" w:hint="eastAsia"/>
          </w:rPr>
          <w:delText>所有相关对外接口必须使用6开头错误码</w:delText>
        </w:r>
        <w:bookmarkStart w:id="5107" w:name="_Toc231312306"/>
        <w:bookmarkStart w:id="5108" w:name="_Toc233968926"/>
        <w:bookmarkEnd w:id="5107"/>
        <w:bookmarkEnd w:id="5108"/>
      </w:del>
    </w:p>
    <w:p w14:paraId="422234A1" w14:textId="77777777" w:rsidR="00F46436" w:rsidRDefault="00000000">
      <w:pPr>
        <w:pStyle w:val="3"/>
        <w:spacing w:line="360" w:lineRule="auto"/>
        <w:rPr>
          <w:rFonts w:ascii="宋体" w:hAnsi="宋体" w:hint="eastAsia"/>
          <w:sz w:val="30"/>
        </w:rPr>
        <w:pPrChange w:id="5109" w:author="昱 张" w:date="2026-07-02T22:19:00Z" w16du:dateUtc="2026-07-02T14:19:00Z">
          <w:pPr>
            <w:pStyle w:val="3"/>
            <w:numPr>
              <w:numId w:val="3"/>
            </w:numPr>
            <w:spacing w:line="360" w:lineRule="auto"/>
          </w:pPr>
        </w:pPrChange>
      </w:pPr>
      <w:bookmarkStart w:id="5110" w:name="Tong_Yong_Cuo_Wu_Ma_Ding_Yi"/>
      <w:bookmarkStart w:id="5111" w:name="_Tocup99rh"/>
      <w:bookmarkStart w:id="5112" w:name="_Toc233968927"/>
      <w:r>
        <w:rPr>
          <w:rFonts w:ascii="宋体" w:hAnsi="宋体"/>
          <w:sz w:val="30"/>
        </w:rPr>
        <w:t>通用错误码定义</w:t>
      </w:r>
      <w:bookmarkEnd w:id="5110"/>
      <w:bookmarkEnd w:id="5111"/>
      <w:ins w:id="5113" w:author="明宇 王" w:date="2026-05-06T15:21:00Z">
        <w:r>
          <w:rPr>
            <w:rFonts w:ascii="宋体" w:hAnsi="宋体" w:hint="eastAsia"/>
            <w:sz w:val="30"/>
          </w:rPr>
          <w:t>（修改</w:t>
        </w:r>
      </w:ins>
      <w:bookmarkEnd w:id="5112"/>
    </w:p>
    <w:p w14:paraId="3549E346" w14:textId="77777777" w:rsidR="00F46436" w:rsidRDefault="00000000">
      <w:pPr>
        <w:spacing w:line="360" w:lineRule="auto"/>
        <w:rPr>
          <w:rStyle w:val="08Text"/>
        </w:rPr>
      </w:pPr>
      <w:r>
        <w:rPr>
          <w:rStyle w:val="08Text"/>
        </w:rPr>
        <w:t>{</w:t>
      </w:r>
      <w:r>
        <w:rPr>
          <w:rStyle w:val="08Text"/>
        </w:rPr>
        <w:br/>
        <w:t xml:space="preserve">    "200": "</w:t>
      </w:r>
      <w:r>
        <w:rPr>
          <w:rStyle w:val="08Text"/>
        </w:rPr>
        <w:t>成功</w:t>
      </w:r>
      <w:r>
        <w:rPr>
          <w:rStyle w:val="08Text"/>
        </w:rPr>
        <w:t>",</w:t>
      </w:r>
    </w:p>
    <w:p w14:paraId="6EA0C5A6" w14:textId="77777777" w:rsidR="00F46436" w:rsidRDefault="00000000">
      <w:pPr>
        <w:spacing w:line="360" w:lineRule="auto"/>
        <w:ind w:firstLine="420"/>
        <w:rPr>
          <w:ins w:id="5114" w:author="Lucien" w:date="2026-05-26T20:48:00Z"/>
          <w:rStyle w:val="08Text"/>
        </w:rPr>
        <w:pPrChange w:id="5115" w:author="Lucien" w:date="2026-05-26T20:46:00Z">
          <w:pPr>
            <w:spacing w:line="360" w:lineRule="auto"/>
            <w:ind w:firstLine="480"/>
          </w:pPr>
        </w:pPrChange>
      </w:pPr>
      <w:ins w:id="5116" w:author="Lucien" w:date="2026-05-26T20:48:00Z">
        <w:r>
          <w:rPr>
            <w:rStyle w:val="08Text"/>
          </w:rPr>
          <w:t xml:space="preserve">50001 </w:t>
        </w:r>
        <w:r>
          <w:rPr>
            <w:rStyle w:val="08Text"/>
          </w:rPr>
          <w:t>缺少</w:t>
        </w:r>
        <w:r>
          <w:rPr>
            <w:rStyle w:val="08Text"/>
          </w:rPr>
          <w:t xml:space="preserve"> ecPublicKey</w:t>
        </w:r>
      </w:ins>
    </w:p>
    <w:p w14:paraId="28CB6D9D" w14:textId="77777777" w:rsidR="00F46436" w:rsidRDefault="00000000">
      <w:pPr>
        <w:spacing w:line="360" w:lineRule="auto"/>
        <w:ind w:firstLine="420"/>
        <w:rPr>
          <w:ins w:id="5117" w:author="Lucien" w:date="2026-05-26T20:48:00Z"/>
          <w:rStyle w:val="08Text"/>
        </w:rPr>
        <w:pPrChange w:id="5118" w:author="Lucien" w:date="2026-05-26T20:46:00Z">
          <w:pPr>
            <w:spacing w:line="360" w:lineRule="auto"/>
            <w:ind w:firstLine="480"/>
          </w:pPr>
        </w:pPrChange>
      </w:pPr>
      <w:ins w:id="5119" w:author="Lucien" w:date="2026-05-26T20:48:00Z">
        <w:r>
          <w:rPr>
            <w:rStyle w:val="08Text"/>
          </w:rPr>
          <w:t xml:space="preserve">50002 </w:t>
        </w:r>
        <w:r>
          <w:rPr>
            <w:rStyle w:val="08Text"/>
          </w:rPr>
          <w:t>公</w:t>
        </w:r>
        <w:proofErr w:type="gramStart"/>
        <w:r>
          <w:rPr>
            <w:rStyle w:val="08Text"/>
          </w:rPr>
          <w:t>钥</w:t>
        </w:r>
        <w:proofErr w:type="gramEnd"/>
        <w:r>
          <w:rPr>
            <w:rStyle w:val="08Text"/>
          </w:rPr>
          <w:t>格式非法</w:t>
        </w:r>
      </w:ins>
    </w:p>
    <w:p w14:paraId="1F38E0B3" w14:textId="77777777" w:rsidR="00F46436" w:rsidRDefault="00000000">
      <w:pPr>
        <w:spacing w:line="360" w:lineRule="auto"/>
        <w:ind w:firstLine="420"/>
        <w:rPr>
          <w:ins w:id="5120" w:author="Lucien" w:date="2026-05-26T20:48:00Z"/>
          <w:rStyle w:val="08Text"/>
        </w:rPr>
        <w:pPrChange w:id="5121" w:author="Lucien" w:date="2026-05-26T20:46:00Z">
          <w:pPr>
            <w:spacing w:line="360" w:lineRule="auto"/>
            <w:ind w:firstLine="480"/>
          </w:pPr>
        </w:pPrChange>
      </w:pPr>
      <w:ins w:id="5122" w:author="Lucien" w:date="2026-05-26T20:48:00Z">
        <w:r>
          <w:rPr>
            <w:rStyle w:val="08Text"/>
          </w:rPr>
          <w:t xml:space="preserve">50003 </w:t>
        </w:r>
        <w:r>
          <w:rPr>
            <w:rStyle w:val="08Text"/>
          </w:rPr>
          <w:t>不是</w:t>
        </w:r>
        <w:r>
          <w:rPr>
            <w:rStyle w:val="08Text"/>
          </w:rPr>
          <w:t xml:space="preserve"> EC </w:t>
        </w:r>
        <w:r>
          <w:rPr>
            <w:rStyle w:val="08Text"/>
          </w:rPr>
          <w:t>公</w:t>
        </w:r>
        <w:proofErr w:type="gramStart"/>
        <w:r>
          <w:rPr>
            <w:rStyle w:val="08Text"/>
          </w:rPr>
          <w:t>钥</w:t>
        </w:r>
        <w:proofErr w:type="gramEnd"/>
      </w:ins>
    </w:p>
    <w:p w14:paraId="64110380" w14:textId="77777777" w:rsidR="00F46436" w:rsidRDefault="00000000">
      <w:pPr>
        <w:spacing w:line="360" w:lineRule="auto"/>
        <w:ind w:firstLine="420"/>
        <w:rPr>
          <w:ins w:id="5123" w:author="Lucien" w:date="2026-05-26T20:48:00Z"/>
          <w:rStyle w:val="08Text"/>
        </w:rPr>
        <w:pPrChange w:id="5124" w:author="Lucien" w:date="2026-05-26T20:46:00Z">
          <w:pPr>
            <w:spacing w:line="360" w:lineRule="auto"/>
            <w:ind w:firstLine="480"/>
          </w:pPr>
        </w:pPrChange>
      </w:pPr>
      <w:ins w:id="5125" w:author="Lucien" w:date="2026-05-26T20:48:00Z">
        <w:r>
          <w:rPr>
            <w:rStyle w:val="08Text"/>
          </w:rPr>
          <w:t xml:space="preserve">50004 SM4 </w:t>
        </w:r>
        <w:r>
          <w:rPr>
            <w:rStyle w:val="08Text"/>
          </w:rPr>
          <w:t>密钥生成失败</w:t>
        </w:r>
      </w:ins>
    </w:p>
    <w:p w14:paraId="7BC0227C" w14:textId="77777777" w:rsidR="00F46436" w:rsidRDefault="00000000">
      <w:pPr>
        <w:spacing w:line="360" w:lineRule="auto"/>
        <w:ind w:firstLine="420"/>
        <w:rPr>
          <w:ins w:id="5126" w:author="Lucien" w:date="2026-05-26T20:48:00Z"/>
          <w:rStyle w:val="08Text"/>
        </w:rPr>
        <w:pPrChange w:id="5127" w:author="Lucien" w:date="2026-05-26T20:46:00Z">
          <w:pPr>
            <w:spacing w:line="360" w:lineRule="auto"/>
            <w:ind w:firstLine="480"/>
          </w:pPr>
        </w:pPrChange>
      </w:pPr>
      <w:ins w:id="5128" w:author="Lucien" w:date="2026-05-26T20:48:00Z">
        <w:r>
          <w:rPr>
            <w:rStyle w:val="08Text"/>
          </w:rPr>
          <w:t xml:space="preserve">50005 SM4 </w:t>
        </w:r>
        <w:r>
          <w:rPr>
            <w:rStyle w:val="08Text"/>
          </w:rPr>
          <w:t>密钥读取失败</w:t>
        </w:r>
      </w:ins>
    </w:p>
    <w:p w14:paraId="14F7D8D9" w14:textId="77777777" w:rsidR="00F46436" w:rsidRDefault="00000000">
      <w:pPr>
        <w:spacing w:line="360" w:lineRule="auto"/>
        <w:ind w:firstLine="420"/>
        <w:rPr>
          <w:ins w:id="5129" w:author="Lucien" w:date="2026-05-26T20:48:00Z"/>
          <w:rStyle w:val="08Text"/>
        </w:rPr>
        <w:pPrChange w:id="5130" w:author="Lucien" w:date="2026-05-26T20:46:00Z">
          <w:pPr>
            <w:spacing w:line="360" w:lineRule="auto"/>
            <w:ind w:firstLine="480"/>
          </w:pPr>
        </w:pPrChange>
      </w:pPr>
      <w:ins w:id="5131" w:author="Lucien" w:date="2026-05-26T20:48:00Z">
        <w:r>
          <w:rPr>
            <w:rStyle w:val="08Text"/>
          </w:rPr>
          <w:t xml:space="preserve">50006 </w:t>
        </w:r>
        <w:r>
          <w:rPr>
            <w:rStyle w:val="08Text"/>
          </w:rPr>
          <w:t>临时</w:t>
        </w:r>
        <w:r>
          <w:rPr>
            <w:rStyle w:val="08Text"/>
          </w:rPr>
          <w:t xml:space="preserve"> EC </w:t>
        </w:r>
        <w:r>
          <w:rPr>
            <w:rStyle w:val="08Text"/>
          </w:rPr>
          <w:t>密钥生成失败</w:t>
        </w:r>
      </w:ins>
    </w:p>
    <w:p w14:paraId="0346C298" w14:textId="77777777" w:rsidR="00F46436" w:rsidRDefault="00000000">
      <w:pPr>
        <w:spacing w:line="360" w:lineRule="auto"/>
        <w:ind w:firstLine="420"/>
        <w:rPr>
          <w:ins w:id="5132" w:author="Lucien" w:date="2026-05-26T20:48:00Z"/>
          <w:rStyle w:val="08Text"/>
        </w:rPr>
        <w:pPrChange w:id="5133" w:author="Lucien" w:date="2026-05-26T20:46:00Z">
          <w:pPr>
            <w:spacing w:line="360" w:lineRule="auto"/>
            <w:ind w:firstLine="480"/>
          </w:pPr>
        </w:pPrChange>
      </w:pPr>
      <w:ins w:id="5134" w:author="Lucien" w:date="2026-05-26T20:48:00Z">
        <w:r>
          <w:rPr>
            <w:rStyle w:val="08Text"/>
          </w:rPr>
          <w:t xml:space="preserve">50007 ECDH </w:t>
        </w:r>
        <w:r>
          <w:rPr>
            <w:rStyle w:val="08Text"/>
          </w:rPr>
          <w:t>派生失败</w:t>
        </w:r>
      </w:ins>
    </w:p>
    <w:p w14:paraId="4CA3F8D1" w14:textId="77777777" w:rsidR="00F46436" w:rsidRDefault="00000000">
      <w:pPr>
        <w:spacing w:line="360" w:lineRule="auto"/>
        <w:ind w:firstLine="420"/>
        <w:rPr>
          <w:ins w:id="5135" w:author="Lucien" w:date="2026-05-26T20:48:00Z"/>
          <w:rStyle w:val="08Text"/>
        </w:rPr>
        <w:pPrChange w:id="5136" w:author="Lucien" w:date="2026-05-26T20:46:00Z">
          <w:pPr>
            <w:spacing w:line="360" w:lineRule="auto"/>
            <w:ind w:firstLine="480"/>
          </w:pPr>
        </w:pPrChange>
      </w:pPr>
      <w:ins w:id="5137" w:author="Lucien" w:date="2026-05-26T20:48:00Z">
        <w:r>
          <w:rPr>
            <w:rStyle w:val="08Text"/>
          </w:rPr>
          <w:t xml:space="preserve">50008 AES-GCM </w:t>
        </w:r>
        <w:r>
          <w:rPr>
            <w:rStyle w:val="08Text"/>
          </w:rPr>
          <w:t>加密失败</w:t>
        </w:r>
      </w:ins>
    </w:p>
    <w:p w14:paraId="498D3B3A" w14:textId="77777777" w:rsidR="00F46436" w:rsidRDefault="00000000">
      <w:pPr>
        <w:spacing w:line="360" w:lineRule="auto"/>
        <w:ind w:firstLine="420"/>
        <w:rPr>
          <w:ins w:id="5138" w:author="Lucien" w:date="2026-05-26T20:48:00Z"/>
          <w:rStyle w:val="08Text"/>
        </w:rPr>
        <w:pPrChange w:id="5139" w:author="Lucien" w:date="2026-05-26T20:46:00Z">
          <w:pPr>
            <w:spacing w:line="360" w:lineRule="auto"/>
            <w:ind w:firstLine="480"/>
          </w:pPr>
        </w:pPrChange>
      </w:pPr>
      <w:ins w:id="5140" w:author="Lucien" w:date="2026-05-26T20:48:00Z">
        <w:r>
          <w:rPr>
            <w:rStyle w:val="08Text"/>
          </w:rPr>
          <w:t>50009 Base64/</w:t>
        </w:r>
        <w:r>
          <w:rPr>
            <w:rStyle w:val="08Text"/>
          </w:rPr>
          <w:t>结果编码失败</w:t>
        </w:r>
      </w:ins>
    </w:p>
    <w:p w14:paraId="4A25ED9F" w14:textId="77777777" w:rsidR="00F46436" w:rsidRDefault="00000000">
      <w:pPr>
        <w:spacing w:line="360" w:lineRule="auto"/>
        <w:ind w:firstLine="420"/>
        <w:rPr>
          <w:ins w:id="5141" w:author="Lucien" w:date="2026-05-26T20:48:00Z"/>
          <w:rStyle w:val="08Text"/>
        </w:rPr>
        <w:pPrChange w:id="5142" w:author="Lucien" w:date="2026-05-26T20:46:00Z">
          <w:pPr>
            <w:spacing w:line="360" w:lineRule="auto"/>
            <w:ind w:firstLine="480"/>
          </w:pPr>
        </w:pPrChange>
      </w:pPr>
      <w:ins w:id="5143" w:author="Lucien" w:date="2026-05-26T20:48:00Z">
        <w:r>
          <w:rPr>
            <w:rStyle w:val="08Text"/>
          </w:rPr>
          <w:lastRenderedPageBreak/>
          <w:t xml:space="preserve">50010 </w:t>
        </w:r>
        <w:r>
          <w:rPr>
            <w:rStyle w:val="08Text"/>
          </w:rPr>
          <w:t>请求解析失败</w:t>
        </w:r>
      </w:ins>
    </w:p>
    <w:p w14:paraId="2C19C687" w14:textId="77777777" w:rsidR="00F46436" w:rsidRDefault="00000000">
      <w:pPr>
        <w:spacing w:line="360" w:lineRule="auto"/>
        <w:ind w:firstLine="420"/>
        <w:rPr>
          <w:ins w:id="5144" w:author="Lucien" w:date="2026-05-26T20:48:00Z"/>
          <w:rStyle w:val="08Text"/>
        </w:rPr>
        <w:pPrChange w:id="5145" w:author="Lucien" w:date="2026-05-26T20:46:00Z">
          <w:pPr>
            <w:spacing w:line="360" w:lineRule="auto"/>
            <w:ind w:firstLine="480"/>
          </w:pPr>
        </w:pPrChange>
      </w:pPr>
      <w:ins w:id="5146" w:author="Lucien" w:date="2026-05-26T20:48:00Z">
        <w:r>
          <w:rPr>
            <w:rStyle w:val="08Text"/>
          </w:rPr>
          <w:t xml:space="preserve">50011 </w:t>
        </w:r>
        <w:r>
          <w:rPr>
            <w:rStyle w:val="08Text"/>
          </w:rPr>
          <w:t>路径不匹配</w:t>
        </w:r>
      </w:ins>
    </w:p>
    <w:p w14:paraId="73E1F3BE" w14:textId="77777777" w:rsidR="00F46436" w:rsidRDefault="00000000">
      <w:pPr>
        <w:spacing w:line="360" w:lineRule="auto"/>
        <w:ind w:firstLine="420"/>
        <w:rPr>
          <w:ins w:id="5147" w:author="Lucien" w:date="2026-05-26T21:10:00Z"/>
          <w:rStyle w:val="08Text"/>
        </w:rPr>
        <w:pPrChange w:id="5148" w:author="Lucien" w:date="2026-05-26T20:48:00Z">
          <w:pPr>
            <w:spacing w:line="360" w:lineRule="auto"/>
          </w:pPr>
        </w:pPrChange>
      </w:pPr>
      <w:ins w:id="5149" w:author="Lucien" w:date="2026-05-26T20:48:00Z">
        <w:r>
          <w:rPr>
            <w:rStyle w:val="08Text"/>
          </w:rPr>
          <w:t xml:space="preserve">50012 </w:t>
        </w:r>
        <w:r>
          <w:rPr>
            <w:rStyle w:val="08Text"/>
          </w:rPr>
          <w:t>请求</w:t>
        </w:r>
        <w:proofErr w:type="gramStart"/>
        <w:r>
          <w:rPr>
            <w:rStyle w:val="08Text"/>
          </w:rPr>
          <w:t>体不是</w:t>
        </w:r>
        <w:proofErr w:type="gramEnd"/>
        <w:r>
          <w:rPr>
            <w:rStyle w:val="08Text"/>
          </w:rPr>
          <w:t xml:space="preserve"> JSON</w:t>
        </w:r>
      </w:ins>
      <w:ins w:id="5150" w:author="Lucien" w:date="2026-05-26T21:09:00Z">
        <w:r>
          <w:rPr>
            <w:rStyle w:val="08Text"/>
          </w:rPr>
          <w:br/>
        </w:r>
        <w:r>
          <w:rPr>
            <w:rStyle w:val="08Text"/>
          </w:rPr>
          <w:br/>
        </w:r>
      </w:ins>
      <w:ins w:id="5151" w:author="Lucien" w:date="2026-05-26T21:10:00Z">
        <w:r>
          <w:rPr>
            <w:rStyle w:val="08Text"/>
            <w:rFonts w:hint="eastAsia"/>
          </w:rPr>
          <w:tab/>
        </w:r>
        <w:r>
          <w:rPr>
            <w:rStyle w:val="08Text"/>
          </w:rPr>
          <w:t>60001</w:t>
        </w:r>
        <w:r>
          <w:rPr>
            <w:rStyle w:val="08Text"/>
          </w:rPr>
          <w:t>：缺少</w:t>
        </w:r>
        <w:r>
          <w:rPr>
            <w:rStyle w:val="08Text"/>
          </w:rPr>
          <w:t xml:space="preserve"> iv</w:t>
        </w:r>
      </w:ins>
    </w:p>
    <w:p w14:paraId="3E50C3E6" w14:textId="77777777" w:rsidR="00F46436" w:rsidRDefault="00000000">
      <w:pPr>
        <w:spacing w:line="360" w:lineRule="auto"/>
        <w:ind w:firstLine="420"/>
        <w:rPr>
          <w:ins w:id="5152" w:author="Lucien" w:date="2026-05-26T21:10:00Z"/>
          <w:rStyle w:val="08Text"/>
        </w:rPr>
        <w:pPrChange w:id="5153" w:author="Lucien" w:date="2026-05-26T20:48:00Z">
          <w:pPr>
            <w:spacing w:line="360" w:lineRule="auto"/>
          </w:pPr>
        </w:pPrChange>
      </w:pPr>
      <w:ins w:id="5154" w:author="Lucien" w:date="2026-05-26T21:10:00Z">
        <w:r>
          <w:rPr>
            <w:rStyle w:val="08Text"/>
          </w:rPr>
          <w:t>60002</w:t>
        </w:r>
        <w:r>
          <w:rPr>
            <w:rStyle w:val="08Text"/>
          </w:rPr>
          <w:t>：缺少</w:t>
        </w:r>
        <w:r>
          <w:rPr>
            <w:rStyle w:val="08Text"/>
          </w:rPr>
          <w:t xml:space="preserve"> deliveried_cnt </w:t>
        </w:r>
        <w:r>
          <w:rPr>
            <w:rStyle w:val="08Text"/>
          </w:rPr>
          <w:t>或</w:t>
        </w:r>
        <w:r>
          <w:rPr>
            <w:rStyle w:val="08Text"/>
          </w:rPr>
          <w:t xml:space="preserve"> delivered_cnt</w:t>
        </w:r>
      </w:ins>
    </w:p>
    <w:p w14:paraId="3B781C68" w14:textId="77777777" w:rsidR="00F46436" w:rsidRDefault="00000000">
      <w:pPr>
        <w:spacing w:line="360" w:lineRule="auto"/>
        <w:ind w:firstLine="420"/>
        <w:rPr>
          <w:ins w:id="5155" w:author="Lucien" w:date="2026-05-26T21:10:00Z"/>
          <w:rStyle w:val="08Text"/>
        </w:rPr>
        <w:pPrChange w:id="5156" w:author="Lucien" w:date="2026-05-26T20:48:00Z">
          <w:pPr>
            <w:spacing w:line="360" w:lineRule="auto"/>
          </w:pPr>
        </w:pPrChange>
      </w:pPr>
      <w:ins w:id="5157" w:author="Lucien" w:date="2026-05-26T21:10:00Z">
        <w:r>
          <w:rPr>
            <w:rStyle w:val="08Text"/>
          </w:rPr>
          <w:t>60003</w:t>
        </w:r>
        <w:r>
          <w:rPr>
            <w:rStyle w:val="08Text"/>
          </w:rPr>
          <w:t>：缺少</w:t>
        </w:r>
        <w:r>
          <w:rPr>
            <w:rStyle w:val="08Text"/>
          </w:rPr>
          <w:t xml:space="preserve"> ciphertext</w:t>
        </w:r>
      </w:ins>
    </w:p>
    <w:p w14:paraId="09E6910F" w14:textId="77777777" w:rsidR="00F46436" w:rsidRDefault="00000000">
      <w:pPr>
        <w:spacing w:line="360" w:lineRule="auto"/>
        <w:ind w:firstLine="420"/>
        <w:rPr>
          <w:ins w:id="5158" w:author="Lucien" w:date="2026-05-26T21:10:00Z"/>
          <w:rStyle w:val="08Text"/>
        </w:rPr>
        <w:pPrChange w:id="5159" w:author="Lucien" w:date="2026-05-26T20:48:00Z">
          <w:pPr>
            <w:spacing w:line="360" w:lineRule="auto"/>
          </w:pPr>
        </w:pPrChange>
      </w:pPr>
      <w:ins w:id="5160" w:author="Lucien" w:date="2026-05-26T21:10:00Z">
        <w:r>
          <w:rPr>
            <w:rStyle w:val="08Text"/>
          </w:rPr>
          <w:t>60004</w:t>
        </w:r>
        <w:r>
          <w:rPr>
            <w:rStyle w:val="08Text"/>
          </w:rPr>
          <w:t>：本地</w:t>
        </w:r>
        <w:r>
          <w:rPr>
            <w:rStyle w:val="08Text"/>
          </w:rPr>
          <w:t xml:space="preserve"> SM4 </w:t>
        </w:r>
        <w:r>
          <w:rPr>
            <w:rStyle w:val="08Text"/>
          </w:rPr>
          <w:t>密钥不存在或长度不对</w:t>
        </w:r>
      </w:ins>
    </w:p>
    <w:p w14:paraId="6D57A6AB" w14:textId="77777777" w:rsidR="00F46436" w:rsidRDefault="00000000">
      <w:pPr>
        <w:spacing w:line="360" w:lineRule="auto"/>
        <w:ind w:firstLine="420"/>
        <w:rPr>
          <w:ins w:id="5161" w:author="Lucien" w:date="2026-05-26T21:10:00Z"/>
          <w:rStyle w:val="08Text"/>
        </w:rPr>
        <w:pPrChange w:id="5162" w:author="Lucien" w:date="2026-05-26T20:48:00Z">
          <w:pPr>
            <w:spacing w:line="360" w:lineRule="auto"/>
          </w:pPr>
        </w:pPrChange>
      </w:pPr>
      <w:ins w:id="5163" w:author="Lucien" w:date="2026-05-26T21:10:00Z">
        <w:r>
          <w:rPr>
            <w:rStyle w:val="08Text"/>
          </w:rPr>
          <w:t>60005</w:t>
        </w:r>
        <w:r>
          <w:rPr>
            <w:rStyle w:val="08Text"/>
          </w:rPr>
          <w:t>：</w:t>
        </w:r>
        <w:r>
          <w:rPr>
            <w:rStyle w:val="08Text"/>
          </w:rPr>
          <w:t xml:space="preserve">iv / deliveried_cnt / ciphertext Base64 </w:t>
        </w:r>
        <w:r>
          <w:rPr>
            <w:rStyle w:val="08Text"/>
          </w:rPr>
          <w:t>非法，或</w:t>
        </w:r>
        <w:r>
          <w:rPr>
            <w:rStyle w:val="08Text"/>
          </w:rPr>
          <w:t xml:space="preserve"> iv </w:t>
        </w:r>
        <w:r>
          <w:rPr>
            <w:rStyle w:val="08Text"/>
          </w:rPr>
          <w:t>长度不是</w:t>
        </w:r>
        <w:r>
          <w:rPr>
            <w:rStyle w:val="08Text"/>
          </w:rPr>
          <w:t xml:space="preserve"> 16</w:t>
        </w:r>
      </w:ins>
    </w:p>
    <w:p w14:paraId="56A1CD21" w14:textId="77777777" w:rsidR="00F46436" w:rsidRDefault="00000000">
      <w:pPr>
        <w:spacing w:line="360" w:lineRule="auto"/>
        <w:ind w:firstLine="420"/>
        <w:rPr>
          <w:ins w:id="5164" w:author="Lucien" w:date="2026-05-26T21:10:00Z"/>
          <w:rStyle w:val="08Text"/>
        </w:rPr>
        <w:pPrChange w:id="5165" w:author="Lucien" w:date="2026-05-26T20:48:00Z">
          <w:pPr>
            <w:spacing w:line="360" w:lineRule="auto"/>
          </w:pPr>
        </w:pPrChange>
      </w:pPr>
      <w:ins w:id="5166" w:author="Lucien" w:date="2026-05-26T21:10:00Z">
        <w:r>
          <w:rPr>
            <w:rStyle w:val="08Text"/>
          </w:rPr>
          <w:t>60006</w:t>
        </w:r>
        <w:r>
          <w:rPr>
            <w:rStyle w:val="08Text"/>
          </w:rPr>
          <w:t>：</w:t>
        </w:r>
        <w:r>
          <w:rPr>
            <w:rStyle w:val="08Text"/>
          </w:rPr>
          <w:t xml:space="preserve">deliveried_cnt </w:t>
        </w:r>
        <w:r>
          <w:rPr>
            <w:rStyle w:val="08Text"/>
          </w:rPr>
          <w:t>解密失败</w:t>
        </w:r>
      </w:ins>
    </w:p>
    <w:p w14:paraId="1847511E" w14:textId="77777777" w:rsidR="00F46436" w:rsidRDefault="00000000">
      <w:pPr>
        <w:spacing w:line="360" w:lineRule="auto"/>
        <w:ind w:firstLine="420"/>
        <w:rPr>
          <w:ins w:id="5167" w:author="Lucien" w:date="2026-05-26T21:10:00Z"/>
          <w:rStyle w:val="08Text"/>
        </w:rPr>
        <w:pPrChange w:id="5168" w:author="Lucien" w:date="2026-05-26T20:48:00Z">
          <w:pPr>
            <w:spacing w:line="360" w:lineRule="auto"/>
          </w:pPr>
        </w:pPrChange>
      </w:pPr>
      <w:ins w:id="5169" w:author="Lucien" w:date="2026-05-26T21:10:00Z">
        <w:r>
          <w:rPr>
            <w:rStyle w:val="08Text"/>
          </w:rPr>
          <w:t>60007</w:t>
        </w:r>
        <w:r>
          <w:rPr>
            <w:rStyle w:val="08Text"/>
          </w:rPr>
          <w:t>：</w:t>
        </w:r>
        <w:r>
          <w:rPr>
            <w:rStyle w:val="08Text"/>
          </w:rPr>
          <w:t xml:space="preserve">ciphertext </w:t>
        </w:r>
        <w:r>
          <w:rPr>
            <w:rStyle w:val="08Text"/>
          </w:rPr>
          <w:t>解密失败</w:t>
        </w:r>
      </w:ins>
    </w:p>
    <w:p w14:paraId="02FFB57B" w14:textId="77777777" w:rsidR="00F46436" w:rsidRDefault="00000000">
      <w:pPr>
        <w:spacing w:line="360" w:lineRule="auto"/>
        <w:ind w:firstLine="420"/>
        <w:rPr>
          <w:ins w:id="5170" w:author="Lucien" w:date="2026-05-26T21:10:00Z"/>
          <w:rStyle w:val="08Text"/>
        </w:rPr>
        <w:pPrChange w:id="5171" w:author="Lucien" w:date="2026-05-26T20:48:00Z">
          <w:pPr>
            <w:spacing w:line="360" w:lineRule="auto"/>
          </w:pPr>
        </w:pPrChange>
      </w:pPr>
      <w:ins w:id="5172" w:author="Lucien" w:date="2026-05-26T21:10:00Z">
        <w:r>
          <w:rPr>
            <w:rStyle w:val="08Text"/>
          </w:rPr>
          <w:t>60008</w:t>
        </w:r>
        <w:r>
          <w:rPr>
            <w:rStyle w:val="08Text"/>
          </w:rPr>
          <w:t>：</w:t>
        </w:r>
        <w:r>
          <w:rPr>
            <w:rStyle w:val="08Text"/>
          </w:rPr>
          <w:t xml:space="preserve">ciphertext </w:t>
        </w:r>
        <w:r>
          <w:rPr>
            <w:rStyle w:val="08Text"/>
          </w:rPr>
          <w:t>解密后的明文不是</w:t>
        </w:r>
        <w:r>
          <w:rPr>
            <w:rStyle w:val="08Text"/>
          </w:rPr>
          <w:t xml:space="preserve"> JSON</w:t>
        </w:r>
      </w:ins>
    </w:p>
    <w:p w14:paraId="26E1F166" w14:textId="77777777" w:rsidR="00F46436" w:rsidRDefault="00000000">
      <w:pPr>
        <w:spacing w:line="360" w:lineRule="auto"/>
        <w:ind w:firstLine="420"/>
        <w:rPr>
          <w:ins w:id="5173" w:author="Lucien" w:date="2026-05-26T21:10:00Z"/>
          <w:rStyle w:val="08Text"/>
        </w:rPr>
        <w:pPrChange w:id="5174" w:author="Lucien" w:date="2026-05-26T20:48:00Z">
          <w:pPr>
            <w:spacing w:line="360" w:lineRule="auto"/>
          </w:pPr>
        </w:pPrChange>
      </w:pPr>
      <w:ins w:id="5175" w:author="Lucien" w:date="2026-05-26T21:10:00Z">
        <w:r>
          <w:rPr>
            <w:rStyle w:val="08Text"/>
          </w:rPr>
          <w:t>60009</w:t>
        </w:r>
        <w:r>
          <w:rPr>
            <w:rStyle w:val="08Text"/>
          </w:rPr>
          <w:t>：解密后的</w:t>
        </w:r>
        <w:r>
          <w:rPr>
            <w:rStyle w:val="08Text"/>
          </w:rPr>
          <w:t xml:space="preserve"> JSON </w:t>
        </w:r>
        <w:r>
          <w:rPr>
            <w:rStyle w:val="08Text"/>
          </w:rPr>
          <w:t>里缺少</w:t>
        </w:r>
        <w:r>
          <w:rPr>
            <w:rStyle w:val="08Text"/>
          </w:rPr>
          <w:t xml:space="preserve"> fileHash / timestamp / delivery_cnt</w:t>
        </w:r>
      </w:ins>
    </w:p>
    <w:p w14:paraId="44F694FF" w14:textId="77777777" w:rsidR="00F46436" w:rsidRDefault="00000000">
      <w:pPr>
        <w:spacing w:line="360" w:lineRule="auto"/>
        <w:ind w:firstLine="420"/>
        <w:rPr>
          <w:ins w:id="5176" w:author="Lucien" w:date="2026-05-26T21:10:00Z"/>
          <w:rStyle w:val="08Text"/>
        </w:rPr>
        <w:pPrChange w:id="5177" w:author="Lucien" w:date="2026-05-26T20:48:00Z">
          <w:pPr>
            <w:spacing w:line="360" w:lineRule="auto"/>
          </w:pPr>
        </w:pPrChange>
      </w:pPr>
      <w:ins w:id="5178" w:author="Lucien" w:date="2026-05-26T21:10:00Z">
        <w:r>
          <w:rPr>
            <w:rStyle w:val="08Text"/>
          </w:rPr>
          <w:t>60010</w:t>
        </w:r>
        <w:r>
          <w:rPr>
            <w:rStyle w:val="08Text"/>
          </w:rPr>
          <w:t>：</w:t>
        </w:r>
        <w:r>
          <w:rPr>
            <w:rStyle w:val="08Text"/>
          </w:rPr>
          <w:t xml:space="preserve">fileHash </w:t>
        </w:r>
        <w:r>
          <w:rPr>
            <w:rStyle w:val="08Text"/>
          </w:rPr>
          <w:t>不是合法</w:t>
        </w:r>
        <w:r>
          <w:rPr>
            <w:rStyle w:val="08Text"/>
          </w:rPr>
          <w:t xml:space="preserve"> 64 </w:t>
        </w:r>
        <w:r>
          <w:rPr>
            <w:rStyle w:val="08Text"/>
          </w:rPr>
          <w:t>位</w:t>
        </w:r>
        <w:r>
          <w:rPr>
            <w:rStyle w:val="08Text"/>
          </w:rPr>
          <w:t xml:space="preserve"> SHA-256 </w:t>
        </w:r>
        <w:r>
          <w:rPr>
            <w:rStyle w:val="08Text"/>
          </w:rPr>
          <w:t>十六进制串</w:t>
        </w:r>
      </w:ins>
    </w:p>
    <w:p w14:paraId="42BEDB4B" w14:textId="77777777" w:rsidR="00F46436" w:rsidRDefault="00000000">
      <w:pPr>
        <w:spacing w:line="360" w:lineRule="auto"/>
        <w:ind w:firstLine="420"/>
        <w:rPr>
          <w:ins w:id="5179" w:author="Lucien" w:date="2026-05-26T21:10:00Z"/>
          <w:rStyle w:val="08Text"/>
        </w:rPr>
        <w:pPrChange w:id="5180" w:author="Lucien" w:date="2026-05-26T20:48:00Z">
          <w:pPr>
            <w:spacing w:line="360" w:lineRule="auto"/>
          </w:pPr>
        </w:pPrChange>
      </w:pPr>
      <w:ins w:id="5181" w:author="Lucien" w:date="2026-05-26T21:10:00Z">
        <w:r>
          <w:rPr>
            <w:rStyle w:val="08Text"/>
          </w:rPr>
          <w:t>60011</w:t>
        </w:r>
        <w:r>
          <w:rPr>
            <w:rStyle w:val="08Text"/>
          </w:rPr>
          <w:t>：读取</w:t>
        </w:r>
        <w:r>
          <w:rPr>
            <w:rStyle w:val="08Text"/>
          </w:rPr>
          <w:t xml:space="preserve"> /root/measure-files/receive-file.c </w:t>
        </w:r>
        <w:r>
          <w:rPr>
            <w:rStyle w:val="08Text"/>
          </w:rPr>
          <w:t>失败</w:t>
        </w:r>
      </w:ins>
    </w:p>
    <w:p w14:paraId="2EEFB23A" w14:textId="77777777" w:rsidR="00F46436" w:rsidRDefault="00000000">
      <w:pPr>
        <w:spacing w:line="360" w:lineRule="auto"/>
        <w:ind w:firstLine="420"/>
        <w:rPr>
          <w:ins w:id="5182" w:author="Lucien" w:date="2026-05-26T21:10:00Z"/>
          <w:rStyle w:val="08Text"/>
        </w:rPr>
        <w:pPrChange w:id="5183" w:author="Lucien" w:date="2026-05-26T20:48:00Z">
          <w:pPr>
            <w:spacing w:line="360" w:lineRule="auto"/>
          </w:pPr>
        </w:pPrChange>
      </w:pPr>
      <w:ins w:id="5184" w:author="Lucien" w:date="2026-05-26T21:10:00Z">
        <w:r>
          <w:rPr>
            <w:rStyle w:val="08Text"/>
          </w:rPr>
          <w:t>60012</w:t>
        </w:r>
        <w:r>
          <w:rPr>
            <w:rStyle w:val="08Text"/>
          </w:rPr>
          <w:t>：</w:t>
        </w:r>
        <w:r>
          <w:rPr>
            <w:rStyle w:val="08Text"/>
          </w:rPr>
          <w:t xml:space="preserve">fileHash </w:t>
        </w:r>
        <w:r>
          <w:rPr>
            <w:rStyle w:val="08Text"/>
          </w:rPr>
          <w:t>和</w:t>
        </w:r>
        <w:r>
          <w:rPr>
            <w:rStyle w:val="08Text"/>
          </w:rPr>
          <w:t xml:space="preserve"> /root/measure-files/receive-file.c </w:t>
        </w:r>
        <w:r>
          <w:rPr>
            <w:rStyle w:val="08Text"/>
          </w:rPr>
          <w:t>的</w:t>
        </w:r>
        <w:r>
          <w:rPr>
            <w:rStyle w:val="08Text"/>
          </w:rPr>
          <w:t xml:space="preserve"> SHA-256 </w:t>
        </w:r>
        <w:r>
          <w:rPr>
            <w:rStyle w:val="08Text"/>
          </w:rPr>
          <w:t>不匹配</w:t>
        </w:r>
      </w:ins>
    </w:p>
    <w:p w14:paraId="3C9516B7" w14:textId="77777777" w:rsidR="00F46436" w:rsidRDefault="00000000">
      <w:pPr>
        <w:spacing w:line="360" w:lineRule="auto"/>
        <w:ind w:firstLine="420"/>
        <w:rPr>
          <w:ins w:id="5185" w:author="Lucien" w:date="2026-05-26T21:10:00Z"/>
          <w:rStyle w:val="08Text"/>
        </w:rPr>
        <w:pPrChange w:id="5186" w:author="Lucien" w:date="2026-05-26T20:48:00Z">
          <w:pPr>
            <w:spacing w:line="360" w:lineRule="auto"/>
          </w:pPr>
        </w:pPrChange>
      </w:pPr>
      <w:ins w:id="5187" w:author="Lucien" w:date="2026-05-26T21:10:00Z">
        <w:r>
          <w:rPr>
            <w:rStyle w:val="08Text"/>
          </w:rPr>
          <w:t>60013</w:t>
        </w:r>
        <w:r>
          <w:rPr>
            <w:rStyle w:val="08Text"/>
          </w:rPr>
          <w:t>：</w:t>
        </w:r>
        <w:r>
          <w:rPr>
            <w:rStyle w:val="08Text"/>
          </w:rPr>
          <w:t xml:space="preserve">timestamp </w:t>
        </w:r>
        <w:r>
          <w:rPr>
            <w:rStyle w:val="08Text"/>
          </w:rPr>
          <w:t>格式非法</w:t>
        </w:r>
      </w:ins>
    </w:p>
    <w:p w14:paraId="3E95346F" w14:textId="77777777" w:rsidR="00F46436" w:rsidRDefault="00000000">
      <w:pPr>
        <w:spacing w:line="360" w:lineRule="auto"/>
        <w:ind w:firstLine="420"/>
        <w:rPr>
          <w:ins w:id="5188" w:author="Lucien" w:date="2026-05-26T21:10:00Z"/>
          <w:rStyle w:val="08Text"/>
        </w:rPr>
        <w:pPrChange w:id="5189" w:author="Lucien" w:date="2026-05-26T20:48:00Z">
          <w:pPr>
            <w:spacing w:line="360" w:lineRule="auto"/>
          </w:pPr>
        </w:pPrChange>
      </w:pPr>
      <w:ins w:id="5190" w:author="Lucien" w:date="2026-05-26T21:10:00Z">
        <w:r>
          <w:rPr>
            <w:rStyle w:val="08Text"/>
          </w:rPr>
          <w:t>60014</w:t>
        </w:r>
        <w:r>
          <w:rPr>
            <w:rStyle w:val="08Text"/>
          </w:rPr>
          <w:t>：</w:t>
        </w:r>
        <w:r>
          <w:rPr>
            <w:rStyle w:val="08Text"/>
          </w:rPr>
          <w:t xml:space="preserve">timestamp </w:t>
        </w:r>
        <w:r>
          <w:rPr>
            <w:rStyle w:val="08Text"/>
          </w:rPr>
          <w:t>晚于当前系统时间</w:t>
        </w:r>
      </w:ins>
    </w:p>
    <w:p w14:paraId="7D096AE0" w14:textId="77777777" w:rsidR="00F46436" w:rsidRDefault="00000000">
      <w:pPr>
        <w:spacing w:line="360" w:lineRule="auto"/>
        <w:ind w:firstLine="420"/>
        <w:rPr>
          <w:ins w:id="5191" w:author="Lucien" w:date="2026-05-26T21:10:00Z"/>
          <w:rStyle w:val="08Text"/>
        </w:rPr>
        <w:pPrChange w:id="5192" w:author="Lucien" w:date="2026-05-26T20:48:00Z">
          <w:pPr>
            <w:spacing w:line="360" w:lineRule="auto"/>
          </w:pPr>
        </w:pPrChange>
      </w:pPr>
      <w:ins w:id="5193" w:author="Lucien" w:date="2026-05-26T21:10:00Z">
        <w:r>
          <w:rPr>
            <w:rStyle w:val="08Text"/>
          </w:rPr>
          <w:t>60015</w:t>
        </w:r>
        <w:r>
          <w:rPr>
            <w:rStyle w:val="08Text"/>
          </w:rPr>
          <w:t>：</w:t>
        </w:r>
        <w:r>
          <w:rPr>
            <w:rStyle w:val="08Text"/>
          </w:rPr>
          <w:t xml:space="preserve">deliveried_cnt </w:t>
        </w:r>
        <w:r>
          <w:rPr>
            <w:rStyle w:val="08Text"/>
          </w:rPr>
          <w:t>或解密后的</w:t>
        </w:r>
        <w:r>
          <w:rPr>
            <w:rStyle w:val="08Text"/>
          </w:rPr>
          <w:t xml:space="preserve"> delivery_cnt </w:t>
        </w:r>
        <w:r>
          <w:rPr>
            <w:rStyle w:val="08Text"/>
          </w:rPr>
          <w:t>不是合法整数</w:t>
        </w:r>
      </w:ins>
    </w:p>
    <w:p w14:paraId="6D560A6F" w14:textId="77777777" w:rsidR="00F46436" w:rsidRDefault="00000000">
      <w:pPr>
        <w:spacing w:line="360" w:lineRule="auto"/>
        <w:ind w:firstLine="420"/>
        <w:rPr>
          <w:ins w:id="5194" w:author="Lucien" w:date="2026-05-26T21:10:00Z"/>
          <w:rStyle w:val="08Text"/>
        </w:rPr>
        <w:pPrChange w:id="5195" w:author="Lucien" w:date="2026-05-26T20:48:00Z">
          <w:pPr>
            <w:spacing w:line="360" w:lineRule="auto"/>
          </w:pPr>
        </w:pPrChange>
      </w:pPr>
      <w:ins w:id="5196" w:author="Lucien" w:date="2026-05-26T21:10:00Z">
        <w:r>
          <w:rPr>
            <w:rStyle w:val="08Text"/>
          </w:rPr>
          <w:t>60016</w:t>
        </w:r>
        <w:r>
          <w:rPr>
            <w:rStyle w:val="08Text"/>
          </w:rPr>
          <w:t>：解密后的</w:t>
        </w:r>
        <w:r>
          <w:rPr>
            <w:rStyle w:val="08Text"/>
          </w:rPr>
          <w:t xml:space="preserve"> delivery_cnt </w:t>
        </w:r>
        <w:r>
          <w:rPr>
            <w:rStyle w:val="08Text"/>
          </w:rPr>
          <w:t>不大于解密后的</w:t>
        </w:r>
        <w:r>
          <w:rPr>
            <w:rStyle w:val="08Text"/>
          </w:rPr>
          <w:t xml:space="preserve"> deliveried_cnt</w:t>
        </w:r>
      </w:ins>
    </w:p>
    <w:p w14:paraId="18DB364B" w14:textId="77777777" w:rsidR="00F46436" w:rsidRDefault="00000000">
      <w:pPr>
        <w:spacing w:line="360" w:lineRule="auto"/>
        <w:ind w:firstLine="420"/>
        <w:rPr>
          <w:ins w:id="5197" w:author="Lucien" w:date="2026-05-26T21:10:00Z"/>
          <w:rStyle w:val="08Text"/>
        </w:rPr>
        <w:pPrChange w:id="5198" w:author="Lucien" w:date="2026-05-26T20:48:00Z">
          <w:pPr>
            <w:spacing w:line="360" w:lineRule="auto"/>
          </w:pPr>
        </w:pPrChange>
      </w:pPr>
      <w:ins w:id="5199" w:author="Lucien" w:date="2026-05-26T21:10:00Z">
        <w:r>
          <w:rPr>
            <w:rStyle w:val="08Text"/>
          </w:rPr>
          <w:t>60017</w:t>
        </w:r>
        <w:r>
          <w:rPr>
            <w:rStyle w:val="08Text"/>
          </w:rPr>
          <w:t>：校验通过后保存</w:t>
        </w:r>
        <w:r>
          <w:rPr>
            <w:rStyle w:val="08Text"/>
          </w:rPr>
          <w:t xml:space="preserve"> digitalContract.json </w:t>
        </w:r>
        <w:r>
          <w:rPr>
            <w:rStyle w:val="08Text"/>
          </w:rPr>
          <w:t>失败</w:t>
        </w:r>
      </w:ins>
    </w:p>
    <w:p w14:paraId="2CBE995D" w14:textId="77777777" w:rsidR="00F46436" w:rsidRDefault="00000000">
      <w:pPr>
        <w:spacing w:line="360" w:lineRule="auto"/>
        <w:ind w:firstLine="420"/>
        <w:rPr>
          <w:ins w:id="5200" w:author="Lucien" w:date="2026-05-26T21:10:00Z"/>
          <w:rStyle w:val="08Text"/>
        </w:rPr>
        <w:pPrChange w:id="5201" w:author="Lucien" w:date="2026-05-26T20:48:00Z">
          <w:pPr>
            <w:spacing w:line="360" w:lineRule="auto"/>
          </w:pPr>
        </w:pPrChange>
      </w:pPr>
      <w:ins w:id="5202" w:author="Lucien" w:date="2026-05-26T21:10:00Z">
        <w:r>
          <w:rPr>
            <w:rStyle w:val="08Text"/>
          </w:rPr>
          <w:t>60020</w:t>
        </w:r>
        <w:r>
          <w:rPr>
            <w:rStyle w:val="08Text"/>
          </w:rPr>
          <w:t>：请求头读取失败</w:t>
        </w:r>
      </w:ins>
    </w:p>
    <w:p w14:paraId="270E4E84" w14:textId="77777777" w:rsidR="00F46436" w:rsidRDefault="00000000">
      <w:pPr>
        <w:spacing w:line="360" w:lineRule="auto"/>
        <w:ind w:firstLine="420"/>
        <w:rPr>
          <w:ins w:id="5203" w:author="Lucien" w:date="2026-05-26T21:10:00Z"/>
          <w:rStyle w:val="08Text"/>
        </w:rPr>
        <w:pPrChange w:id="5204" w:author="Lucien" w:date="2026-05-26T20:48:00Z">
          <w:pPr>
            <w:spacing w:line="360" w:lineRule="auto"/>
          </w:pPr>
        </w:pPrChange>
      </w:pPr>
      <w:ins w:id="5205" w:author="Lucien" w:date="2026-05-26T21:10:00Z">
        <w:r>
          <w:rPr>
            <w:rStyle w:val="08Text"/>
          </w:rPr>
          <w:t>60021</w:t>
        </w:r>
        <w:r>
          <w:rPr>
            <w:rStyle w:val="08Text"/>
          </w:rPr>
          <w:t>：路径不是</w:t>
        </w:r>
        <w:r>
          <w:rPr>
            <w:rStyle w:val="08Text"/>
          </w:rPr>
          <w:t xml:space="preserve"> /api/receive-json</w:t>
        </w:r>
      </w:ins>
    </w:p>
    <w:p w14:paraId="6AE6ED99" w14:textId="77777777" w:rsidR="00F46436" w:rsidRDefault="00000000">
      <w:pPr>
        <w:spacing w:line="360" w:lineRule="auto"/>
        <w:ind w:firstLine="420"/>
        <w:rPr>
          <w:ins w:id="5206" w:author="Lucien" w:date="2026-05-26T21:10:00Z"/>
          <w:rStyle w:val="08Text"/>
        </w:rPr>
        <w:pPrChange w:id="5207" w:author="Lucien" w:date="2026-05-26T20:48:00Z">
          <w:pPr>
            <w:spacing w:line="360" w:lineRule="auto"/>
          </w:pPr>
        </w:pPrChange>
      </w:pPr>
      <w:ins w:id="5208" w:author="Lucien" w:date="2026-05-26T21:10:00Z">
        <w:r>
          <w:rPr>
            <w:rStyle w:val="08Text"/>
          </w:rPr>
          <w:t>60022</w:t>
        </w:r>
        <w:r>
          <w:rPr>
            <w:rStyle w:val="08Text"/>
          </w:rPr>
          <w:t>：</w:t>
        </w:r>
        <w:r>
          <w:rPr>
            <w:rStyle w:val="08Text"/>
          </w:rPr>
          <w:t xml:space="preserve">HTTP body </w:t>
        </w:r>
        <w:r>
          <w:rPr>
            <w:rStyle w:val="08Text"/>
          </w:rPr>
          <w:t>读取失败</w:t>
        </w:r>
      </w:ins>
    </w:p>
    <w:p w14:paraId="38360A02" w14:textId="77777777" w:rsidR="00F46436" w:rsidRDefault="00000000">
      <w:pPr>
        <w:spacing w:line="360" w:lineRule="auto"/>
        <w:ind w:firstLine="420"/>
        <w:rPr>
          <w:ins w:id="5209" w:author="Lucien" w:date="2026-05-26T21:21:00Z"/>
          <w:rStyle w:val="08Text"/>
        </w:rPr>
        <w:pPrChange w:id="5210" w:author="Lucien" w:date="2026-05-26T20:48:00Z">
          <w:pPr>
            <w:spacing w:line="360" w:lineRule="auto"/>
          </w:pPr>
        </w:pPrChange>
      </w:pPr>
      <w:ins w:id="5211" w:author="Lucien" w:date="2026-05-26T21:10:00Z">
        <w:r>
          <w:rPr>
            <w:rStyle w:val="08Text"/>
          </w:rPr>
          <w:t>60023</w:t>
        </w:r>
        <w:r>
          <w:rPr>
            <w:rStyle w:val="08Text"/>
          </w:rPr>
          <w:t>：请求</w:t>
        </w:r>
        <w:proofErr w:type="gramStart"/>
        <w:r>
          <w:rPr>
            <w:rStyle w:val="08Text"/>
          </w:rPr>
          <w:t>体不是</w:t>
        </w:r>
        <w:proofErr w:type="gramEnd"/>
        <w:r>
          <w:rPr>
            <w:rStyle w:val="08Text"/>
          </w:rPr>
          <w:t xml:space="preserve"> JSON </w:t>
        </w:r>
        <w:r>
          <w:rPr>
            <w:rStyle w:val="08Text"/>
          </w:rPr>
          <w:t>对象</w:t>
        </w:r>
      </w:ins>
      <w:ins w:id="5212" w:author="Lucien" w:date="2026-05-26T21:21:00Z">
        <w:r>
          <w:rPr>
            <w:rStyle w:val="08Text"/>
          </w:rPr>
          <w:br/>
        </w:r>
        <w:r>
          <w:rPr>
            <w:rStyle w:val="08Text"/>
          </w:rPr>
          <w:br/>
        </w:r>
        <w:r>
          <w:rPr>
            <w:rStyle w:val="08Text"/>
            <w:rFonts w:hint="eastAsia"/>
          </w:rPr>
          <w:tab/>
        </w:r>
        <w:r>
          <w:rPr>
            <w:rStyle w:val="08Text"/>
          </w:rPr>
          <w:t>70001</w:t>
        </w:r>
        <w:r>
          <w:rPr>
            <w:rStyle w:val="08Text"/>
          </w:rPr>
          <w:t>：缺少</w:t>
        </w:r>
        <w:r>
          <w:rPr>
            <w:rStyle w:val="08Text"/>
          </w:rPr>
          <w:t xml:space="preserve"> iv</w:t>
        </w:r>
      </w:ins>
    </w:p>
    <w:p w14:paraId="0C2AB949" w14:textId="77777777" w:rsidR="00F46436" w:rsidRDefault="00000000">
      <w:pPr>
        <w:spacing w:line="360" w:lineRule="auto"/>
        <w:ind w:firstLine="420"/>
        <w:rPr>
          <w:ins w:id="5213" w:author="Lucien" w:date="2026-05-26T21:21:00Z"/>
          <w:rStyle w:val="08Text"/>
        </w:rPr>
        <w:pPrChange w:id="5214" w:author="Lucien" w:date="2026-05-26T20:48:00Z">
          <w:pPr>
            <w:spacing w:line="360" w:lineRule="auto"/>
          </w:pPr>
        </w:pPrChange>
      </w:pPr>
      <w:ins w:id="5215" w:author="Lucien" w:date="2026-05-26T21:21:00Z">
        <w:r>
          <w:rPr>
            <w:rStyle w:val="08Text"/>
          </w:rPr>
          <w:t>70002</w:t>
        </w:r>
        <w:r>
          <w:rPr>
            <w:rStyle w:val="08Text"/>
          </w:rPr>
          <w:t>：缺少</w:t>
        </w:r>
        <w:r>
          <w:rPr>
            <w:rStyle w:val="08Text"/>
          </w:rPr>
          <w:t xml:space="preserve"> ciphertext</w:t>
        </w:r>
      </w:ins>
    </w:p>
    <w:p w14:paraId="5E12CEBB" w14:textId="77777777" w:rsidR="00F46436" w:rsidRDefault="00000000">
      <w:pPr>
        <w:spacing w:line="360" w:lineRule="auto"/>
        <w:ind w:firstLine="420"/>
        <w:rPr>
          <w:ins w:id="5216" w:author="Lucien" w:date="2026-05-26T21:21:00Z"/>
          <w:rStyle w:val="08Text"/>
        </w:rPr>
        <w:pPrChange w:id="5217" w:author="Lucien" w:date="2026-05-26T20:48:00Z">
          <w:pPr>
            <w:spacing w:line="360" w:lineRule="auto"/>
          </w:pPr>
        </w:pPrChange>
      </w:pPr>
      <w:ins w:id="5218" w:author="Lucien" w:date="2026-05-26T21:21:00Z">
        <w:r>
          <w:rPr>
            <w:rStyle w:val="08Text"/>
          </w:rPr>
          <w:t>70003</w:t>
        </w:r>
        <w:r>
          <w:rPr>
            <w:rStyle w:val="08Text"/>
          </w:rPr>
          <w:t>：本地</w:t>
        </w:r>
        <w:r>
          <w:rPr>
            <w:rStyle w:val="08Text"/>
          </w:rPr>
          <w:t xml:space="preserve"> SM4 </w:t>
        </w:r>
        <w:r>
          <w:rPr>
            <w:rStyle w:val="08Text"/>
          </w:rPr>
          <w:t>密钥不存在、读取失败或长度不对</w:t>
        </w:r>
      </w:ins>
    </w:p>
    <w:p w14:paraId="1291B208" w14:textId="77777777" w:rsidR="00F46436" w:rsidRDefault="00000000">
      <w:pPr>
        <w:spacing w:line="360" w:lineRule="auto"/>
        <w:ind w:firstLine="420"/>
        <w:rPr>
          <w:ins w:id="5219" w:author="Lucien" w:date="2026-05-26T21:21:00Z"/>
          <w:rStyle w:val="08Text"/>
        </w:rPr>
        <w:pPrChange w:id="5220" w:author="Lucien" w:date="2026-05-26T20:48:00Z">
          <w:pPr>
            <w:spacing w:line="360" w:lineRule="auto"/>
          </w:pPr>
        </w:pPrChange>
      </w:pPr>
      <w:ins w:id="5221" w:author="Lucien" w:date="2026-05-26T21:21:00Z">
        <w:r>
          <w:rPr>
            <w:rStyle w:val="08Text"/>
          </w:rPr>
          <w:lastRenderedPageBreak/>
          <w:t>70004</w:t>
        </w:r>
        <w:r>
          <w:rPr>
            <w:rStyle w:val="08Text"/>
          </w:rPr>
          <w:t>：</w:t>
        </w:r>
        <w:r>
          <w:rPr>
            <w:rStyle w:val="08Text"/>
          </w:rPr>
          <w:t xml:space="preserve">iv </w:t>
        </w:r>
        <w:r>
          <w:rPr>
            <w:rStyle w:val="08Text"/>
          </w:rPr>
          <w:t>或</w:t>
        </w:r>
        <w:r>
          <w:rPr>
            <w:rStyle w:val="08Text"/>
          </w:rPr>
          <w:t xml:space="preserve"> ciphertext Base64 </w:t>
        </w:r>
        <w:r>
          <w:rPr>
            <w:rStyle w:val="08Text"/>
          </w:rPr>
          <w:t>解码失败</w:t>
        </w:r>
      </w:ins>
    </w:p>
    <w:p w14:paraId="7A678511" w14:textId="77777777" w:rsidR="00F46436" w:rsidRDefault="00000000">
      <w:pPr>
        <w:spacing w:line="360" w:lineRule="auto"/>
        <w:ind w:firstLine="420"/>
        <w:rPr>
          <w:ins w:id="5222" w:author="Lucien" w:date="2026-05-26T21:21:00Z"/>
          <w:rStyle w:val="08Text"/>
        </w:rPr>
        <w:pPrChange w:id="5223" w:author="Lucien" w:date="2026-05-26T20:48:00Z">
          <w:pPr>
            <w:spacing w:line="360" w:lineRule="auto"/>
          </w:pPr>
        </w:pPrChange>
      </w:pPr>
      <w:ins w:id="5224" w:author="Lucien" w:date="2026-05-26T21:21:00Z">
        <w:r>
          <w:rPr>
            <w:rStyle w:val="08Text"/>
          </w:rPr>
          <w:t>70005</w:t>
        </w:r>
        <w:r>
          <w:rPr>
            <w:rStyle w:val="08Text"/>
          </w:rPr>
          <w:t>：</w:t>
        </w:r>
        <w:r>
          <w:rPr>
            <w:rStyle w:val="08Text"/>
          </w:rPr>
          <w:t xml:space="preserve">iv </w:t>
        </w:r>
        <w:r>
          <w:rPr>
            <w:rStyle w:val="08Text"/>
          </w:rPr>
          <w:t>解码后长度不是</w:t>
        </w:r>
        <w:r>
          <w:rPr>
            <w:rStyle w:val="08Text"/>
          </w:rPr>
          <w:t xml:space="preserve"> 16 </w:t>
        </w:r>
        <w:r>
          <w:rPr>
            <w:rStyle w:val="08Text"/>
          </w:rPr>
          <w:t>字节</w:t>
        </w:r>
      </w:ins>
    </w:p>
    <w:p w14:paraId="7068C4CD" w14:textId="77777777" w:rsidR="00F46436" w:rsidRDefault="00000000">
      <w:pPr>
        <w:spacing w:line="360" w:lineRule="auto"/>
        <w:ind w:firstLine="420"/>
        <w:rPr>
          <w:ins w:id="5225" w:author="Lucien" w:date="2026-05-26T21:21:00Z"/>
          <w:rStyle w:val="08Text"/>
        </w:rPr>
        <w:pPrChange w:id="5226" w:author="Lucien" w:date="2026-05-26T20:48:00Z">
          <w:pPr>
            <w:spacing w:line="360" w:lineRule="auto"/>
          </w:pPr>
        </w:pPrChange>
      </w:pPr>
      <w:ins w:id="5227" w:author="Lucien" w:date="2026-05-26T21:21:00Z">
        <w:r>
          <w:rPr>
            <w:rStyle w:val="08Text"/>
          </w:rPr>
          <w:t>70006</w:t>
        </w:r>
        <w:r>
          <w:rPr>
            <w:rStyle w:val="08Text"/>
          </w:rPr>
          <w:t>：</w:t>
        </w:r>
        <w:r>
          <w:rPr>
            <w:rStyle w:val="08Text"/>
          </w:rPr>
          <w:t xml:space="preserve">ciphertext </w:t>
        </w:r>
        <w:r>
          <w:rPr>
            <w:rStyle w:val="08Text"/>
          </w:rPr>
          <w:t>解码后为空</w:t>
        </w:r>
      </w:ins>
    </w:p>
    <w:p w14:paraId="7E52CE67" w14:textId="77777777" w:rsidR="00F46436" w:rsidRDefault="00000000">
      <w:pPr>
        <w:spacing w:line="360" w:lineRule="auto"/>
        <w:ind w:firstLine="420"/>
        <w:rPr>
          <w:ins w:id="5228" w:author="Lucien" w:date="2026-05-26T21:21:00Z"/>
          <w:rStyle w:val="08Text"/>
        </w:rPr>
        <w:pPrChange w:id="5229" w:author="Lucien" w:date="2026-05-26T20:48:00Z">
          <w:pPr>
            <w:spacing w:line="360" w:lineRule="auto"/>
          </w:pPr>
        </w:pPrChange>
      </w:pPr>
      <w:ins w:id="5230" w:author="Lucien" w:date="2026-05-26T21:21:00Z">
        <w:r>
          <w:rPr>
            <w:rStyle w:val="08Text"/>
          </w:rPr>
          <w:t>70007</w:t>
        </w:r>
        <w:r>
          <w:rPr>
            <w:rStyle w:val="08Text"/>
          </w:rPr>
          <w:t>：</w:t>
        </w:r>
        <w:r>
          <w:rPr>
            <w:rStyle w:val="08Text"/>
          </w:rPr>
          <w:t xml:space="preserve">ciphertext </w:t>
        </w:r>
        <w:r>
          <w:rPr>
            <w:rStyle w:val="08Text"/>
          </w:rPr>
          <w:t>长度不是</w:t>
        </w:r>
        <w:r>
          <w:rPr>
            <w:rStyle w:val="08Text"/>
          </w:rPr>
          <w:t xml:space="preserve"> 16 </w:t>
        </w:r>
        <w:r>
          <w:rPr>
            <w:rStyle w:val="08Text"/>
          </w:rPr>
          <w:t>的倍数</w:t>
        </w:r>
      </w:ins>
    </w:p>
    <w:p w14:paraId="49C52ED8" w14:textId="77777777" w:rsidR="00F46436" w:rsidRDefault="00000000">
      <w:pPr>
        <w:spacing w:line="360" w:lineRule="auto"/>
        <w:ind w:firstLine="420"/>
        <w:rPr>
          <w:ins w:id="5231" w:author="Lucien" w:date="2026-05-26T21:21:00Z"/>
          <w:rStyle w:val="08Text"/>
        </w:rPr>
        <w:pPrChange w:id="5232" w:author="Lucien" w:date="2026-05-26T20:48:00Z">
          <w:pPr>
            <w:spacing w:line="360" w:lineRule="auto"/>
          </w:pPr>
        </w:pPrChange>
      </w:pPr>
      <w:ins w:id="5233" w:author="Lucien" w:date="2026-05-26T21:21:00Z">
        <w:r>
          <w:rPr>
            <w:rStyle w:val="08Text"/>
          </w:rPr>
          <w:t>70008</w:t>
        </w:r>
        <w:r>
          <w:rPr>
            <w:rStyle w:val="08Text"/>
          </w:rPr>
          <w:t>：</w:t>
        </w:r>
        <w:r>
          <w:rPr>
            <w:rStyle w:val="08Text"/>
          </w:rPr>
          <w:t xml:space="preserve">SM4-CBC </w:t>
        </w:r>
        <w:r>
          <w:rPr>
            <w:rStyle w:val="08Text"/>
          </w:rPr>
          <w:t>解密失败</w:t>
        </w:r>
      </w:ins>
    </w:p>
    <w:p w14:paraId="2CA2DDD3" w14:textId="77777777" w:rsidR="00F46436" w:rsidRDefault="00000000">
      <w:pPr>
        <w:spacing w:line="360" w:lineRule="auto"/>
        <w:ind w:firstLine="420"/>
        <w:rPr>
          <w:ins w:id="5234" w:author="Lucien" w:date="2026-05-26T21:21:00Z"/>
          <w:rStyle w:val="08Text"/>
        </w:rPr>
        <w:pPrChange w:id="5235" w:author="Lucien" w:date="2026-05-26T20:48:00Z">
          <w:pPr>
            <w:spacing w:line="360" w:lineRule="auto"/>
          </w:pPr>
        </w:pPrChange>
      </w:pPr>
      <w:ins w:id="5236" w:author="Lucien" w:date="2026-05-26T21:21:00Z">
        <w:r>
          <w:rPr>
            <w:rStyle w:val="08Text"/>
          </w:rPr>
          <w:t>70009</w:t>
        </w:r>
        <w:r>
          <w:rPr>
            <w:rStyle w:val="08Text"/>
          </w:rPr>
          <w:t>：保存目录</w:t>
        </w:r>
        <w:proofErr w:type="gramStart"/>
        <w:r>
          <w:rPr>
            <w:rStyle w:val="08Text"/>
          </w:rPr>
          <w:t>不</w:t>
        </w:r>
        <w:proofErr w:type="gramEnd"/>
        <w:r>
          <w:rPr>
            <w:rStyle w:val="08Text"/>
          </w:rPr>
          <w:t>可用</w:t>
        </w:r>
      </w:ins>
    </w:p>
    <w:p w14:paraId="7F24BAD2" w14:textId="77777777" w:rsidR="00F46436" w:rsidRDefault="00000000">
      <w:pPr>
        <w:spacing w:line="360" w:lineRule="auto"/>
        <w:ind w:firstLine="420"/>
        <w:rPr>
          <w:ins w:id="5237" w:author="Lucien" w:date="2026-05-26T21:21:00Z"/>
          <w:rStyle w:val="08Text"/>
        </w:rPr>
        <w:pPrChange w:id="5238" w:author="Lucien" w:date="2026-05-26T20:48:00Z">
          <w:pPr>
            <w:spacing w:line="360" w:lineRule="auto"/>
          </w:pPr>
        </w:pPrChange>
      </w:pPr>
      <w:ins w:id="5239" w:author="Lucien" w:date="2026-05-26T21:21:00Z">
        <w:r>
          <w:rPr>
            <w:rStyle w:val="08Text"/>
          </w:rPr>
          <w:t>70010</w:t>
        </w:r>
        <w:r>
          <w:rPr>
            <w:rStyle w:val="08Text"/>
          </w:rPr>
          <w:t>：临时文件打开失败</w:t>
        </w:r>
      </w:ins>
    </w:p>
    <w:p w14:paraId="3F1FFBF5" w14:textId="77777777" w:rsidR="00F46436" w:rsidRDefault="00000000">
      <w:pPr>
        <w:spacing w:line="360" w:lineRule="auto"/>
        <w:ind w:firstLine="420"/>
        <w:rPr>
          <w:ins w:id="5240" w:author="Lucien" w:date="2026-05-26T21:21:00Z"/>
          <w:rStyle w:val="08Text"/>
        </w:rPr>
        <w:pPrChange w:id="5241" w:author="Lucien" w:date="2026-05-26T20:48:00Z">
          <w:pPr>
            <w:spacing w:line="360" w:lineRule="auto"/>
          </w:pPr>
        </w:pPrChange>
      </w:pPr>
      <w:ins w:id="5242" w:author="Lucien" w:date="2026-05-26T21:21:00Z">
        <w:r>
          <w:rPr>
            <w:rStyle w:val="08Text"/>
          </w:rPr>
          <w:t>70011</w:t>
        </w:r>
        <w:r>
          <w:rPr>
            <w:rStyle w:val="08Text"/>
          </w:rPr>
          <w:t>：文件写入失败</w:t>
        </w:r>
      </w:ins>
    </w:p>
    <w:p w14:paraId="4911AE9C" w14:textId="77777777" w:rsidR="00F46436" w:rsidRDefault="00000000">
      <w:pPr>
        <w:spacing w:line="360" w:lineRule="auto"/>
        <w:ind w:firstLine="420"/>
        <w:rPr>
          <w:ins w:id="5243" w:author="Lucien" w:date="2026-05-26T21:21:00Z"/>
          <w:rStyle w:val="08Text"/>
        </w:rPr>
        <w:pPrChange w:id="5244" w:author="Lucien" w:date="2026-05-26T20:48:00Z">
          <w:pPr>
            <w:spacing w:line="360" w:lineRule="auto"/>
          </w:pPr>
        </w:pPrChange>
      </w:pPr>
      <w:ins w:id="5245" w:author="Lucien" w:date="2026-05-26T21:21:00Z">
        <w:r>
          <w:rPr>
            <w:rStyle w:val="08Text"/>
          </w:rPr>
          <w:t>70012</w:t>
        </w:r>
        <w:r>
          <w:rPr>
            <w:rStyle w:val="08Text"/>
          </w:rPr>
          <w:t>：文件关闭失败</w:t>
        </w:r>
      </w:ins>
    </w:p>
    <w:p w14:paraId="466470E3" w14:textId="77777777" w:rsidR="00F46436" w:rsidRDefault="00000000">
      <w:pPr>
        <w:spacing w:line="360" w:lineRule="auto"/>
        <w:ind w:firstLine="420"/>
        <w:rPr>
          <w:ins w:id="5246" w:author="Lucien" w:date="2026-05-26T21:21:00Z"/>
          <w:rStyle w:val="08Text"/>
        </w:rPr>
        <w:pPrChange w:id="5247" w:author="Lucien" w:date="2026-05-26T20:48:00Z">
          <w:pPr>
            <w:spacing w:line="360" w:lineRule="auto"/>
          </w:pPr>
        </w:pPrChange>
      </w:pPr>
      <w:ins w:id="5248" w:author="Lucien" w:date="2026-05-26T21:21:00Z">
        <w:r>
          <w:rPr>
            <w:rStyle w:val="08Text"/>
          </w:rPr>
          <w:t>70013</w:t>
        </w:r>
        <w:r>
          <w:rPr>
            <w:rStyle w:val="08Text"/>
          </w:rPr>
          <w:t>：临时文件重命名失败</w:t>
        </w:r>
      </w:ins>
    </w:p>
    <w:p w14:paraId="164B829E" w14:textId="77777777" w:rsidR="00F46436" w:rsidRDefault="00000000">
      <w:pPr>
        <w:spacing w:line="360" w:lineRule="auto"/>
        <w:ind w:firstLine="420"/>
        <w:rPr>
          <w:ins w:id="5249" w:author="Lucien" w:date="2026-05-26T21:21:00Z"/>
          <w:rStyle w:val="08Text"/>
        </w:rPr>
        <w:pPrChange w:id="5250" w:author="Lucien" w:date="2026-05-26T20:48:00Z">
          <w:pPr>
            <w:spacing w:line="360" w:lineRule="auto"/>
          </w:pPr>
        </w:pPrChange>
      </w:pPr>
      <w:ins w:id="5251" w:author="Lucien" w:date="2026-05-26T21:21:00Z">
        <w:r>
          <w:rPr>
            <w:rStyle w:val="08Text"/>
          </w:rPr>
          <w:t>70020</w:t>
        </w:r>
        <w:r>
          <w:rPr>
            <w:rStyle w:val="08Text"/>
          </w:rPr>
          <w:t>：</w:t>
        </w:r>
        <w:r>
          <w:rPr>
            <w:rStyle w:val="08Text"/>
          </w:rPr>
          <w:t xml:space="preserve">HTTP </w:t>
        </w:r>
        <w:r>
          <w:rPr>
            <w:rStyle w:val="08Text"/>
          </w:rPr>
          <w:t>请求解析失败</w:t>
        </w:r>
      </w:ins>
    </w:p>
    <w:p w14:paraId="69DEAC2E" w14:textId="77777777" w:rsidR="00F46436" w:rsidRDefault="00000000">
      <w:pPr>
        <w:spacing w:line="360" w:lineRule="auto"/>
        <w:ind w:firstLine="420"/>
        <w:rPr>
          <w:ins w:id="5252" w:author="Lucien" w:date="2026-05-26T21:21:00Z"/>
          <w:rStyle w:val="08Text"/>
        </w:rPr>
        <w:pPrChange w:id="5253" w:author="Lucien" w:date="2026-05-26T20:48:00Z">
          <w:pPr>
            <w:spacing w:line="360" w:lineRule="auto"/>
          </w:pPr>
        </w:pPrChange>
      </w:pPr>
      <w:ins w:id="5254" w:author="Lucien" w:date="2026-05-26T21:21:00Z">
        <w:r>
          <w:rPr>
            <w:rStyle w:val="08Text"/>
          </w:rPr>
          <w:t>70021</w:t>
        </w:r>
        <w:r>
          <w:rPr>
            <w:rStyle w:val="08Text"/>
          </w:rPr>
          <w:t>：请求方法不是</w:t>
        </w:r>
        <w:r>
          <w:rPr>
            <w:rStyle w:val="08Text"/>
          </w:rPr>
          <w:t xml:space="preserve"> POST</w:t>
        </w:r>
      </w:ins>
    </w:p>
    <w:p w14:paraId="1E80572D" w14:textId="77777777" w:rsidR="00F46436" w:rsidRDefault="00000000">
      <w:pPr>
        <w:spacing w:line="360" w:lineRule="auto"/>
        <w:ind w:firstLine="420"/>
        <w:rPr>
          <w:ins w:id="5255" w:author="Lucien" w:date="2026-05-26T21:21:00Z"/>
          <w:rStyle w:val="08Text"/>
        </w:rPr>
        <w:pPrChange w:id="5256" w:author="Lucien" w:date="2026-05-26T20:48:00Z">
          <w:pPr>
            <w:spacing w:line="360" w:lineRule="auto"/>
          </w:pPr>
        </w:pPrChange>
      </w:pPr>
      <w:ins w:id="5257" w:author="Lucien" w:date="2026-05-26T21:21:00Z">
        <w:r>
          <w:rPr>
            <w:rStyle w:val="08Text"/>
          </w:rPr>
          <w:t>70022</w:t>
        </w:r>
        <w:r>
          <w:rPr>
            <w:rStyle w:val="08Text"/>
          </w:rPr>
          <w:t>：路径不是</w:t>
        </w:r>
        <w:r>
          <w:rPr>
            <w:rStyle w:val="08Text"/>
          </w:rPr>
          <w:t xml:space="preserve"> /api/receive-file</w:t>
        </w:r>
      </w:ins>
    </w:p>
    <w:p w14:paraId="3C9D137E" w14:textId="77777777" w:rsidR="00F46436" w:rsidRDefault="00000000">
      <w:pPr>
        <w:spacing w:line="360" w:lineRule="auto"/>
        <w:ind w:firstLine="420"/>
        <w:rPr>
          <w:ins w:id="5258" w:author="Lucien" w:date="2026-05-26T21:33:00Z"/>
          <w:rStyle w:val="08Text"/>
        </w:rPr>
      </w:pPr>
      <w:ins w:id="5259" w:author="Lucien" w:date="2026-05-26T21:21:00Z">
        <w:r>
          <w:rPr>
            <w:rStyle w:val="08Text"/>
          </w:rPr>
          <w:t>70023</w:t>
        </w:r>
        <w:r>
          <w:rPr>
            <w:rStyle w:val="08Text"/>
          </w:rPr>
          <w:t>：请求</w:t>
        </w:r>
        <w:proofErr w:type="gramStart"/>
        <w:r>
          <w:rPr>
            <w:rStyle w:val="08Text"/>
          </w:rPr>
          <w:t>体不是</w:t>
        </w:r>
        <w:proofErr w:type="gramEnd"/>
        <w:r>
          <w:rPr>
            <w:rStyle w:val="08Text"/>
          </w:rPr>
          <w:t xml:space="preserve"> JSON </w:t>
        </w:r>
        <w:r>
          <w:rPr>
            <w:rStyle w:val="08Text"/>
          </w:rPr>
          <w:t>对象</w:t>
        </w:r>
      </w:ins>
      <w:ins w:id="5260" w:author="Lucien" w:date="2026-05-26T21:33:00Z">
        <w:r>
          <w:rPr>
            <w:rStyle w:val="08Text"/>
          </w:rPr>
          <w:br/>
        </w:r>
        <w:r>
          <w:rPr>
            <w:rStyle w:val="08Text"/>
          </w:rPr>
          <w:br/>
        </w:r>
        <w:r>
          <w:rPr>
            <w:rStyle w:val="08Text"/>
            <w:rFonts w:hint="eastAsia"/>
          </w:rPr>
          <w:tab/>
        </w:r>
        <w:r>
          <w:rPr>
            <w:rStyle w:val="08Text"/>
          </w:rPr>
          <w:t>80001</w:t>
        </w:r>
        <w:r>
          <w:rPr>
            <w:rStyle w:val="08Text"/>
          </w:rPr>
          <w:t>：请求</w:t>
        </w:r>
        <w:proofErr w:type="gramStart"/>
        <w:r>
          <w:rPr>
            <w:rStyle w:val="08Text"/>
          </w:rPr>
          <w:t>体不是</w:t>
        </w:r>
        <w:proofErr w:type="gramEnd"/>
        <w:r>
          <w:rPr>
            <w:rStyle w:val="08Text"/>
          </w:rPr>
          <w:t xml:space="preserve"> JSON</w:t>
        </w:r>
      </w:ins>
    </w:p>
    <w:p w14:paraId="7101A0D0" w14:textId="77777777" w:rsidR="00F46436" w:rsidRDefault="00000000">
      <w:pPr>
        <w:spacing w:line="360" w:lineRule="auto"/>
        <w:ind w:firstLine="420"/>
        <w:rPr>
          <w:ins w:id="5261" w:author="Lucien" w:date="2026-05-26T21:33:00Z"/>
          <w:rStyle w:val="08Text"/>
        </w:rPr>
      </w:pPr>
      <w:ins w:id="5262" w:author="Lucien" w:date="2026-05-26T21:33:00Z">
        <w:r>
          <w:rPr>
            <w:rStyle w:val="08Text"/>
          </w:rPr>
          <w:t>80002</w:t>
        </w:r>
        <w:r>
          <w:rPr>
            <w:rStyle w:val="08Text"/>
          </w:rPr>
          <w:t>：本地</w:t>
        </w:r>
        <w:r>
          <w:rPr>
            <w:rStyle w:val="08Text"/>
          </w:rPr>
          <w:t xml:space="preserve"> SM4 </w:t>
        </w:r>
        <w:r>
          <w:rPr>
            <w:rStyle w:val="08Text"/>
          </w:rPr>
          <w:t>密钥不存在、读取失败或长度不对</w:t>
        </w:r>
      </w:ins>
    </w:p>
    <w:p w14:paraId="668335CF" w14:textId="77777777" w:rsidR="00F46436" w:rsidRDefault="00000000">
      <w:pPr>
        <w:spacing w:line="360" w:lineRule="auto"/>
        <w:ind w:firstLine="420"/>
        <w:rPr>
          <w:ins w:id="5263" w:author="Lucien" w:date="2026-05-26T21:33:00Z"/>
          <w:rStyle w:val="08Text"/>
        </w:rPr>
      </w:pPr>
      <w:ins w:id="5264" w:author="Lucien" w:date="2026-05-26T21:33:00Z">
        <w:r>
          <w:rPr>
            <w:rStyle w:val="08Text"/>
          </w:rPr>
          <w:t>80003</w:t>
        </w:r>
        <w:r>
          <w:rPr>
            <w:rStyle w:val="08Text"/>
          </w:rPr>
          <w:t>：</w:t>
        </w:r>
        <w:r>
          <w:rPr>
            <w:rStyle w:val="08Text"/>
          </w:rPr>
          <w:t>RESULT_SHM_SIZE </w:t>
        </w:r>
        <w:r>
          <w:rPr>
            <w:rStyle w:val="08Text"/>
          </w:rPr>
          <w:t>没配置或非法</w:t>
        </w:r>
      </w:ins>
    </w:p>
    <w:p w14:paraId="52B435EB" w14:textId="77777777" w:rsidR="00F46436" w:rsidRDefault="00000000">
      <w:pPr>
        <w:spacing w:line="360" w:lineRule="auto"/>
        <w:ind w:firstLine="420"/>
        <w:rPr>
          <w:ins w:id="5265" w:author="Lucien" w:date="2026-05-26T21:33:00Z"/>
          <w:rStyle w:val="08Text"/>
        </w:rPr>
      </w:pPr>
      <w:ins w:id="5266" w:author="Lucien" w:date="2026-05-26T21:33:00Z">
        <w:r>
          <w:rPr>
            <w:rStyle w:val="08Text"/>
          </w:rPr>
          <w:t>80004</w:t>
        </w:r>
        <w:r>
          <w:rPr>
            <w:rStyle w:val="08Text"/>
          </w:rPr>
          <w:t>：共享内存不存在、打开失败、读取失败或内容为空</w:t>
        </w:r>
      </w:ins>
    </w:p>
    <w:p w14:paraId="66854B8A" w14:textId="77777777" w:rsidR="00F46436" w:rsidRDefault="00000000">
      <w:pPr>
        <w:spacing w:line="360" w:lineRule="auto"/>
        <w:ind w:firstLine="420"/>
        <w:rPr>
          <w:ins w:id="5267" w:author="Lucien" w:date="2026-05-26T21:33:00Z"/>
          <w:rStyle w:val="08Text"/>
        </w:rPr>
      </w:pPr>
      <w:ins w:id="5268" w:author="Lucien" w:date="2026-05-26T21:33:00Z">
        <w:r>
          <w:rPr>
            <w:rStyle w:val="08Text"/>
          </w:rPr>
          <w:t>80005</w:t>
        </w:r>
        <w:r>
          <w:rPr>
            <w:rStyle w:val="08Text"/>
          </w:rPr>
          <w:t>：生成随机</w:t>
        </w:r>
        <w:r>
          <w:rPr>
            <w:rStyle w:val="08Text"/>
          </w:rPr>
          <w:t> iv </w:t>
        </w:r>
        <w:r>
          <w:rPr>
            <w:rStyle w:val="08Text"/>
          </w:rPr>
          <w:t>失败</w:t>
        </w:r>
      </w:ins>
    </w:p>
    <w:p w14:paraId="22AFDECD" w14:textId="77777777" w:rsidR="00F46436" w:rsidRDefault="00000000">
      <w:pPr>
        <w:spacing w:line="360" w:lineRule="auto"/>
        <w:ind w:firstLine="420"/>
        <w:rPr>
          <w:ins w:id="5269" w:author="Lucien" w:date="2026-05-26T21:33:00Z"/>
          <w:rStyle w:val="08Text"/>
        </w:rPr>
      </w:pPr>
      <w:ins w:id="5270" w:author="Lucien" w:date="2026-05-26T21:33:00Z">
        <w:r>
          <w:rPr>
            <w:rStyle w:val="08Text"/>
          </w:rPr>
          <w:t>80006</w:t>
        </w:r>
        <w:r>
          <w:rPr>
            <w:rStyle w:val="08Text"/>
          </w:rPr>
          <w:t>：</w:t>
        </w:r>
        <w:r>
          <w:rPr>
            <w:rStyle w:val="08Text"/>
          </w:rPr>
          <w:t xml:space="preserve">SM4-CBC </w:t>
        </w:r>
        <w:r>
          <w:rPr>
            <w:rStyle w:val="08Text"/>
          </w:rPr>
          <w:t>加密结果失败</w:t>
        </w:r>
      </w:ins>
    </w:p>
    <w:p w14:paraId="50032701" w14:textId="77777777" w:rsidR="00F46436" w:rsidRDefault="00000000">
      <w:pPr>
        <w:spacing w:line="360" w:lineRule="auto"/>
        <w:ind w:firstLine="420"/>
        <w:rPr>
          <w:ins w:id="5271" w:author="Lucien" w:date="2026-05-26T20:48:00Z"/>
          <w:rStyle w:val="08Text"/>
        </w:rPr>
        <w:pPrChange w:id="5272" w:author="Lucien" w:date="2026-05-26T21:33:00Z">
          <w:pPr>
            <w:spacing w:line="360" w:lineRule="auto"/>
          </w:pPr>
        </w:pPrChange>
      </w:pPr>
      <w:ins w:id="5273" w:author="Lucien" w:date="2026-05-26T21:33:00Z">
        <w:r>
          <w:rPr>
            <w:rStyle w:val="08Text"/>
          </w:rPr>
          <w:t>80007</w:t>
        </w:r>
        <w:r>
          <w:rPr>
            <w:rStyle w:val="08Text"/>
          </w:rPr>
          <w:t>：</w:t>
        </w:r>
        <w:r>
          <w:rPr>
            <w:rStyle w:val="08Text"/>
          </w:rPr>
          <w:t xml:space="preserve">Base64 </w:t>
        </w:r>
        <w:r>
          <w:rPr>
            <w:rStyle w:val="08Text"/>
          </w:rPr>
          <w:t>编码</w:t>
        </w:r>
        <w:r>
          <w:rPr>
            <w:rStyle w:val="08Text"/>
          </w:rPr>
          <w:t> iv/ciphertext </w:t>
        </w:r>
        <w:r>
          <w:rPr>
            <w:rStyle w:val="08Text"/>
          </w:rPr>
          <w:t>失败</w:t>
        </w:r>
      </w:ins>
    </w:p>
    <w:p w14:paraId="23FC249C" w14:textId="77777777" w:rsidR="00F46436" w:rsidRDefault="00000000">
      <w:pPr>
        <w:spacing w:line="360" w:lineRule="auto"/>
        <w:rPr>
          <w:rStyle w:val="08Text"/>
        </w:rPr>
      </w:pPr>
      <w:ins w:id="5274" w:author="Lucien" w:date="2026-05-26T20:48:00Z">
        <w:r>
          <w:rPr>
            <w:rStyle w:val="08Text"/>
          </w:rPr>
          <w:t>}</w:t>
        </w:r>
      </w:ins>
      <w:del w:id="5275" w:author="Lucien" w:date="2026-05-26T20:48:00Z">
        <w:r>
          <w:rPr>
            <w:rStyle w:val="08Text"/>
          </w:rPr>
          <w:delText>}</w:delText>
        </w:r>
      </w:del>
    </w:p>
    <w:p w14:paraId="1B1546F2" w14:textId="77777777" w:rsidR="00F46436" w:rsidRDefault="00000000">
      <w:pPr>
        <w:pStyle w:val="3"/>
        <w:spacing w:line="360" w:lineRule="auto"/>
        <w:rPr>
          <w:rFonts w:ascii="宋体" w:hAnsi="宋体" w:hint="eastAsia"/>
          <w:sz w:val="30"/>
        </w:rPr>
        <w:pPrChange w:id="5276" w:author="昱 张" w:date="2026-07-02T22:19:00Z" w16du:dateUtc="2026-07-02T14:19:00Z">
          <w:pPr>
            <w:pStyle w:val="3"/>
            <w:numPr>
              <w:numId w:val="3"/>
            </w:numPr>
            <w:spacing w:line="360" w:lineRule="auto"/>
          </w:pPr>
        </w:pPrChange>
      </w:pPr>
      <w:bookmarkStart w:id="5277" w:name="Ji_Suan_Ren_Wu_Cuo_Wu_Ma_Ding_Yi"/>
      <w:bookmarkStart w:id="5278" w:name="_Toc608bw7"/>
      <w:bookmarkStart w:id="5279" w:name="_Toc233968928"/>
      <w:r>
        <w:rPr>
          <w:rFonts w:ascii="宋体" w:hAnsi="宋体"/>
          <w:sz w:val="30"/>
        </w:rPr>
        <w:t>计算任务错误码定义</w:t>
      </w:r>
      <w:bookmarkEnd w:id="5277"/>
      <w:bookmarkEnd w:id="5278"/>
      <w:bookmarkEnd w:id="5279"/>
    </w:p>
    <w:p w14:paraId="1A4F7654" w14:textId="77777777" w:rsidR="00F46436" w:rsidRDefault="00000000">
      <w:pPr>
        <w:spacing w:line="360" w:lineRule="auto"/>
        <w:rPr>
          <w:rStyle w:val="08Text"/>
        </w:rPr>
      </w:pPr>
      <w:r>
        <w:rPr>
          <w:rStyle w:val="08Text"/>
        </w:rPr>
        <w:t>{</w:t>
      </w:r>
      <w:r>
        <w:rPr>
          <w:rStyle w:val="08Text"/>
        </w:rPr>
        <w:br/>
        <w:t xml:space="preserve">    "62007": "</w:t>
      </w:r>
      <w:r>
        <w:rPr>
          <w:rStyle w:val="08Text"/>
        </w:rPr>
        <w:t>新增任务失败</w:t>
      </w:r>
      <w:r>
        <w:rPr>
          <w:rStyle w:val="08Text"/>
        </w:rPr>
        <w:t>",</w:t>
      </w:r>
    </w:p>
    <w:p w14:paraId="757B21C5" w14:textId="77777777" w:rsidR="00F46436" w:rsidRDefault="00000000">
      <w:pPr>
        <w:spacing w:line="360" w:lineRule="auto"/>
        <w:rPr>
          <w:rStyle w:val="08Text"/>
        </w:rPr>
      </w:pPr>
      <w:r>
        <w:rPr>
          <w:rStyle w:val="08Text"/>
        </w:rPr>
        <w:t xml:space="preserve">    "62008": "</w:t>
      </w:r>
      <w:r>
        <w:rPr>
          <w:rStyle w:val="08Text"/>
        </w:rPr>
        <w:t>任务详情查询失败</w:t>
      </w:r>
      <w:r>
        <w:rPr>
          <w:rStyle w:val="08Text"/>
        </w:rPr>
        <w:t>",</w:t>
      </w:r>
    </w:p>
    <w:p w14:paraId="0FCB77AF" w14:textId="77777777" w:rsidR="00F46436" w:rsidRDefault="00000000">
      <w:pPr>
        <w:spacing w:line="360" w:lineRule="auto"/>
        <w:ind w:firstLine="480"/>
        <w:rPr>
          <w:rStyle w:val="08Text"/>
        </w:rPr>
      </w:pPr>
      <w:r>
        <w:rPr>
          <w:rStyle w:val="08Text"/>
        </w:rPr>
        <w:t>"62009": "</w:t>
      </w:r>
      <w:r>
        <w:rPr>
          <w:rStyle w:val="08Text"/>
        </w:rPr>
        <w:t>任务列表查询失败</w:t>
      </w:r>
      <w:r>
        <w:rPr>
          <w:rStyle w:val="08Text"/>
        </w:rPr>
        <w:t>",</w:t>
      </w:r>
    </w:p>
    <w:p w14:paraId="0BBB2475" w14:textId="77777777" w:rsidR="00F46436" w:rsidRDefault="00000000">
      <w:pPr>
        <w:spacing w:line="360" w:lineRule="auto"/>
        <w:ind w:firstLine="480"/>
        <w:rPr>
          <w:rStyle w:val="08Text"/>
        </w:rPr>
      </w:pPr>
      <w:r>
        <w:rPr>
          <w:rStyle w:val="08Text"/>
        </w:rPr>
        <w:lastRenderedPageBreak/>
        <w:t>………</w:t>
      </w:r>
      <w:r>
        <w:rPr>
          <w:rStyle w:val="08Text"/>
          <w:rFonts w:hint="eastAsia"/>
        </w:rPr>
        <w:t>.</w:t>
      </w:r>
    </w:p>
    <w:p w14:paraId="2572529B" w14:textId="77777777" w:rsidR="00F46436" w:rsidRDefault="00000000">
      <w:pPr>
        <w:spacing w:line="360" w:lineRule="auto"/>
        <w:rPr>
          <w:rStyle w:val="08Text"/>
        </w:rPr>
      </w:pPr>
      <w:r>
        <w:rPr>
          <w:rStyle w:val="08Text"/>
        </w:rPr>
        <w:t>}</w:t>
      </w:r>
    </w:p>
    <w:p w14:paraId="2DD7BD55" w14:textId="77777777" w:rsidR="00F46436" w:rsidRDefault="00F46436">
      <w:pPr>
        <w:spacing w:line="360" w:lineRule="auto"/>
        <w:rPr>
          <w:rStyle w:val="08Text"/>
        </w:rPr>
      </w:pPr>
    </w:p>
    <w:p w14:paraId="4887221F" w14:textId="77777777" w:rsidR="00F46436" w:rsidRDefault="00000000">
      <w:pPr>
        <w:pStyle w:val="2"/>
        <w:rPr>
          <w:rFonts w:ascii="宋体" w:eastAsia="宋体" w:hAnsi="宋体" w:hint="eastAsia"/>
        </w:rPr>
        <w:pPrChange w:id="5280" w:author="昱 张" w:date="2026-07-02T22:19:00Z" w16du:dateUtc="2026-07-02T14:19:00Z">
          <w:pPr>
            <w:pStyle w:val="aff1"/>
            <w:numPr>
              <w:numId w:val="3"/>
            </w:numPr>
          </w:pPr>
        </w:pPrChange>
      </w:pPr>
      <w:bookmarkStart w:id="5281" w:name="_Toc233968929"/>
      <w:r>
        <w:rPr>
          <w:rFonts w:ascii="宋体" w:eastAsia="宋体" w:hAnsi="宋体" w:hint="eastAsia"/>
        </w:rPr>
        <w:t>签名信息说明</w:t>
      </w:r>
      <w:bookmarkEnd w:id="5281"/>
    </w:p>
    <w:p w14:paraId="0334DA9A" w14:textId="77777777" w:rsidR="00F46436" w:rsidRDefault="00000000">
      <w:pPr>
        <w:spacing w:line="360" w:lineRule="auto"/>
        <w:ind w:firstLineChars="200" w:firstLine="48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外部应用调用平台接口时需要对请求数据进行封装签名，签名信息具体生成步骤如下：</w:t>
      </w:r>
    </w:p>
    <w:p w14:paraId="1DB30988" w14:textId="77777777" w:rsidR="00F46436" w:rsidRDefault="00000000">
      <w:pPr>
        <w:pStyle w:val="aff0"/>
        <w:numPr>
          <w:ilvl w:val="0"/>
          <w:numId w:val="7"/>
        </w:numPr>
        <w:spacing w:line="360" w:lineRule="auto"/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收集参数：把请求体</w:t>
      </w:r>
      <w:r>
        <w:rPr>
          <w:rFonts w:ascii="宋体" w:hAnsi="宋体"/>
          <w:szCs w:val="21"/>
        </w:rPr>
        <w:t xml:space="preserve"> JSON </w:t>
      </w:r>
      <w:r>
        <w:rPr>
          <w:rFonts w:ascii="宋体" w:hAnsi="宋体" w:hint="eastAsia"/>
          <w:szCs w:val="21"/>
        </w:rPr>
        <w:t>的每个字段，加上</w:t>
      </w:r>
      <w:r>
        <w:rPr>
          <w:rFonts w:ascii="宋体" w:hAnsi="宋体"/>
          <w:szCs w:val="21"/>
        </w:rPr>
        <w:t xml:space="preserve"> appId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timestamp</w:t>
      </w:r>
      <w:r>
        <w:rPr>
          <w:rFonts w:ascii="宋体" w:hAnsi="宋体" w:hint="eastAsia"/>
          <w:szCs w:val="21"/>
        </w:rPr>
        <w:t>，组成参与签名的参数集合。</w:t>
      </w:r>
    </w:p>
    <w:p w14:paraId="78817A1A" w14:textId="77777777" w:rsidR="00F46436" w:rsidRDefault="00000000">
      <w:pPr>
        <w:pStyle w:val="aff0"/>
        <w:numPr>
          <w:ilvl w:val="0"/>
          <w:numId w:val="7"/>
        </w:numPr>
        <w:spacing w:line="360" w:lineRule="auto"/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参数排序：按参数名进行字典序升序排序。</w:t>
      </w:r>
    </w:p>
    <w:p w14:paraId="1A36242B" w14:textId="77777777" w:rsidR="00F46436" w:rsidRDefault="00000000">
      <w:pPr>
        <w:pStyle w:val="aff0"/>
        <w:numPr>
          <w:ilvl w:val="0"/>
          <w:numId w:val="7"/>
        </w:numPr>
        <w:spacing w:line="360" w:lineRule="auto"/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拼接字符串：</w:t>
      </w:r>
      <w:proofErr w:type="gramStart"/>
      <w:r>
        <w:rPr>
          <w:rFonts w:ascii="宋体" w:hAnsi="宋体" w:hint="eastAsia"/>
          <w:szCs w:val="21"/>
        </w:rPr>
        <w:t>按排</w:t>
      </w:r>
      <w:proofErr w:type="gramEnd"/>
      <w:r>
        <w:rPr>
          <w:rFonts w:ascii="宋体" w:hAnsi="宋体" w:hint="eastAsia"/>
          <w:szCs w:val="21"/>
        </w:rPr>
        <w:t>序后的顺序，把每个参数的</w:t>
      </w:r>
      <w:r>
        <w:rPr>
          <w:rFonts w:ascii="宋体" w:hAnsi="宋体"/>
          <w:szCs w:val="21"/>
        </w:rPr>
        <w:t xml:space="preserve"> value </w:t>
      </w:r>
      <w:r>
        <w:rPr>
          <w:rFonts w:ascii="宋体" w:hAnsi="宋体" w:hint="eastAsia"/>
          <w:szCs w:val="21"/>
        </w:rPr>
        <w:t>依次拼成一个大字符串（无分隔符）；</w:t>
      </w:r>
      <w:r>
        <w:rPr>
          <w:rFonts w:ascii="宋体" w:hAnsi="宋体"/>
          <w:szCs w:val="21"/>
        </w:rPr>
        <w:t xml:space="preserve">JSON </w:t>
      </w:r>
      <w:r>
        <w:rPr>
          <w:rFonts w:ascii="宋体" w:hAnsi="宋体" w:hint="eastAsia"/>
          <w:szCs w:val="21"/>
        </w:rPr>
        <w:t>对象、数组等复杂值要先做</w:t>
      </w:r>
      <w:r>
        <w:rPr>
          <w:rFonts w:ascii="宋体" w:hAnsi="宋体"/>
          <w:szCs w:val="21"/>
        </w:rPr>
        <w:t xml:space="preserve"> JSON </w:t>
      </w:r>
      <w:r>
        <w:rPr>
          <w:rFonts w:ascii="宋体" w:hAnsi="宋体" w:hint="eastAsia"/>
          <w:szCs w:val="21"/>
        </w:rPr>
        <w:t>序列化。</w:t>
      </w:r>
    </w:p>
    <w:p w14:paraId="2A164EAE" w14:textId="77777777" w:rsidR="00F46436" w:rsidRDefault="00000000">
      <w:pPr>
        <w:pStyle w:val="aff0"/>
        <w:numPr>
          <w:ilvl w:val="0"/>
          <w:numId w:val="7"/>
        </w:numPr>
        <w:spacing w:line="360" w:lineRule="auto"/>
        <w:ind w:firstLineChars="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SM2 </w:t>
      </w:r>
      <w:r>
        <w:rPr>
          <w:rFonts w:ascii="宋体" w:hAnsi="宋体" w:hint="eastAsia"/>
          <w:szCs w:val="21"/>
        </w:rPr>
        <w:t>签名：用</w:t>
      </w:r>
      <w:r>
        <w:rPr>
          <w:rFonts w:ascii="宋体" w:hAnsi="宋体"/>
          <w:szCs w:val="21"/>
        </w:rPr>
        <w:t xml:space="preserve"> SM2 </w:t>
      </w:r>
      <w:r>
        <w:rPr>
          <w:rFonts w:ascii="宋体" w:hAnsi="宋体" w:hint="eastAsia"/>
          <w:szCs w:val="21"/>
        </w:rPr>
        <w:t>私</w:t>
      </w:r>
      <w:proofErr w:type="gramStart"/>
      <w:r>
        <w:rPr>
          <w:rFonts w:ascii="宋体" w:hAnsi="宋体" w:hint="eastAsia"/>
          <w:szCs w:val="21"/>
        </w:rPr>
        <w:t>钥</w:t>
      </w:r>
      <w:proofErr w:type="gramEnd"/>
      <w:r>
        <w:rPr>
          <w:rFonts w:ascii="宋体" w:hAnsi="宋体" w:hint="eastAsia"/>
          <w:szCs w:val="21"/>
        </w:rPr>
        <w:t>对这个拼接后的字符串做签名。</w:t>
      </w:r>
    </w:p>
    <w:p w14:paraId="34D52082" w14:textId="77777777" w:rsidR="00F46436" w:rsidRDefault="00000000">
      <w:pPr>
        <w:pStyle w:val="aff0"/>
        <w:numPr>
          <w:ilvl w:val="0"/>
          <w:numId w:val="7"/>
        </w:numPr>
        <w:spacing w:line="360" w:lineRule="auto"/>
        <w:ind w:firstLineChars="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Base64 </w:t>
      </w:r>
      <w:r>
        <w:rPr>
          <w:rFonts w:ascii="宋体" w:hAnsi="宋体" w:hint="eastAsia"/>
          <w:szCs w:val="21"/>
        </w:rPr>
        <w:t>编码：对签名结果做</w:t>
      </w:r>
      <w:r>
        <w:rPr>
          <w:rFonts w:ascii="宋体" w:hAnsi="宋体"/>
          <w:szCs w:val="21"/>
        </w:rPr>
        <w:t xml:space="preserve"> Base64 </w:t>
      </w:r>
      <w:r>
        <w:rPr>
          <w:rFonts w:ascii="宋体" w:hAnsi="宋体" w:hint="eastAsia"/>
          <w:szCs w:val="21"/>
        </w:rPr>
        <w:t>编码，得到的即为最终的</w:t>
      </w:r>
      <w:r>
        <w:rPr>
          <w:rFonts w:ascii="宋体" w:hAnsi="宋体"/>
          <w:szCs w:val="21"/>
        </w:rPr>
        <w:t xml:space="preserve"> sign </w:t>
      </w:r>
      <w:r>
        <w:rPr>
          <w:rFonts w:ascii="宋体" w:hAnsi="宋体" w:hint="eastAsia"/>
          <w:szCs w:val="21"/>
        </w:rPr>
        <w:t>值。</w:t>
      </w:r>
    </w:p>
    <w:p w14:paraId="6F4CF703" w14:textId="77777777" w:rsidR="00F46436" w:rsidRDefault="00F46436">
      <w:pPr>
        <w:rPr>
          <w:ins w:id="5282" w:author="明宇 王" w:date="2026-05-06T15:24:00Z"/>
        </w:rPr>
      </w:pPr>
    </w:p>
    <w:p w14:paraId="76AD1B7B" w14:textId="77777777" w:rsidR="00F46436" w:rsidRDefault="00F46436">
      <w:pPr>
        <w:rPr>
          <w:ins w:id="5283" w:author="明宇 王" w:date="2026-05-06T15:24:00Z"/>
        </w:rPr>
      </w:pPr>
    </w:p>
    <w:p w14:paraId="6A044560" w14:textId="77777777" w:rsidR="00F46436" w:rsidRDefault="00000000">
      <w:pPr>
        <w:rPr>
          <w:ins w:id="5284" w:author="明宇 王" w:date="2026-05-06T15:32:00Z"/>
        </w:rPr>
      </w:pPr>
      <w:ins w:id="5285" w:author="明宇 王" w:date="2026-05-06T15:24:00Z">
        <w:r>
          <w:rPr>
            <w:rFonts w:hint="eastAsia"/>
          </w:rPr>
          <w:t>缺少镜像创建</w:t>
        </w:r>
        <w:r>
          <w:rPr>
            <w:rFonts w:hint="eastAsia"/>
          </w:rPr>
          <w:t>/</w:t>
        </w:r>
        <w:proofErr w:type="gramStart"/>
        <w:r>
          <w:rPr>
            <w:rFonts w:hint="eastAsia"/>
          </w:rPr>
          <w:t>虚机启动</w:t>
        </w:r>
        <w:proofErr w:type="gramEnd"/>
        <w:r>
          <w:rPr>
            <w:rFonts w:hint="eastAsia"/>
          </w:rPr>
          <w:t>/</w:t>
        </w:r>
        <w:r>
          <w:rPr>
            <w:rFonts w:hint="eastAsia"/>
          </w:rPr>
          <w:t>数据传入（加计算）</w:t>
        </w:r>
      </w:ins>
    </w:p>
    <w:p w14:paraId="40E67247" w14:textId="77777777" w:rsidR="00F46436" w:rsidRDefault="00F46436">
      <w:pPr>
        <w:rPr>
          <w:ins w:id="5286" w:author="明宇 王" w:date="2026-05-06T15:31:00Z"/>
        </w:rPr>
      </w:pPr>
    </w:p>
    <w:p w14:paraId="63BAF80A" w14:textId="77777777" w:rsidR="00F46436" w:rsidRDefault="00000000">
      <w:pPr>
        <w:rPr>
          <w:ins w:id="5287" w:author="明宇 王" w:date="2026-05-06T15:32:00Z"/>
        </w:rPr>
      </w:pPr>
      <w:ins w:id="5288" w:author="明宇 王" w:date="2026-05-06T15:31:00Z">
        <w:r>
          <w:rPr>
            <w:rFonts w:hint="eastAsia"/>
          </w:rPr>
          <w:t>等一段</w:t>
        </w:r>
      </w:ins>
      <w:ins w:id="5289" w:author="明宇 王" w:date="2026-05-06T15:32:00Z">
        <w:r>
          <w:rPr>
            <w:rFonts w:hint="eastAsia"/>
          </w:rPr>
          <w:t>计算</w:t>
        </w:r>
      </w:ins>
      <w:ins w:id="5290" w:author="明宇 王" w:date="2026-05-06T15:31:00Z">
        <w:r>
          <w:rPr>
            <w:rFonts w:hint="eastAsia"/>
          </w:rPr>
          <w:t>时间</w:t>
        </w:r>
      </w:ins>
      <w:ins w:id="5291" w:author="明宇 王" w:date="2026-05-06T15:32:00Z">
        <w:r>
          <w:rPr>
            <w:rFonts w:hint="eastAsia"/>
          </w:rPr>
          <w:t>进行数据提供与</w:t>
        </w:r>
      </w:ins>
      <w:ins w:id="5292" w:author="明宇 王" w:date="2026-05-06T15:31:00Z">
        <w:r>
          <w:rPr>
            <w:rFonts w:hint="eastAsia"/>
          </w:rPr>
          <w:t>数据</w:t>
        </w:r>
      </w:ins>
      <w:ins w:id="5293" w:author="明宇 王" w:date="2026-05-06T15:32:00Z">
        <w:r>
          <w:rPr>
            <w:rFonts w:hint="eastAsia"/>
          </w:rPr>
          <w:t>使用双方网络协作的安全性</w:t>
        </w:r>
      </w:ins>
    </w:p>
    <w:p w14:paraId="16CA8734" w14:textId="77777777" w:rsidR="00F46436" w:rsidRDefault="00F46436">
      <w:pPr>
        <w:rPr>
          <w:ins w:id="5294" w:author="明宇 王" w:date="2026-05-06T15:31:00Z"/>
        </w:rPr>
      </w:pPr>
    </w:p>
    <w:p w14:paraId="72B19B1F" w14:textId="77777777" w:rsidR="00F46436" w:rsidRDefault="00000000">
      <w:pPr>
        <w:rPr>
          <w:ins w:id="5295" w:author="明宇 王" w:date="2026-05-06T15:32:00Z"/>
        </w:rPr>
      </w:pPr>
      <w:ins w:id="5296" w:author="明宇 王" w:date="2026-05-06T15:24:00Z">
        <w:r>
          <w:rPr>
            <w:rFonts w:hint="eastAsia"/>
          </w:rPr>
          <w:t>/</w:t>
        </w:r>
        <w:r>
          <w:rPr>
            <w:rFonts w:hint="eastAsia"/>
          </w:rPr>
          <w:t>请求结果接口</w:t>
        </w:r>
      </w:ins>
      <w:ins w:id="5297" w:author="明宇 王" w:date="2026-05-06T15:25:00Z">
        <w:r>
          <w:rPr>
            <w:rFonts w:hint="eastAsia"/>
          </w:rPr>
          <w:t>/</w:t>
        </w:r>
        <w:r>
          <w:rPr>
            <w:rFonts w:hint="eastAsia"/>
          </w:rPr>
          <w:t>还要</w:t>
        </w:r>
      </w:ins>
      <w:proofErr w:type="gramStart"/>
      <w:ins w:id="5298" w:author="明宇 王" w:date="2026-05-06T15:26:00Z">
        <w:r>
          <w:rPr>
            <w:rFonts w:hint="eastAsia"/>
          </w:rPr>
          <w:t>有</w:t>
        </w:r>
      </w:ins>
      <w:ins w:id="5299" w:author="明宇 王" w:date="2026-05-06T15:25:00Z">
        <w:r>
          <w:rPr>
            <w:rFonts w:hint="eastAsia"/>
          </w:rPr>
          <w:t>虚机记录</w:t>
        </w:r>
        <w:proofErr w:type="gramEnd"/>
        <w:r>
          <w:rPr>
            <w:rFonts w:hint="eastAsia"/>
          </w:rPr>
          <w:t>计算结果的服务</w:t>
        </w:r>
      </w:ins>
    </w:p>
    <w:p w14:paraId="2298EE2C" w14:textId="77777777" w:rsidR="00F46436" w:rsidRDefault="00F46436">
      <w:pPr>
        <w:rPr>
          <w:ins w:id="5300" w:author="明宇 王" w:date="2026-05-06T15:32:00Z"/>
        </w:rPr>
      </w:pPr>
    </w:p>
    <w:p w14:paraId="5FF5D5D7" w14:textId="77777777" w:rsidR="00F46436" w:rsidRDefault="00F46436"/>
    <w:sectPr w:rsidR="00F464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33F6B" w14:textId="77777777" w:rsidR="006F0C39" w:rsidRDefault="006F0C39">
      <w:r>
        <w:separator/>
      </w:r>
    </w:p>
  </w:endnote>
  <w:endnote w:type="continuationSeparator" w:id="0">
    <w:p w14:paraId="1C9F6495" w14:textId="77777777" w:rsidR="006F0C39" w:rsidRDefault="006F0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altName w:val="DokChampa"/>
    <w:charset w:val="00"/>
    <w:family w:val="modern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1579247661"/>
    </w:sdtPr>
    <w:sdtContent>
      <w:p w14:paraId="4DEA2BF9" w14:textId="77777777" w:rsidR="00F46436" w:rsidRDefault="00000000">
        <w:pPr>
          <w:pStyle w:val="ae"/>
          <w:framePr w:wrap="auto" w:vAnchor="text" w:hAnchor="margin" w:xAlign="center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end"/>
        </w:r>
      </w:p>
    </w:sdtContent>
  </w:sdt>
  <w:sdt>
    <w:sdtPr>
      <w:rPr>
        <w:rStyle w:val="af8"/>
      </w:rPr>
      <w:id w:val="-1"/>
    </w:sdtPr>
    <w:sdtContent>
      <w:p w14:paraId="2BA5C5DA" w14:textId="77777777" w:rsidR="00F46436" w:rsidRDefault="00000000">
        <w:pPr>
          <w:pStyle w:val="ae"/>
          <w:framePr w:wrap="auto" w:vAnchor="text" w:hAnchor="margin" w:xAlign="right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end"/>
        </w:r>
      </w:p>
    </w:sdtContent>
  </w:sdt>
  <w:p w14:paraId="11A4003C" w14:textId="77777777" w:rsidR="00F46436" w:rsidRDefault="00F46436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B20C3" w14:textId="77777777" w:rsidR="00F46436" w:rsidRDefault="00000000">
    <w:pPr>
      <w:pStyle w:val="ae"/>
      <w:ind w:right="360"/>
    </w:pPr>
    <w:r>
      <w:rPr>
        <w:rFonts w:hint="eastAsia"/>
      </w:rPr>
      <w:t xml:space="preserve"> </w:t>
    </w:r>
    <w:r>
      <w:t xml:space="preserve">  </w:t>
    </w:r>
    <w:proofErr w:type="gramStart"/>
    <w:r>
      <w:rPr>
        <w:rFonts w:hint="eastAsia"/>
      </w:rPr>
      <w:t>微芯感知</w:t>
    </w:r>
    <w:proofErr w:type="gramEnd"/>
    <w:r>
      <w:rPr>
        <w:rFonts w:hint="eastAsia"/>
      </w:rPr>
      <w:t>版权所有，未经允许不得翻印、传抄</w:t>
    </w:r>
    <w:r>
      <w:rPr>
        <w:rFonts w:hint="eastAsia"/>
      </w:rPr>
      <w:t xml:space="preserve">                            </w:t>
    </w: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 xml:space="preserve"> </w:t>
    </w:r>
    <w:fldSimple w:instr=" NUMPAGES ">
      <w:r w:rsidR="00F46436">
        <w:t>18</w:t>
      </w:r>
    </w:fldSimple>
    <w:r>
      <w:rPr>
        <w:rFonts w:hint="eastAsia"/>
      </w:rPr>
      <w:t xml:space="preserve"> </w:t>
    </w:r>
    <w:r>
      <w:rPr>
        <w:rFonts w:hint="eastAsia"/>
      </w:rPr>
      <w:t>页</w: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F04431" wp14:editId="5D74E471">
              <wp:simplePos x="0" y="0"/>
              <wp:positionH relativeFrom="column">
                <wp:posOffset>0</wp:posOffset>
              </wp:positionH>
              <wp:positionV relativeFrom="paragraph">
                <wp:posOffset>-7620</wp:posOffset>
              </wp:positionV>
              <wp:extent cx="5257800" cy="0"/>
              <wp:effectExtent l="0" t="0" r="0" b="0"/>
              <wp:wrapNone/>
              <wp:docPr id="20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0pt;margin-top:-0.6pt;height:0pt;width:414pt;z-index:251660288;mso-width-relative:page;mso-height-relative:page;" filled="f" stroked="t" coordsize="21600,21600" o:gfxdata="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5ymIrTAAAABgEA&#10;AA8AAAAAAAAAAQAgAAAAIgAAAGRycy9kb3ducmV2LnhtbFBLAQIUABQAAAAIAIdO4kCKbLPtrQEA&#10;AG4DAAAOAAAAAAAAAAEAIAAAACIBAABkcnMvZTJvRG9jLnhtbFBLBQYAAAAABgAGAFkBAABBBQAA&#10;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122D" w14:textId="77777777" w:rsidR="00F46436" w:rsidRDefault="00F46436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352008184"/>
    </w:sdtPr>
    <w:sdtContent>
      <w:p w14:paraId="5A3C8C49" w14:textId="77777777" w:rsidR="00F46436" w:rsidRDefault="00000000">
        <w:pPr>
          <w:pStyle w:val="ae"/>
          <w:framePr w:wrap="auto" w:vAnchor="text" w:hAnchor="margin" w:xAlign="center" w:y="1"/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end"/>
        </w:r>
      </w:p>
    </w:sdtContent>
  </w:sdt>
  <w:sdt>
    <w:sdtPr>
      <w:rPr>
        <w:rStyle w:val="af8"/>
      </w:rPr>
      <w:id w:val="65458580"/>
    </w:sdtPr>
    <w:sdtContent>
      <w:p w14:paraId="5FDEAD66" w14:textId="77777777" w:rsidR="00F46436" w:rsidRDefault="00000000">
        <w:pPr>
          <w:pStyle w:val="ae"/>
          <w:framePr w:wrap="auto" w:vAnchor="text" w:hAnchor="margin" w:xAlign="right" w:y="1"/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end"/>
        </w:r>
      </w:p>
    </w:sdtContent>
  </w:sdt>
  <w:p w14:paraId="7CAF1CEF" w14:textId="77777777" w:rsidR="00F46436" w:rsidRDefault="00F46436">
    <w:pPr>
      <w:pStyle w:val="ae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CE88" w14:textId="77777777" w:rsidR="00F46436" w:rsidRDefault="00000000">
    <w:pPr>
      <w:pStyle w:val="ae"/>
      <w:ind w:right="360" w:firstLineChars="2100" w:firstLine="3780"/>
    </w:pPr>
    <w:r>
      <w:rPr>
        <w:rFonts w:hint="eastAsia"/>
      </w:rPr>
      <w:t xml:space="preserve">                             </w:t>
    </w: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 xml:space="preserve"> </w:t>
    </w:r>
    <w:fldSimple w:instr=" NUMPAGES ">
      <w:r w:rsidR="00F46436">
        <w:t>18</w:t>
      </w:r>
    </w:fldSimple>
    <w:r>
      <w:rPr>
        <w:rFonts w:hint="eastAsia"/>
      </w:rPr>
      <w:t xml:space="preserve"> </w:t>
    </w:r>
    <w:r>
      <w:rPr>
        <w:rFonts w:hint="eastAsia"/>
      </w:rPr>
      <w:t>页</w: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6C9851" wp14:editId="291C5064">
              <wp:simplePos x="0" y="0"/>
              <wp:positionH relativeFrom="column">
                <wp:posOffset>0</wp:posOffset>
              </wp:positionH>
              <wp:positionV relativeFrom="paragraph">
                <wp:posOffset>-7620</wp:posOffset>
              </wp:positionV>
              <wp:extent cx="5257800" cy="0"/>
              <wp:effectExtent l="0" t="0" r="0" b="0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0pt;margin-top:-0.6pt;height:0pt;width:414pt;z-index:251659264;mso-width-relative:page;mso-height-relative:page;" filled="f" stroked="t" coordsize="21600,21600" o:gfxdata="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nnKYitMAAAAGAQAA&#10;DwAAAAAAAAABACAAAAAiAAAAZHJzL2Rvd25yZXYueG1sUEsBAhQAFAAAAAgAh07iQDncsGCsAQAA&#10;bQMAAA4AAAAAAAAAAQAgAAAAIgEAAGRycy9lMm9Eb2MueG1sUEsFBgAAAAAGAAYAWQEAAEAFAAAA&#10;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A418" w14:textId="77777777" w:rsidR="00F46436" w:rsidRDefault="00F4643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6E821" w14:textId="77777777" w:rsidR="006F0C39" w:rsidRDefault="006F0C39">
      <w:r>
        <w:separator/>
      </w:r>
    </w:p>
  </w:footnote>
  <w:footnote w:type="continuationSeparator" w:id="0">
    <w:p w14:paraId="696F64AF" w14:textId="77777777" w:rsidR="006F0C39" w:rsidRDefault="006F0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A6547" w14:textId="77777777" w:rsidR="00F46436" w:rsidRDefault="00F46436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ECB3" w14:textId="77777777" w:rsidR="00F46436" w:rsidRDefault="00000000">
    <w:pPr>
      <w:pStyle w:val="af0"/>
      <w:spacing w:before="240" w:line="120" w:lineRule="auto"/>
      <w:jc w:val="right"/>
      <w:rPr>
        <w:sz w:val="22"/>
        <w:szCs w:val="22"/>
      </w:rPr>
    </w:pPr>
    <w:r>
      <w:rPr>
        <w:sz w:val="22"/>
        <w:szCs w:val="22"/>
      </w:rPr>
      <w:t xml:space="preserve">               </w:t>
    </w:r>
    <w:r>
      <w:rPr>
        <w:rFonts w:hint="eastAsia"/>
        <w:sz w:val="22"/>
        <w:szCs w:val="22"/>
      </w:rPr>
      <w:t xml:space="preserve">            </w:t>
    </w:r>
    <w:r>
      <w:rPr>
        <w:rFonts w:hint="eastAsia"/>
        <w:sz w:val="22"/>
        <w:szCs w:val="22"/>
      </w:rPr>
      <w:t>长安链隐私计算开放平台白皮书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31AAC" w14:textId="77777777" w:rsidR="00F46436" w:rsidRDefault="00000000">
    <w:pPr>
      <w:pStyle w:val="af0"/>
      <w:jc w:val="left"/>
      <w:rPr>
        <w:sz w:val="22"/>
        <w:szCs w:val="22"/>
      </w:rPr>
    </w:pPr>
    <w:r>
      <w:rPr>
        <w:rFonts w:hint="eastAsia"/>
        <w:sz w:val="22"/>
        <w:szCs w:val="22"/>
      </w:rPr>
      <w:t xml:space="preserve"> </w:t>
    </w:r>
    <w:r>
      <w:rPr>
        <w:sz w:val="22"/>
        <w:szCs w:val="22"/>
      </w:rPr>
      <w:t xml:space="preserve">                    </w:t>
    </w:r>
    <w:r>
      <w:rPr>
        <w:rFonts w:hint="eastAsia"/>
        <w:sz w:val="22"/>
        <w:szCs w:val="22"/>
      </w:rPr>
      <w:t xml:space="preserve">       </w:t>
    </w:r>
    <w:r>
      <w:rPr>
        <w:rFonts w:hint="eastAsia"/>
        <w:sz w:val="22"/>
        <w:szCs w:val="22"/>
      </w:rPr>
      <w:t xml:space="preserve">　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C00FF" w14:textId="77777777" w:rsidR="00F46436" w:rsidRDefault="00F46436">
    <w:pPr>
      <w:pStyle w:val="af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B1CA2" w14:textId="77777777" w:rsidR="00F46436" w:rsidRDefault="00000000">
    <w:pPr>
      <w:pStyle w:val="af0"/>
      <w:spacing w:before="240" w:line="120" w:lineRule="auto"/>
      <w:jc w:val="right"/>
      <w:rPr>
        <w:sz w:val="22"/>
        <w:szCs w:val="22"/>
      </w:rPr>
    </w:pPr>
    <w:r>
      <w:rPr>
        <w:rFonts w:hint="eastAsia"/>
        <w:sz w:val="22"/>
        <w:szCs w:val="22"/>
      </w:rPr>
      <w:t xml:space="preserve"> </w:t>
    </w:r>
    <w:r>
      <w:rPr>
        <w:sz w:val="22"/>
        <w:szCs w:val="22"/>
      </w:rPr>
      <w:t xml:space="preserve">               </w:t>
    </w:r>
    <w:r>
      <w:rPr>
        <w:rFonts w:hint="eastAsia"/>
        <w:sz w:val="22"/>
        <w:szCs w:val="22"/>
      </w:rPr>
      <w:t xml:space="preserve">              XXXX</w:t>
    </w:r>
    <w:r>
      <w:rPr>
        <w:rFonts w:hint="eastAsia"/>
        <w:sz w:val="22"/>
        <w:szCs w:val="22"/>
      </w:rPr>
      <w:t>平台接口规范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28347" w14:textId="77777777" w:rsidR="00F46436" w:rsidRDefault="00000000">
    <w:pPr>
      <w:pStyle w:val="af0"/>
      <w:jc w:val="left"/>
      <w:rPr>
        <w:sz w:val="22"/>
        <w:szCs w:val="22"/>
      </w:rPr>
    </w:pPr>
    <w:r>
      <w:rPr>
        <w:rFonts w:hint="eastAsia"/>
        <w:sz w:val="22"/>
        <w:szCs w:val="22"/>
      </w:rPr>
      <w:t xml:space="preserve"> </w:t>
    </w:r>
    <w:r>
      <w:rPr>
        <w:sz w:val="22"/>
        <w:szCs w:val="22"/>
      </w:rPr>
      <w:t xml:space="preserve">                    </w:t>
    </w:r>
    <w:r>
      <w:rPr>
        <w:rFonts w:hint="eastAsia"/>
        <w:sz w:val="22"/>
        <w:szCs w:val="22"/>
      </w:rPr>
      <w:t xml:space="preserve">       </w:t>
    </w:r>
    <w:r>
      <w:rPr>
        <w:rFonts w:hint="eastAsia"/>
        <w:sz w:val="22"/>
        <w:szCs w:val="22"/>
      </w:rPr>
      <w:t xml:space="preserve">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7D97EE"/>
    <w:multiLevelType w:val="multilevel"/>
    <w:tmpl w:val="DD7D97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FFFFFF88"/>
    <w:multiLevelType w:val="singleLevel"/>
    <w:tmpl w:val="E4CAA37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26EC5F94"/>
    <w:multiLevelType w:val="multilevel"/>
    <w:tmpl w:val="5366F2B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5.6.%4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8126F32"/>
    <w:multiLevelType w:val="multilevel"/>
    <w:tmpl w:val="28126F32"/>
    <w:lvl w:ilvl="0">
      <w:start w:val="1"/>
      <w:numFmt w:val="bullet"/>
      <w:lvlText w:val=""/>
      <w:lvlJc w:val="left"/>
      <w:pPr>
        <w:ind w:left="1296" w:hanging="336"/>
      </w:pPr>
      <w:rPr>
        <w:rFonts w:ascii="Wingdings" w:hAnsi="Wingdings" w:cs="Wingdings" w:hint="default"/>
        <w:spacing w:val="0"/>
      </w:rPr>
    </w:lvl>
    <w:lvl w:ilvl="1">
      <w:start w:val="1"/>
      <w:numFmt w:val="bullet"/>
      <w:lvlText w:val="¡"/>
      <w:lvlJc w:val="left"/>
      <w:pPr>
        <w:ind w:left="1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22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ind w:left="273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321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369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ind w:left="41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46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5136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42A86589"/>
    <w:multiLevelType w:val="multilevel"/>
    <w:tmpl w:val="42A86589"/>
    <w:lvl w:ilvl="0">
      <w:start w:val="1"/>
      <w:numFmt w:val="decimal"/>
      <w:pStyle w:val="a0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5" w15:restartNumberingAfterBreak="0">
    <w:nsid w:val="5CD52802"/>
    <w:multiLevelType w:val="multilevel"/>
    <w:tmpl w:val="5CD52802"/>
    <w:lvl w:ilvl="0">
      <w:start w:val="1"/>
      <w:numFmt w:val="decimal"/>
      <w:suff w:val="space"/>
      <w:lvlText w:val="%1.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5D7A4910"/>
    <w:multiLevelType w:val="multilevel"/>
    <w:tmpl w:val="5D7A4910"/>
    <w:lvl w:ilvl="0">
      <w:start w:val="1"/>
      <w:numFmt w:val="bullet"/>
      <w:lvlText w:val=""/>
      <w:lvlJc w:val="left"/>
      <w:pPr>
        <w:ind w:left="4008" w:hanging="336"/>
      </w:pPr>
      <w:rPr>
        <w:rFonts w:ascii="Wingdings" w:hAnsi="Wingdings" w:cs="Wingdings" w:hint="default"/>
        <w:spacing w:val="0"/>
      </w:rPr>
    </w:lvl>
    <w:lvl w:ilvl="1">
      <w:start w:val="1"/>
      <w:numFmt w:val="bullet"/>
      <w:lvlText w:val="¡"/>
      <w:lvlJc w:val="left"/>
      <w:pPr>
        <w:ind w:left="4488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4968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5448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5928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6408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6888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7368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7848" w:hanging="336"/>
      </w:pPr>
      <w:rPr>
        <w:rFonts w:ascii="Wingdings" w:hAnsi="Wingdings" w:cs="Wingdings" w:hint="default"/>
      </w:rPr>
    </w:lvl>
  </w:abstractNum>
  <w:num w:numId="1" w16cid:durableId="1884826298">
    <w:abstractNumId w:val="2"/>
  </w:num>
  <w:num w:numId="2" w16cid:durableId="2090467934">
    <w:abstractNumId w:val="4"/>
  </w:num>
  <w:num w:numId="3" w16cid:durableId="1443645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0615938">
    <w:abstractNumId w:val="3"/>
  </w:num>
  <w:num w:numId="5" w16cid:durableId="387649081">
    <w:abstractNumId w:val="0"/>
  </w:num>
  <w:num w:numId="6" w16cid:durableId="737938747">
    <w:abstractNumId w:val="6"/>
  </w:num>
  <w:num w:numId="7" w16cid:durableId="331687083">
    <w:abstractNumId w:val="5"/>
  </w:num>
  <w:num w:numId="8" w16cid:durableId="561676178">
    <w:abstractNumId w:val="2"/>
  </w:num>
  <w:num w:numId="9" w16cid:durableId="1692142779">
    <w:abstractNumId w:val="1"/>
  </w:num>
  <w:num w:numId="10" w16cid:durableId="1130439011">
    <w:abstractNumId w:val="2"/>
  </w:num>
  <w:num w:numId="11" w16cid:durableId="2021932918">
    <w:abstractNumId w:val="2"/>
  </w:num>
  <w:num w:numId="12" w16cid:durableId="136328925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昱 张">
    <w15:presenceInfo w15:providerId="Windows Live" w15:userId="f3fd1ea593a238bc"/>
  </w15:person>
  <w15:person w15:author="Lucien">
    <w15:presenceInfo w15:providerId="None" w15:userId="Lucien"/>
  </w15:person>
  <w15:person w15:author="明宇 王">
    <w15:presenceInfo w15:providerId="Windows Live" w15:userId="9081b92d408ec3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trackRevision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3MDG0NDM3MbA0szRQ0lEKTi0uzszPAykwqwUAo1GpGywAAAA="/>
  </w:docVars>
  <w:rsids>
    <w:rsidRoot w:val="00810699"/>
    <w:rsid w:val="97F7D9DA"/>
    <w:rsid w:val="9BFE06A2"/>
    <w:rsid w:val="ACDFD59E"/>
    <w:rsid w:val="AF6FF80B"/>
    <w:rsid w:val="B36EA643"/>
    <w:rsid w:val="B3BE0159"/>
    <w:rsid w:val="B66BEE92"/>
    <w:rsid w:val="B86E40A7"/>
    <w:rsid w:val="B8BDEBBC"/>
    <w:rsid w:val="B97F4065"/>
    <w:rsid w:val="BBFB712A"/>
    <w:rsid w:val="BD6F5EA5"/>
    <w:rsid w:val="BF574C23"/>
    <w:rsid w:val="BF6F1D39"/>
    <w:rsid w:val="BF6FDFB4"/>
    <w:rsid w:val="BFDD2BFF"/>
    <w:rsid w:val="CE7EA3CB"/>
    <w:rsid w:val="CFD7E4A4"/>
    <w:rsid w:val="D9FBF076"/>
    <w:rsid w:val="DB59701E"/>
    <w:rsid w:val="DDFD357D"/>
    <w:rsid w:val="DEE68EA4"/>
    <w:rsid w:val="DF7DEC8C"/>
    <w:rsid w:val="DFE326F8"/>
    <w:rsid w:val="DFE792D5"/>
    <w:rsid w:val="DFFBE948"/>
    <w:rsid w:val="DFFFFE94"/>
    <w:rsid w:val="E7363758"/>
    <w:rsid w:val="E7EF76F4"/>
    <w:rsid w:val="E7FF3CAE"/>
    <w:rsid w:val="E9BFEE40"/>
    <w:rsid w:val="EEF27D08"/>
    <w:rsid w:val="EEFE30A1"/>
    <w:rsid w:val="EF6F8AD8"/>
    <w:rsid w:val="EFB761FF"/>
    <w:rsid w:val="EFEF3492"/>
    <w:rsid w:val="F1F5FD9E"/>
    <w:rsid w:val="F34D74CE"/>
    <w:rsid w:val="F3E101F2"/>
    <w:rsid w:val="F47FB9E2"/>
    <w:rsid w:val="F67B4A21"/>
    <w:rsid w:val="F6FB3BC6"/>
    <w:rsid w:val="F73BF8DB"/>
    <w:rsid w:val="F7E7B3BB"/>
    <w:rsid w:val="F7F78C1F"/>
    <w:rsid w:val="FA73B28F"/>
    <w:rsid w:val="FA77E26E"/>
    <w:rsid w:val="FBFF36CF"/>
    <w:rsid w:val="FE7BB50F"/>
    <w:rsid w:val="FEBDAD7C"/>
    <w:rsid w:val="FF64F066"/>
    <w:rsid w:val="FF765848"/>
    <w:rsid w:val="FF7F243B"/>
    <w:rsid w:val="FFBFBF08"/>
    <w:rsid w:val="FFFF7185"/>
    <w:rsid w:val="FFFF75A2"/>
    <w:rsid w:val="FFFFE7B8"/>
    <w:rsid w:val="00000CBA"/>
    <w:rsid w:val="000012EE"/>
    <w:rsid w:val="000053F9"/>
    <w:rsid w:val="00006102"/>
    <w:rsid w:val="000064ED"/>
    <w:rsid w:val="00006566"/>
    <w:rsid w:val="00006588"/>
    <w:rsid w:val="00006962"/>
    <w:rsid w:val="00007303"/>
    <w:rsid w:val="00007A92"/>
    <w:rsid w:val="00010854"/>
    <w:rsid w:val="000124D3"/>
    <w:rsid w:val="00012800"/>
    <w:rsid w:val="000142C8"/>
    <w:rsid w:val="00014C2A"/>
    <w:rsid w:val="00021339"/>
    <w:rsid w:val="00021771"/>
    <w:rsid w:val="00021C18"/>
    <w:rsid w:val="0002219F"/>
    <w:rsid w:val="00025AA0"/>
    <w:rsid w:val="000302C7"/>
    <w:rsid w:val="00030556"/>
    <w:rsid w:val="0003085D"/>
    <w:rsid w:val="0003188E"/>
    <w:rsid w:val="00032BAE"/>
    <w:rsid w:val="00035534"/>
    <w:rsid w:val="000359D4"/>
    <w:rsid w:val="000367DE"/>
    <w:rsid w:val="00036C5A"/>
    <w:rsid w:val="00041248"/>
    <w:rsid w:val="00041774"/>
    <w:rsid w:val="000469C8"/>
    <w:rsid w:val="000473D0"/>
    <w:rsid w:val="00050778"/>
    <w:rsid w:val="00052F70"/>
    <w:rsid w:val="000572D2"/>
    <w:rsid w:val="00057E1E"/>
    <w:rsid w:val="00060512"/>
    <w:rsid w:val="000623C4"/>
    <w:rsid w:val="00067102"/>
    <w:rsid w:val="00070AE9"/>
    <w:rsid w:val="0007143D"/>
    <w:rsid w:val="0007377F"/>
    <w:rsid w:val="000743BE"/>
    <w:rsid w:val="000747A0"/>
    <w:rsid w:val="00076280"/>
    <w:rsid w:val="000764FC"/>
    <w:rsid w:val="0007666D"/>
    <w:rsid w:val="00076CE0"/>
    <w:rsid w:val="00077D3C"/>
    <w:rsid w:val="0008252A"/>
    <w:rsid w:val="00086E6E"/>
    <w:rsid w:val="000926AF"/>
    <w:rsid w:val="00092C77"/>
    <w:rsid w:val="0009369F"/>
    <w:rsid w:val="00095389"/>
    <w:rsid w:val="00095BA5"/>
    <w:rsid w:val="000A139F"/>
    <w:rsid w:val="000A1B89"/>
    <w:rsid w:val="000A6F4D"/>
    <w:rsid w:val="000A7336"/>
    <w:rsid w:val="000A7686"/>
    <w:rsid w:val="000B0613"/>
    <w:rsid w:val="000B068F"/>
    <w:rsid w:val="000B0B5F"/>
    <w:rsid w:val="000B1CB4"/>
    <w:rsid w:val="000B26A3"/>
    <w:rsid w:val="000B3A3B"/>
    <w:rsid w:val="000B48AD"/>
    <w:rsid w:val="000B6490"/>
    <w:rsid w:val="000B64E6"/>
    <w:rsid w:val="000B6E4C"/>
    <w:rsid w:val="000B79A1"/>
    <w:rsid w:val="000C2EB4"/>
    <w:rsid w:val="000C425C"/>
    <w:rsid w:val="000C4E2A"/>
    <w:rsid w:val="000C7463"/>
    <w:rsid w:val="000D054F"/>
    <w:rsid w:val="000D1549"/>
    <w:rsid w:val="000D1620"/>
    <w:rsid w:val="000D1985"/>
    <w:rsid w:val="000D2009"/>
    <w:rsid w:val="000D2690"/>
    <w:rsid w:val="000D28C4"/>
    <w:rsid w:val="000D29CA"/>
    <w:rsid w:val="000D3AB2"/>
    <w:rsid w:val="000D49AF"/>
    <w:rsid w:val="000D4FDF"/>
    <w:rsid w:val="000D5057"/>
    <w:rsid w:val="000E1235"/>
    <w:rsid w:val="000E2BB7"/>
    <w:rsid w:val="000E702C"/>
    <w:rsid w:val="000E7DEE"/>
    <w:rsid w:val="000F15E9"/>
    <w:rsid w:val="000F19D9"/>
    <w:rsid w:val="000F2293"/>
    <w:rsid w:val="000F2536"/>
    <w:rsid w:val="000F339F"/>
    <w:rsid w:val="000F349A"/>
    <w:rsid w:val="000F3E14"/>
    <w:rsid w:val="000F6954"/>
    <w:rsid w:val="000F7759"/>
    <w:rsid w:val="001000C6"/>
    <w:rsid w:val="001014BD"/>
    <w:rsid w:val="0010299B"/>
    <w:rsid w:val="001039E8"/>
    <w:rsid w:val="00104B8D"/>
    <w:rsid w:val="0010653B"/>
    <w:rsid w:val="00106EEA"/>
    <w:rsid w:val="00110299"/>
    <w:rsid w:val="0011215F"/>
    <w:rsid w:val="001124AE"/>
    <w:rsid w:val="001134C4"/>
    <w:rsid w:val="00114589"/>
    <w:rsid w:val="001162DF"/>
    <w:rsid w:val="00116FE9"/>
    <w:rsid w:val="0012453E"/>
    <w:rsid w:val="00124CA2"/>
    <w:rsid w:val="0012654B"/>
    <w:rsid w:val="001267ED"/>
    <w:rsid w:val="0013187A"/>
    <w:rsid w:val="001335F5"/>
    <w:rsid w:val="00135F35"/>
    <w:rsid w:val="00137E81"/>
    <w:rsid w:val="00140969"/>
    <w:rsid w:val="00141808"/>
    <w:rsid w:val="001418F8"/>
    <w:rsid w:val="00142EA8"/>
    <w:rsid w:val="00144F02"/>
    <w:rsid w:val="00145E91"/>
    <w:rsid w:val="00146470"/>
    <w:rsid w:val="00146C27"/>
    <w:rsid w:val="00150DC4"/>
    <w:rsid w:val="001514DA"/>
    <w:rsid w:val="001515C8"/>
    <w:rsid w:val="001529D2"/>
    <w:rsid w:val="00155990"/>
    <w:rsid w:val="00155C16"/>
    <w:rsid w:val="00156BA4"/>
    <w:rsid w:val="00163BDC"/>
    <w:rsid w:val="00163C70"/>
    <w:rsid w:val="001650B3"/>
    <w:rsid w:val="00165F62"/>
    <w:rsid w:val="001663D5"/>
    <w:rsid w:val="00170318"/>
    <w:rsid w:val="00171259"/>
    <w:rsid w:val="0017236C"/>
    <w:rsid w:val="00173DBF"/>
    <w:rsid w:val="001759D8"/>
    <w:rsid w:val="00176A20"/>
    <w:rsid w:val="00177B4E"/>
    <w:rsid w:val="001814E2"/>
    <w:rsid w:val="001815DE"/>
    <w:rsid w:val="00182773"/>
    <w:rsid w:val="00183C33"/>
    <w:rsid w:val="00190850"/>
    <w:rsid w:val="0019092A"/>
    <w:rsid w:val="00190CD8"/>
    <w:rsid w:val="00191095"/>
    <w:rsid w:val="00191958"/>
    <w:rsid w:val="0019260B"/>
    <w:rsid w:val="001926B9"/>
    <w:rsid w:val="00194535"/>
    <w:rsid w:val="0019791E"/>
    <w:rsid w:val="001A0183"/>
    <w:rsid w:val="001A0B28"/>
    <w:rsid w:val="001A0EB7"/>
    <w:rsid w:val="001A34C4"/>
    <w:rsid w:val="001A382D"/>
    <w:rsid w:val="001A4DA9"/>
    <w:rsid w:val="001B0DF9"/>
    <w:rsid w:val="001B1D75"/>
    <w:rsid w:val="001B3DAB"/>
    <w:rsid w:val="001B5048"/>
    <w:rsid w:val="001B7D46"/>
    <w:rsid w:val="001C096F"/>
    <w:rsid w:val="001C20FF"/>
    <w:rsid w:val="001C58F0"/>
    <w:rsid w:val="001D1C78"/>
    <w:rsid w:val="001D386C"/>
    <w:rsid w:val="001D50A2"/>
    <w:rsid w:val="001D5F57"/>
    <w:rsid w:val="001D6F8D"/>
    <w:rsid w:val="001D79A8"/>
    <w:rsid w:val="001E1E31"/>
    <w:rsid w:val="001E34BE"/>
    <w:rsid w:val="001E3C5D"/>
    <w:rsid w:val="001E5117"/>
    <w:rsid w:val="001E78AE"/>
    <w:rsid w:val="001E78D0"/>
    <w:rsid w:val="001F0904"/>
    <w:rsid w:val="001F224A"/>
    <w:rsid w:val="001F26E9"/>
    <w:rsid w:val="001F67FA"/>
    <w:rsid w:val="001F6A98"/>
    <w:rsid w:val="001F70D2"/>
    <w:rsid w:val="001F7EBC"/>
    <w:rsid w:val="002011DA"/>
    <w:rsid w:val="00201624"/>
    <w:rsid w:val="002017D7"/>
    <w:rsid w:val="0020290E"/>
    <w:rsid w:val="00203075"/>
    <w:rsid w:val="00203A7D"/>
    <w:rsid w:val="002060C2"/>
    <w:rsid w:val="00207EEA"/>
    <w:rsid w:val="002100C9"/>
    <w:rsid w:val="00210DCD"/>
    <w:rsid w:val="00215A68"/>
    <w:rsid w:val="00221037"/>
    <w:rsid w:val="00221120"/>
    <w:rsid w:val="00221E5B"/>
    <w:rsid w:val="00223B24"/>
    <w:rsid w:val="0022768A"/>
    <w:rsid w:val="002279B9"/>
    <w:rsid w:val="00227F79"/>
    <w:rsid w:val="0023225E"/>
    <w:rsid w:val="00232FB9"/>
    <w:rsid w:val="00233672"/>
    <w:rsid w:val="00233FF4"/>
    <w:rsid w:val="002360D7"/>
    <w:rsid w:val="00236CA5"/>
    <w:rsid w:val="0024145B"/>
    <w:rsid w:val="0024269B"/>
    <w:rsid w:val="00245A39"/>
    <w:rsid w:val="00246801"/>
    <w:rsid w:val="00250E61"/>
    <w:rsid w:val="00254E3C"/>
    <w:rsid w:val="00255D3E"/>
    <w:rsid w:val="00261528"/>
    <w:rsid w:val="00261A0B"/>
    <w:rsid w:val="00262BE6"/>
    <w:rsid w:val="00263284"/>
    <w:rsid w:val="00264544"/>
    <w:rsid w:val="00264EBE"/>
    <w:rsid w:val="0026547F"/>
    <w:rsid w:val="00266274"/>
    <w:rsid w:val="00266E08"/>
    <w:rsid w:val="00267175"/>
    <w:rsid w:val="00270EBB"/>
    <w:rsid w:val="002713D9"/>
    <w:rsid w:val="002722FD"/>
    <w:rsid w:val="0027235A"/>
    <w:rsid w:val="00272A56"/>
    <w:rsid w:val="0027318F"/>
    <w:rsid w:val="00273A9D"/>
    <w:rsid w:val="00274A6B"/>
    <w:rsid w:val="00274B16"/>
    <w:rsid w:val="002753B5"/>
    <w:rsid w:val="00277D85"/>
    <w:rsid w:val="0028092F"/>
    <w:rsid w:val="00281190"/>
    <w:rsid w:val="00281F80"/>
    <w:rsid w:val="00284115"/>
    <w:rsid w:val="00285A02"/>
    <w:rsid w:val="002862C4"/>
    <w:rsid w:val="00286985"/>
    <w:rsid w:val="00287C85"/>
    <w:rsid w:val="00292E84"/>
    <w:rsid w:val="00293336"/>
    <w:rsid w:val="002937E5"/>
    <w:rsid w:val="00294685"/>
    <w:rsid w:val="00295A69"/>
    <w:rsid w:val="0029756C"/>
    <w:rsid w:val="002A21D7"/>
    <w:rsid w:val="002A34DA"/>
    <w:rsid w:val="002A5308"/>
    <w:rsid w:val="002A5C80"/>
    <w:rsid w:val="002A640D"/>
    <w:rsid w:val="002B1A15"/>
    <w:rsid w:val="002B2769"/>
    <w:rsid w:val="002B3137"/>
    <w:rsid w:val="002B32B1"/>
    <w:rsid w:val="002B334D"/>
    <w:rsid w:val="002B4AF7"/>
    <w:rsid w:val="002B4CE7"/>
    <w:rsid w:val="002B637F"/>
    <w:rsid w:val="002B702C"/>
    <w:rsid w:val="002B7CDB"/>
    <w:rsid w:val="002C19BF"/>
    <w:rsid w:val="002C1D20"/>
    <w:rsid w:val="002C25E9"/>
    <w:rsid w:val="002C30D1"/>
    <w:rsid w:val="002C3507"/>
    <w:rsid w:val="002C55A8"/>
    <w:rsid w:val="002C7328"/>
    <w:rsid w:val="002D0897"/>
    <w:rsid w:val="002D15CB"/>
    <w:rsid w:val="002D1913"/>
    <w:rsid w:val="002D2067"/>
    <w:rsid w:val="002D5123"/>
    <w:rsid w:val="002D6D43"/>
    <w:rsid w:val="002D7770"/>
    <w:rsid w:val="002D77C5"/>
    <w:rsid w:val="002E04EF"/>
    <w:rsid w:val="002E1B2A"/>
    <w:rsid w:val="002E1FC6"/>
    <w:rsid w:val="002E4A74"/>
    <w:rsid w:val="002E5480"/>
    <w:rsid w:val="002E7D6F"/>
    <w:rsid w:val="002F058E"/>
    <w:rsid w:val="002F0C18"/>
    <w:rsid w:val="002F0F24"/>
    <w:rsid w:val="002F113A"/>
    <w:rsid w:val="002F11CB"/>
    <w:rsid w:val="002F2289"/>
    <w:rsid w:val="002F23AB"/>
    <w:rsid w:val="002F2416"/>
    <w:rsid w:val="002F3E27"/>
    <w:rsid w:val="002F4789"/>
    <w:rsid w:val="002F4F27"/>
    <w:rsid w:val="002F59D1"/>
    <w:rsid w:val="0030114E"/>
    <w:rsid w:val="003014C8"/>
    <w:rsid w:val="00301B7F"/>
    <w:rsid w:val="003047BC"/>
    <w:rsid w:val="00304B45"/>
    <w:rsid w:val="003051DE"/>
    <w:rsid w:val="00305AD0"/>
    <w:rsid w:val="00305E67"/>
    <w:rsid w:val="00306F65"/>
    <w:rsid w:val="00310CCB"/>
    <w:rsid w:val="00312406"/>
    <w:rsid w:val="003136AF"/>
    <w:rsid w:val="00313CE5"/>
    <w:rsid w:val="0031468A"/>
    <w:rsid w:val="00314D97"/>
    <w:rsid w:val="00315363"/>
    <w:rsid w:val="003163B7"/>
    <w:rsid w:val="003168D1"/>
    <w:rsid w:val="00321462"/>
    <w:rsid w:val="003214F9"/>
    <w:rsid w:val="00322C86"/>
    <w:rsid w:val="00324E9D"/>
    <w:rsid w:val="0032569A"/>
    <w:rsid w:val="00326BEA"/>
    <w:rsid w:val="00330418"/>
    <w:rsid w:val="003315FC"/>
    <w:rsid w:val="00334C44"/>
    <w:rsid w:val="0033514F"/>
    <w:rsid w:val="003354E1"/>
    <w:rsid w:val="003354F1"/>
    <w:rsid w:val="00336888"/>
    <w:rsid w:val="0033734E"/>
    <w:rsid w:val="00337AA1"/>
    <w:rsid w:val="00343238"/>
    <w:rsid w:val="00344136"/>
    <w:rsid w:val="003445E7"/>
    <w:rsid w:val="00346FB6"/>
    <w:rsid w:val="00347ECF"/>
    <w:rsid w:val="00350139"/>
    <w:rsid w:val="003521A9"/>
    <w:rsid w:val="003543A5"/>
    <w:rsid w:val="00355C1B"/>
    <w:rsid w:val="003560C6"/>
    <w:rsid w:val="00357405"/>
    <w:rsid w:val="0036165B"/>
    <w:rsid w:val="0036246C"/>
    <w:rsid w:val="00362667"/>
    <w:rsid w:val="00364A5F"/>
    <w:rsid w:val="00364B94"/>
    <w:rsid w:val="00365ABC"/>
    <w:rsid w:val="0036690C"/>
    <w:rsid w:val="0036750E"/>
    <w:rsid w:val="00373ECF"/>
    <w:rsid w:val="003751A1"/>
    <w:rsid w:val="00377208"/>
    <w:rsid w:val="00380394"/>
    <w:rsid w:val="00382731"/>
    <w:rsid w:val="00383BED"/>
    <w:rsid w:val="00384BD7"/>
    <w:rsid w:val="00385137"/>
    <w:rsid w:val="00385ECD"/>
    <w:rsid w:val="00387519"/>
    <w:rsid w:val="00387ECC"/>
    <w:rsid w:val="00390FEF"/>
    <w:rsid w:val="003915B0"/>
    <w:rsid w:val="003919F5"/>
    <w:rsid w:val="00391EB0"/>
    <w:rsid w:val="00394670"/>
    <w:rsid w:val="0039539B"/>
    <w:rsid w:val="003954EE"/>
    <w:rsid w:val="00396910"/>
    <w:rsid w:val="003A2DB2"/>
    <w:rsid w:val="003A3B61"/>
    <w:rsid w:val="003A5005"/>
    <w:rsid w:val="003B057F"/>
    <w:rsid w:val="003B05CA"/>
    <w:rsid w:val="003B0AC7"/>
    <w:rsid w:val="003B0C76"/>
    <w:rsid w:val="003B13E1"/>
    <w:rsid w:val="003B4410"/>
    <w:rsid w:val="003B4F5F"/>
    <w:rsid w:val="003B7DEB"/>
    <w:rsid w:val="003C0E26"/>
    <w:rsid w:val="003C44E9"/>
    <w:rsid w:val="003C4DE4"/>
    <w:rsid w:val="003C51F4"/>
    <w:rsid w:val="003D1035"/>
    <w:rsid w:val="003D5060"/>
    <w:rsid w:val="003D5EE6"/>
    <w:rsid w:val="003D6D65"/>
    <w:rsid w:val="003D73FE"/>
    <w:rsid w:val="003E4314"/>
    <w:rsid w:val="003E486B"/>
    <w:rsid w:val="003E5455"/>
    <w:rsid w:val="003F1FC2"/>
    <w:rsid w:val="003F2A95"/>
    <w:rsid w:val="003F5094"/>
    <w:rsid w:val="003F5426"/>
    <w:rsid w:val="003F5CBD"/>
    <w:rsid w:val="003F6C30"/>
    <w:rsid w:val="004000EE"/>
    <w:rsid w:val="004003CE"/>
    <w:rsid w:val="00400477"/>
    <w:rsid w:val="00403FEF"/>
    <w:rsid w:val="00404171"/>
    <w:rsid w:val="00407DE6"/>
    <w:rsid w:val="00410D19"/>
    <w:rsid w:val="0041234C"/>
    <w:rsid w:val="00412F40"/>
    <w:rsid w:val="00420C86"/>
    <w:rsid w:val="00421CAA"/>
    <w:rsid w:val="00422D4F"/>
    <w:rsid w:val="00423202"/>
    <w:rsid w:val="00423949"/>
    <w:rsid w:val="00424325"/>
    <w:rsid w:val="00424A56"/>
    <w:rsid w:val="00425661"/>
    <w:rsid w:val="004264AE"/>
    <w:rsid w:val="00426B9D"/>
    <w:rsid w:val="004272D9"/>
    <w:rsid w:val="0042792B"/>
    <w:rsid w:val="00427BCD"/>
    <w:rsid w:val="00433A1C"/>
    <w:rsid w:val="0043581C"/>
    <w:rsid w:val="004362AC"/>
    <w:rsid w:val="00437A8D"/>
    <w:rsid w:val="00442B24"/>
    <w:rsid w:val="0044444F"/>
    <w:rsid w:val="00444946"/>
    <w:rsid w:val="00445821"/>
    <w:rsid w:val="004502F0"/>
    <w:rsid w:val="00450D40"/>
    <w:rsid w:val="004514A1"/>
    <w:rsid w:val="00452AFD"/>
    <w:rsid w:val="004533D3"/>
    <w:rsid w:val="00457A3F"/>
    <w:rsid w:val="00457ED4"/>
    <w:rsid w:val="0046164A"/>
    <w:rsid w:val="0046241C"/>
    <w:rsid w:val="004644E1"/>
    <w:rsid w:val="004650AC"/>
    <w:rsid w:val="004668EF"/>
    <w:rsid w:val="0047066E"/>
    <w:rsid w:val="004711E5"/>
    <w:rsid w:val="0047325C"/>
    <w:rsid w:val="00476869"/>
    <w:rsid w:val="00477A6D"/>
    <w:rsid w:val="00477E1F"/>
    <w:rsid w:val="0048053C"/>
    <w:rsid w:val="00480D97"/>
    <w:rsid w:val="00481F5F"/>
    <w:rsid w:val="00482449"/>
    <w:rsid w:val="00483CB0"/>
    <w:rsid w:val="004842A9"/>
    <w:rsid w:val="00484399"/>
    <w:rsid w:val="00485F4A"/>
    <w:rsid w:val="00486067"/>
    <w:rsid w:val="0048637E"/>
    <w:rsid w:val="0048674A"/>
    <w:rsid w:val="0048699B"/>
    <w:rsid w:val="00487117"/>
    <w:rsid w:val="004875F1"/>
    <w:rsid w:val="0049000E"/>
    <w:rsid w:val="0049529F"/>
    <w:rsid w:val="00496FF0"/>
    <w:rsid w:val="004973F2"/>
    <w:rsid w:val="00497CA2"/>
    <w:rsid w:val="004A0174"/>
    <w:rsid w:val="004A0380"/>
    <w:rsid w:val="004A23CB"/>
    <w:rsid w:val="004A5072"/>
    <w:rsid w:val="004A6DA5"/>
    <w:rsid w:val="004A73C6"/>
    <w:rsid w:val="004B0536"/>
    <w:rsid w:val="004B2990"/>
    <w:rsid w:val="004B56BB"/>
    <w:rsid w:val="004B66FF"/>
    <w:rsid w:val="004B6881"/>
    <w:rsid w:val="004B68ED"/>
    <w:rsid w:val="004B6AA2"/>
    <w:rsid w:val="004B6B5A"/>
    <w:rsid w:val="004C1878"/>
    <w:rsid w:val="004C2742"/>
    <w:rsid w:val="004C74EB"/>
    <w:rsid w:val="004D0F74"/>
    <w:rsid w:val="004D1FE5"/>
    <w:rsid w:val="004D2177"/>
    <w:rsid w:val="004D2D62"/>
    <w:rsid w:val="004D3F9D"/>
    <w:rsid w:val="004D59C2"/>
    <w:rsid w:val="004E01EC"/>
    <w:rsid w:val="004E2D92"/>
    <w:rsid w:val="004E2EF0"/>
    <w:rsid w:val="004E3D65"/>
    <w:rsid w:val="004F0B0B"/>
    <w:rsid w:val="004F0D96"/>
    <w:rsid w:val="004F392F"/>
    <w:rsid w:val="004F3F3A"/>
    <w:rsid w:val="004F4E6B"/>
    <w:rsid w:val="004F72F2"/>
    <w:rsid w:val="005015E5"/>
    <w:rsid w:val="0050237E"/>
    <w:rsid w:val="00502A30"/>
    <w:rsid w:val="005051A7"/>
    <w:rsid w:val="00505DFD"/>
    <w:rsid w:val="005074F0"/>
    <w:rsid w:val="00507504"/>
    <w:rsid w:val="00507C67"/>
    <w:rsid w:val="00513337"/>
    <w:rsid w:val="005213C0"/>
    <w:rsid w:val="005214CC"/>
    <w:rsid w:val="0052204F"/>
    <w:rsid w:val="00523120"/>
    <w:rsid w:val="005234C3"/>
    <w:rsid w:val="00523866"/>
    <w:rsid w:val="00523BDF"/>
    <w:rsid w:val="005245B4"/>
    <w:rsid w:val="005257E9"/>
    <w:rsid w:val="005273D6"/>
    <w:rsid w:val="005305AB"/>
    <w:rsid w:val="00530C23"/>
    <w:rsid w:val="00531126"/>
    <w:rsid w:val="00532BBA"/>
    <w:rsid w:val="0053309F"/>
    <w:rsid w:val="005338E4"/>
    <w:rsid w:val="0053774A"/>
    <w:rsid w:val="005379FC"/>
    <w:rsid w:val="00540614"/>
    <w:rsid w:val="00540672"/>
    <w:rsid w:val="005434F6"/>
    <w:rsid w:val="005438C2"/>
    <w:rsid w:val="00545AAB"/>
    <w:rsid w:val="00550826"/>
    <w:rsid w:val="00550DC0"/>
    <w:rsid w:val="00551207"/>
    <w:rsid w:val="005512A2"/>
    <w:rsid w:val="0055210A"/>
    <w:rsid w:val="0055284C"/>
    <w:rsid w:val="0055305D"/>
    <w:rsid w:val="0055674A"/>
    <w:rsid w:val="005578DE"/>
    <w:rsid w:val="0056013B"/>
    <w:rsid w:val="0056064A"/>
    <w:rsid w:val="005607A1"/>
    <w:rsid w:val="00560848"/>
    <w:rsid w:val="00563122"/>
    <w:rsid w:val="0056356E"/>
    <w:rsid w:val="0056401D"/>
    <w:rsid w:val="00565453"/>
    <w:rsid w:val="00565492"/>
    <w:rsid w:val="0056589D"/>
    <w:rsid w:val="00566880"/>
    <w:rsid w:val="005709A0"/>
    <w:rsid w:val="00570BAF"/>
    <w:rsid w:val="00570F66"/>
    <w:rsid w:val="005714BE"/>
    <w:rsid w:val="00572C89"/>
    <w:rsid w:val="0057307B"/>
    <w:rsid w:val="00573DB3"/>
    <w:rsid w:val="00575EA4"/>
    <w:rsid w:val="00575F0D"/>
    <w:rsid w:val="0057700F"/>
    <w:rsid w:val="005814D3"/>
    <w:rsid w:val="005840B6"/>
    <w:rsid w:val="005850E7"/>
    <w:rsid w:val="00585618"/>
    <w:rsid w:val="00586653"/>
    <w:rsid w:val="00587F89"/>
    <w:rsid w:val="005900FA"/>
    <w:rsid w:val="00591CC5"/>
    <w:rsid w:val="00593638"/>
    <w:rsid w:val="0059443F"/>
    <w:rsid w:val="00595BCD"/>
    <w:rsid w:val="00595DFE"/>
    <w:rsid w:val="00596CA3"/>
    <w:rsid w:val="00596E8A"/>
    <w:rsid w:val="005970CE"/>
    <w:rsid w:val="005A00EE"/>
    <w:rsid w:val="005A5FAF"/>
    <w:rsid w:val="005A64C5"/>
    <w:rsid w:val="005B06DE"/>
    <w:rsid w:val="005B0E39"/>
    <w:rsid w:val="005B3C63"/>
    <w:rsid w:val="005B44BC"/>
    <w:rsid w:val="005B451C"/>
    <w:rsid w:val="005B59B7"/>
    <w:rsid w:val="005B7153"/>
    <w:rsid w:val="005C2046"/>
    <w:rsid w:val="005C2676"/>
    <w:rsid w:val="005C2F8E"/>
    <w:rsid w:val="005C32DB"/>
    <w:rsid w:val="005C76F1"/>
    <w:rsid w:val="005D0B6C"/>
    <w:rsid w:val="005D0F29"/>
    <w:rsid w:val="005D107C"/>
    <w:rsid w:val="005D2F11"/>
    <w:rsid w:val="005D3186"/>
    <w:rsid w:val="005D5D22"/>
    <w:rsid w:val="005D6978"/>
    <w:rsid w:val="005E144F"/>
    <w:rsid w:val="005E2822"/>
    <w:rsid w:val="005E3D57"/>
    <w:rsid w:val="005E68C5"/>
    <w:rsid w:val="005E6AED"/>
    <w:rsid w:val="005E6EAD"/>
    <w:rsid w:val="005E778C"/>
    <w:rsid w:val="005F0ED8"/>
    <w:rsid w:val="005F269F"/>
    <w:rsid w:val="005F369A"/>
    <w:rsid w:val="005F410C"/>
    <w:rsid w:val="005F5109"/>
    <w:rsid w:val="005F5936"/>
    <w:rsid w:val="005F67D2"/>
    <w:rsid w:val="006012AE"/>
    <w:rsid w:val="0060162F"/>
    <w:rsid w:val="0060188E"/>
    <w:rsid w:val="006064DC"/>
    <w:rsid w:val="00607FBB"/>
    <w:rsid w:val="006101C6"/>
    <w:rsid w:val="00610B8B"/>
    <w:rsid w:val="0061148A"/>
    <w:rsid w:val="0061264B"/>
    <w:rsid w:val="006138A1"/>
    <w:rsid w:val="00614243"/>
    <w:rsid w:val="00615B3C"/>
    <w:rsid w:val="00617385"/>
    <w:rsid w:val="00617B98"/>
    <w:rsid w:val="00621B77"/>
    <w:rsid w:val="00623020"/>
    <w:rsid w:val="00623295"/>
    <w:rsid w:val="00623B2A"/>
    <w:rsid w:val="00626433"/>
    <w:rsid w:val="00627545"/>
    <w:rsid w:val="006316E2"/>
    <w:rsid w:val="00633CF8"/>
    <w:rsid w:val="006378E5"/>
    <w:rsid w:val="0064034F"/>
    <w:rsid w:val="00640380"/>
    <w:rsid w:val="006406B3"/>
    <w:rsid w:val="006413BA"/>
    <w:rsid w:val="0064634C"/>
    <w:rsid w:val="006468FA"/>
    <w:rsid w:val="00646F57"/>
    <w:rsid w:val="006508F2"/>
    <w:rsid w:val="006513DF"/>
    <w:rsid w:val="006525FB"/>
    <w:rsid w:val="00653979"/>
    <w:rsid w:val="006553A7"/>
    <w:rsid w:val="0065588C"/>
    <w:rsid w:val="006563A8"/>
    <w:rsid w:val="0065764A"/>
    <w:rsid w:val="00657B56"/>
    <w:rsid w:val="00660D09"/>
    <w:rsid w:val="00662355"/>
    <w:rsid w:val="00663CC4"/>
    <w:rsid w:val="00666395"/>
    <w:rsid w:val="00666B76"/>
    <w:rsid w:val="00667343"/>
    <w:rsid w:val="00667A63"/>
    <w:rsid w:val="0067082C"/>
    <w:rsid w:val="00671A8A"/>
    <w:rsid w:val="00672F20"/>
    <w:rsid w:val="00677C82"/>
    <w:rsid w:val="00680319"/>
    <w:rsid w:val="006865BA"/>
    <w:rsid w:val="006903CE"/>
    <w:rsid w:val="0069335F"/>
    <w:rsid w:val="0069600D"/>
    <w:rsid w:val="00697029"/>
    <w:rsid w:val="0069757A"/>
    <w:rsid w:val="006A1D81"/>
    <w:rsid w:val="006A2AC3"/>
    <w:rsid w:val="006A77D8"/>
    <w:rsid w:val="006A7E8C"/>
    <w:rsid w:val="006B03D3"/>
    <w:rsid w:val="006B056A"/>
    <w:rsid w:val="006B27A9"/>
    <w:rsid w:val="006B3A94"/>
    <w:rsid w:val="006B570F"/>
    <w:rsid w:val="006B5838"/>
    <w:rsid w:val="006B5DCC"/>
    <w:rsid w:val="006B72BA"/>
    <w:rsid w:val="006C4607"/>
    <w:rsid w:val="006C4934"/>
    <w:rsid w:val="006C518F"/>
    <w:rsid w:val="006C5DF1"/>
    <w:rsid w:val="006C74B6"/>
    <w:rsid w:val="006C7D53"/>
    <w:rsid w:val="006D36BD"/>
    <w:rsid w:val="006D3FAE"/>
    <w:rsid w:val="006D5A3C"/>
    <w:rsid w:val="006D77D2"/>
    <w:rsid w:val="006D79C1"/>
    <w:rsid w:val="006E0E49"/>
    <w:rsid w:val="006E2C47"/>
    <w:rsid w:val="006E5E93"/>
    <w:rsid w:val="006E5FA9"/>
    <w:rsid w:val="006E685F"/>
    <w:rsid w:val="006E6E7E"/>
    <w:rsid w:val="006E70F4"/>
    <w:rsid w:val="006F0999"/>
    <w:rsid w:val="006F0C39"/>
    <w:rsid w:val="006F1DAE"/>
    <w:rsid w:val="006F308E"/>
    <w:rsid w:val="006F39D8"/>
    <w:rsid w:val="006F3AAC"/>
    <w:rsid w:val="006F4254"/>
    <w:rsid w:val="006F507A"/>
    <w:rsid w:val="006F58BF"/>
    <w:rsid w:val="006F7E92"/>
    <w:rsid w:val="007008F0"/>
    <w:rsid w:val="00700AD6"/>
    <w:rsid w:val="00702935"/>
    <w:rsid w:val="0070426D"/>
    <w:rsid w:val="007061C8"/>
    <w:rsid w:val="00707EC9"/>
    <w:rsid w:val="007101BF"/>
    <w:rsid w:val="0071109B"/>
    <w:rsid w:val="00711365"/>
    <w:rsid w:val="0071159C"/>
    <w:rsid w:val="0071223E"/>
    <w:rsid w:val="00712C18"/>
    <w:rsid w:val="00713DB4"/>
    <w:rsid w:val="00714357"/>
    <w:rsid w:val="007155C5"/>
    <w:rsid w:val="00716310"/>
    <w:rsid w:val="00721CCF"/>
    <w:rsid w:val="00721D3D"/>
    <w:rsid w:val="00724A54"/>
    <w:rsid w:val="0072616F"/>
    <w:rsid w:val="0073068A"/>
    <w:rsid w:val="00732177"/>
    <w:rsid w:val="00732676"/>
    <w:rsid w:val="00732A95"/>
    <w:rsid w:val="00733E84"/>
    <w:rsid w:val="00734ACA"/>
    <w:rsid w:val="00736002"/>
    <w:rsid w:val="00736C0D"/>
    <w:rsid w:val="00737666"/>
    <w:rsid w:val="00740DAD"/>
    <w:rsid w:val="007416DB"/>
    <w:rsid w:val="007417DC"/>
    <w:rsid w:val="0074182C"/>
    <w:rsid w:val="00743BD6"/>
    <w:rsid w:val="0074416B"/>
    <w:rsid w:val="00745C71"/>
    <w:rsid w:val="007475A5"/>
    <w:rsid w:val="00753BFE"/>
    <w:rsid w:val="00753CAA"/>
    <w:rsid w:val="00757077"/>
    <w:rsid w:val="00761237"/>
    <w:rsid w:val="00761573"/>
    <w:rsid w:val="00765F1B"/>
    <w:rsid w:val="00767199"/>
    <w:rsid w:val="0077432E"/>
    <w:rsid w:val="007753A2"/>
    <w:rsid w:val="00776821"/>
    <w:rsid w:val="00777563"/>
    <w:rsid w:val="0078028D"/>
    <w:rsid w:val="00781D21"/>
    <w:rsid w:val="007825C0"/>
    <w:rsid w:val="00783E0E"/>
    <w:rsid w:val="00783F37"/>
    <w:rsid w:val="00785207"/>
    <w:rsid w:val="0079007F"/>
    <w:rsid w:val="0079025A"/>
    <w:rsid w:val="0079145A"/>
    <w:rsid w:val="007914C8"/>
    <w:rsid w:val="00793F5E"/>
    <w:rsid w:val="00796109"/>
    <w:rsid w:val="00797435"/>
    <w:rsid w:val="00797EE2"/>
    <w:rsid w:val="007A52E3"/>
    <w:rsid w:val="007A6558"/>
    <w:rsid w:val="007A691D"/>
    <w:rsid w:val="007A6C8E"/>
    <w:rsid w:val="007A7976"/>
    <w:rsid w:val="007B00C7"/>
    <w:rsid w:val="007B1736"/>
    <w:rsid w:val="007B17E1"/>
    <w:rsid w:val="007B1F1B"/>
    <w:rsid w:val="007B3294"/>
    <w:rsid w:val="007B3CC0"/>
    <w:rsid w:val="007B49A1"/>
    <w:rsid w:val="007B5392"/>
    <w:rsid w:val="007B5AEE"/>
    <w:rsid w:val="007B688A"/>
    <w:rsid w:val="007C461D"/>
    <w:rsid w:val="007C6362"/>
    <w:rsid w:val="007C7545"/>
    <w:rsid w:val="007D09C4"/>
    <w:rsid w:val="007D0ED2"/>
    <w:rsid w:val="007D11E3"/>
    <w:rsid w:val="007D2284"/>
    <w:rsid w:val="007D29AA"/>
    <w:rsid w:val="007D2C7F"/>
    <w:rsid w:val="007D34C5"/>
    <w:rsid w:val="007D446D"/>
    <w:rsid w:val="007D75E6"/>
    <w:rsid w:val="007E03E8"/>
    <w:rsid w:val="007E127E"/>
    <w:rsid w:val="007E1A7E"/>
    <w:rsid w:val="007E3000"/>
    <w:rsid w:val="007E5CF2"/>
    <w:rsid w:val="007E6513"/>
    <w:rsid w:val="007F0B66"/>
    <w:rsid w:val="007F15AD"/>
    <w:rsid w:val="007F184E"/>
    <w:rsid w:val="007F1A1C"/>
    <w:rsid w:val="007F20B4"/>
    <w:rsid w:val="007F2404"/>
    <w:rsid w:val="007F3798"/>
    <w:rsid w:val="007F405E"/>
    <w:rsid w:val="007F6193"/>
    <w:rsid w:val="007F7296"/>
    <w:rsid w:val="007F7C94"/>
    <w:rsid w:val="007F7EAD"/>
    <w:rsid w:val="0080024C"/>
    <w:rsid w:val="00800B08"/>
    <w:rsid w:val="00803BC1"/>
    <w:rsid w:val="00803C6F"/>
    <w:rsid w:val="00803D12"/>
    <w:rsid w:val="00804BB7"/>
    <w:rsid w:val="00805B4F"/>
    <w:rsid w:val="00806E4B"/>
    <w:rsid w:val="00810455"/>
    <w:rsid w:val="00810699"/>
    <w:rsid w:val="0081074B"/>
    <w:rsid w:val="00811695"/>
    <w:rsid w:val="00812021"/>
    <w:rsid w:val="008179C5"/>
    <w:rsid w:val="00820E1D"/>
    <w:rsid w:val="00822A72"/>
    <w:rsid w:val="00824E15"/>
    <w:rsid w:val="00825334"/>
    <w:rsid w:val="00825637"/>
    <w:rsid w:val="00825EF2"/>
    <w:rsid w:val="0082664D"/>
    <w:rsid w:val="008342DD"/>
    <w:rsid w:val="00835C82"/>
    <w:rsid w:val="00836FB1"/>
    <w:rsid w:val="00842374"/>
    <w:rsid w:val="0084311D"/>
    <w:rsid w:val="008435E9"/>
    <w:rsid w:val="008438D1"/>
    <w:rsid w:val="00843E06"/>
    <w:rsid w:val="00845FF6"/>
    <w:rsid w:val="00846CED"/>
    <w:rsid w:val="00847BB8"/>
    <w:rsid w:val="00850D06"/>
    <w:rsid w:val="00852381"/>
    <w:rsid w:val="008528DD"/>
    <w:rsid w:val="00853072"/>
    <w:rsid w:val="00855B74"/>
    <w:rsid w:val="00857AB9"/>
    <w:rsid w:val="00860AF6"/>
    <w:rsid w:val="00861E4C"/>
    <w:rsid w:val="00862C01"/>
    <w:rsid w:val="00863F18"/>
    <w:rsid w:val="00867B1C"/>
    <w:rsid w:val="00870929"/>
    <w:rsid w:val="00872441"/>
    <w:rsid w:val="00872AF9"/>
    <w:rsid w:val="0087417C"/>
    <w:rsid w:val="00874278"/>
    <w:rsid w:val="008742DF"/>
    <w:rsid w:val="00875261"/>
    <w:rsid w:val="0087592B"/>
    <w:rsid w:val="00876897"/>
    <w:rsid w:val="0087766E"/>
    <w:rsid w:val="008824FC"/>
    <w:rsid w:val="00882C4B"/>
    <w:rsid w:val="008837FE"/>
    <w:rsid w:val="00883A60"/>
    <w:rsid w:val="00884478"/>
    <w:rsid w:val="00885518"/>
    <w:rsid w:val="008910FD"/>
    <w:rsid w:val="00891F98"/>
    <w:rsid w:val="00892355"/>
    <w:rsid w:val="00892D51"/>
    <w:rsid w:val="0089322C"/>
    <w:rsid w:val="00895CAB"/>
    <w:rsid w:val="00896405"/>
    <w:rsid w:val="008A09DE"/>
    <w:rsid w:val="008A36D8"/>
    <w:rsid w:val="008A4016"/>
    <w:rsid w:val="008A5C3C"/>
    <w:rsid w:val="008B0330"/>
    <w:rsid w:val="008B169B"/>
    <w:rsid w:val="008B1F1F"/>
    <w:rsid w:val="008B3D23"/>
    <w:rsid w:val="008C0CDD"/>
    <w:rsid w:val="008C2604"/>
    <w:rsid w:val="008C2F5F"/>
    <w:rsid w:val="008C32F0"/>
    <w:rsid w:val="008C5538"/>
    <w:rsid w:val="008C7E7F"/>
    <w:rsid w:val="008D01EE"/>
    <w:rsid w:val="008D051C"/>
    <w:rsid w:val="008D09EE"/>
    <w:rsid w:val="008D2916"/>
    <w:rsid w:val="008D2C2F"/>
    <w:rsid w:val="008D6F66"/>
    <w:rsid w:val="008D75D9"/>
    <w:rsid w:val="008D7A13"/>
    <w:rsid w:val="008D7C0F"/>
    <w:rsid w:val="008E0C89"/>
    <w:rsid w:val="008E160B"/>
    <w:rsid w:val="008E2270"/>
    <w:rsid w:val="008E25B6"/>
    <w:rsid w:val="008E47DD"/>
    <w:rsid w:val="008E5FA3"/>
    <w:rsid w:val="008F06D2"/>
    <w:rsid w:val="008F0D76"/>
    <w:rsid w:val="008F13BB"/>
    <w:rsid w:val="008F1A7F"/>
    <w:rsid w:val="008F2C18"/>
    <w:rsid w:val="008F2D06"/>
    <w:rsid w:val="008F3D08"/>
    <w:rsid w:val="008F3D93"/>
    <w:rsid w:val="008F64F5"/>
    <w:rsid w:val="008F6ADA"/>
    <w:rsid w:val="008F6BD4"/>
    <w:rsid w:val="008F6CD1"/>
    <w:rsid w:val="008F785A"/>
    <w:rsid w:val="008F79EE"/>
    <w:rsid w:val="00900211"/>
    <w:rsid w:val="0090031D"/>
    <w:rsid w:val="00900C66"/>
    <w:rsid w:val="00900C80"/>
    <w:rsid w:val="0090224B"/>
    <w:rsid w:val="0090235E"/>
    <w:rsid w:val="00902682"/>
    <w:rsid w:val="00902799"/>
    <w:rsid w:val="00902E03"/>
    <w:rsid w:val="00903FAA"/>
    <w:rsid w:val="00904BBF"/>
    <w:rsid w:val="00906F58"/>
    <w:rsid w:val="009105BA"/>
    <w:rsid w:val="00910D69"/>
    <w:rsid w:val="00912AC6"/>
    <w:rsid w:val="00914C25"/>
    <w:rsid w:val="00920CCA"/>
    <w:rsid w:val="00921AF1"/>
    <w:rsid w:val="00922862"/>
    <w:rsid w:val="00923454"/>
    <w:rsid w:val="00923529"/>
    <w:rsid w:val="00925AD1"/>
    <w:rsid w:val="0092618E"/>
    <w:rsid w:val="0092635A"/>
    <w:rsid w:val="00926A9D"/>
    <w:rsid w:val="00926FC9"/>
    <w:rsid w:val="00927083"/>
    <w:rsid w:val="00927C5E"/>
    <w:rsid w:val="009325B9"/>
    <w:rsid w:val="00934A6D"/>
    <w:rsid w:val="00934C95"/>
    <w:rsid w:val="009360F9"/>
    <w:rsid w:val="00936A94"/>
    <w:rsid w:val="00940DBF"/>
    <w:rsid w:val="00942EF1"/>
    <w:rsid w:val="00943697"/>
    <w:rsid w:val="00944AD0"/>
    <w:rsid w:val="009455E5"/>
    <w:rsid w:val="00946303"/>
    <w:rsid w:val="00951FD2"/>
    <w:rsid w:val="00954316"/>
    <w:rsid w:val="00956705"/>
    <w:rsid w:val="00956A5F"/>
    <w:rsid w:val="0096095F"/>
    <w:rsid w:val="009613E5"/>
    <w:rsid w:val="00962BBC"/>
    <w:rsid w:val="00962F21"/>
    <w:rsid w:val="009659B2"/>
    <w:rsid w:val="00965E83"/>
    <w:rsid w:val="00966516"/>
    <w:rsid w:val="009669EE"/>
    <w:rsid w:val="00967865"/>
    <w:rsid w:val="0097312E"/>
    <w:rsid w:val="0097376E"/>
    <w:rsid w:val="0097382D"/>
    <w:rsid w:val="00974B0D"/>
    <w:rsid w:val="009805D6"/>
    <w:rsid w:val="009810DA"/>
    <w:rsid w:val="00983F9A"/>
    <w:rsid w:val="00984A0C"/>
    <w:rsid w:val="00994C97"/>
    <w:rsid w:val="00995C4C"/>
    <w:rsid w:val="009979D5"/>
    <w:rsid w:val="00997D95"/>
    <w:rsid w:val="009A1432"/>
    <w:rsid w:val="009A1C83"/>
    <w:rsid w:val="009A3244"/>
    <w:rsid w:val="009A3655"/>
    <w:rsid w:val="009A38D1"/>
    <w:rsid w:val="009A4649"/>
    <w:rsid w:val="009A69CD"/>
    <w:rsid w:val="009A6AFA"/>
    <w:rsid w:val="009A7297"/>
    <w:rsid w:val="009A7828"/>
    <w:rsid w:val="009B014D"/>
    <w:rsid w:val="009B1C2D"/>
    <w:rsid w:val="009B2140"/>
    <w:rsid w:val="009B2B9E"/>
    <w:rsid w:val="009B3A33"/>
    <w:rsid w:val="009B45AE"/>
    <w:rsid w:val="009B4817"/>
    <w:rsid w:val="009B6440"/>
    <w:rsid w:val="009B75E3"/>
    <w:rsid w:val="009C05CA"/>
    <w:rsid w:val="009C0A8C"/>
    <w:rsid w:val="009C2385"/>
    <w:rsid w:val="009C2658"/>
    <w:rsid w:val="009C360D"/>
    <w:rsid w:val="009C37C5"/>
    <w:rsid w:val="009C51C8"/>
    <w:rsid w:val="009C78E2"/>
    <w:rsid w:val="009D0847"/>
    <w:rsid w:val="009D1D1B"/>
    <w:rsid w:val="009D24AC"/>
    <w:rsid w:val="009D2DDE"/>
    <w:rsid w:val="009D2F27"/>
    <w:rsid w:val="009D36CB"/>
    <w:rsid w:val="009D3CD6"/>
    <w:rsid w:val="009D3D96"/>
    <w:rsid w:val="009D4D1E"/>
    <w:rsid w:val="009D4FA7"/>
    <w:rsid w:val="009D6E0C"/>
    <w:rsid w:val="009D6E26"/>
    <w:rsid w:val="009D7102"/>
    <w:rsid w:val="009E3E56"/>
    <w:rsid w:val="009E5458"/>
    <w:rsid w:val="009E7793"/>
    <w:rsid w:val="009E7F7E"/>
    <w:rsid w:val="009F0EC3"/>
    <w:rsid w:val="009F309B"/>
    <w:rsid w:val="009F4124"/>
    <w:rsid w:val="009F68A0"/>
    <w:rsid w:val="00A02D25"/>
    <w:rsid w:val="00A05726"/>
    <w:rsid w:val="00A05909"/>
    <w:rsid w:val="00A05BC3"/>
    <w:rsid w:val="00A10840"/>
    <w:rsid w:val="00A12381"/>
    <w:rsid w:val="00A14FC1"/>
    <w:rsid w:val="00A15B09"/>
    <w:rsid w:val="00A16AAD"/>
    <w:rsid w:val="00A17E99"/>
    <w:rsid w:val="00A214F1"/>
    <w:rsid w:val="00A2265B"/>
    <w:rsid w:val="00A235A7"/>
    <w:rsid w:val="00A24C0F"/>
    <w:rsid w:val="00A32C7B"/>
    <w:rsid w:val="00A32D8C"/>
    <w:rsid w:val="00A33820"/>
    <w:rsid w:val="00A342C9"/>
    <w:rsid w:val="00A34C43"/>
    <w:rsid w:val="00A35730"/>
    <w:rsid w:val="00A36593"/>
    <w:rsid w:val="00A378BE"/>
    <w:rsid w:val="00A406BC"/>
    <w:rsid w:val="00A41120"/>
    <w:rsid w:val="00A418CF"/>
    <w:rsid w:val="00A42B4E"/>
    <w:rsid w:val="00A43B8B"/>
    <w:rsid w:val="00A449B5"/>
    <w:rsid w:val="00A44D79"/>
    <w:rsid w:val="00A44EF8"/>
    <w:rsid w:val="00A45732"/>
    <w:rsid w:val="00A45986"/>
    <w:rsid w:val="00A462D1"/>
    <w:rsid w:val="00A4716F"/>
    <w:rsid w:val="00A47388"/>
    <w:rsid w:val="00A4740C"/>
    <w:rsid w:val="00A47F73"/>
    <w:rsid w:val="00A500E8"/>
    <w:rsid w:val="00A50EBC"/>
    <w:rsid w:val="00A532F4"/>
    <w:rsid w:val="00A545EE"/>
    <w:rsid w:val="00A54916"/>
    <w:rsid w:val="00A550D4"/>
    <w:rsid w:val="00A55651"/>
    <w:rsid w:val="00A55723"/>
    <w:rsid w:val="00A56EEE"/>
    <w:rsid w:val="00A57624"/>
    <w:rsid w:val="00A60728"/>
    <w:rsid w:val="00A626E3"/>
    <w:rsid w:val="00A62751"/>
    <w:rsid w:val="00A63976"/>
    <w:rsid w:val="00A65CA1"/>
    <w:rsid w:val="00A6682C"/>
    <w:rsid w:val="00A70271"/>
    <w:rsid w:val="00A724B2"/>
    <w:rsid w:val="00A72765"/>
    <w:rsid w:val="00A7377A"/>
    <w:rsid w:val="00A7531B"/>
    <w:rsid w:val="00A776F0"/>
    <w:rsid w:val="00A81A10"/>
    <w:rsid w:val="00A81D7B"/>
    <w:rsid w:val="00A8331E"/>
    <w:rsid w:val="00A85275"/>
    <w:rsid w:val="00A853EF"/>
    <w:rsid w:val="00A87B0F"/>
    <w:rsid w:val="00A90A9D"/>
    <w:rsid w:val="00A91CD5"/>
    <w:rsid w:val="00A92B91"/>
    <w:rsid w:val="00A94BF0"/>
    <w:rsid w:val="00A95D54"/>
    <w:rsid w:val="00A96B24"/>
    <w:rsid w:val="00AA05AD"/>
    <w:rsid w:val="00AA1421"/>
    <w:rsid w:val="00AA145F"/>
    <w:rsid w:val="00AA295F"/>
    <w:rsid w:val="00AA522D"/>
    <w:rsid w:val="00AA5B12"/>
    <w:rsid w:val="00AA5DAC"/>
    <w:rsid w:val="00AB05BE"/>
    <w:rsid w:val="00AB09EB"/>
    <w:rsid w:val="00AB0D14"/>
    <w:rsid w:val="00AB1980"/>
    <w:rsid w:val="00AB44B7"/>
    <w:rsid w:val="00AB4DE9"/>
    <w:rsid w:val="00AC0825"/>
    <w:rsid w:val="00AC0A56"/>
    <w:rsid w:val="00AC0F67"/>
    <w:rsid w:val="00AC1A5E"/>
    <w:rsid w:val="00AC2668"/>
    <w:rsid w:val="00AC2C2B"/>
    <w:rsid w:val="00AC3725"/>
    <w:rsid w:val="00AC4AFA"/>
    <w:rsid w:val="00AC4B33"/>
    <w:rsid w:val="00AC6189"/>
    <w:rsid w:val="00AC754C"/>
    <w:rsid w:val="00AC7BEE"/>
    <w:rsid w:val="00AD1A11"/>
    <w:rsid w:val="00AD1B41"/>
    <w:rsid w:val="00AD43BA"/>
    <w:rsid w:val="00AD4957"/>
    <w:rsid w:val="00AD63DC"/>
    <w:rsid w:val="00AD672B"/>
    <w:rsid w:val="00AE018A"/>
    <w:rsid w:val="00AE0ECC"/>
    <w:rsid w:val="00AE11ED"/>
    <w:rsid w:val="00AE23A7"/>
    <w:rsid w:val="00AE67A8"/>
    <w:rsid w:val="00AE71AE"/>
    <w:rsid w:val="00AE776B"/>
    <w:rsid w:val="00AF3D1C"/>
    <w:rsid w:val="00AF44EC"/>
    <w:rsid w:val="00AF5169"/>
    <w:rsid w:val="00AF5EAF"/>
    <w:rsid w:val="00AF6CC5"/>
    <w:rsid w:val="00B00DE3"/>
    <w:rsid w:val="00B0285C"/>
    <w:rsid w:val="00B03457"/>
    <w:rsid w:val="00B0463D"/>
    <w:rsid w:val="00B0517A"/>
    <w:rsid w:val="00B054E3"/>
    <w:rsid w:val="00B05C27"/>
    <w:rsid w:val="00B05F06"/>
    <w:rsid w:val="00B06ACF"/>
    <w:rsid w:val="00B07CC7"/>
    <w:rsid w:val="00B07FED"/>
    <w:rsid w:val="00B11242"/>
    <w:rsid w:val="00B123CB"/>
    <w:rsid w:val="00B14BED"/>
    <w:rsid w:val="00B15C20"/>
    <w:rsid w:val="00B1680F"/>
    <w:rsid w:val="00B16C7D"/>
    <w:rsid w:val="00B1755E"/>
    <w:rsid w:val="00B203EA"/>
    <w:rsid w:val="00B207AE"/>
    <w:rsid w:val="00B209BD"/>
    <w:rsid w:val="00B2111D"/>
    <w:rsid w:val="00B256B7"/>
    <w:rsid w:val="00B25780"/>
    <w:rsid w:val="00B2677E"/>
    <w:rsid w:val="00B331E6"/>
    <w:rsid w:val="00B338A5"/>
    <w:rsid w:val="00B376FF"/>
    <w:rsid w:val="00B37E2C"/>
    <w:rsid w:val="00B41B5C"/>
    <w:rsid w:val="00B429CD"/>
    <w:rsid w:val="00B4332E"/>
    <w:rsid w:val="00B44824"/>
    <w:rsid w:val="00B46C2D"/>
    <w:rsid w:val="00B47557"/>
    <w:rsid w:val="00B476A3"/>
    <w:rsid w:val="00B501EE"/>
    <w:rsid w:val="00B52414"/>
    <w:rsid w:val="00B52CDA"/>
    <w:rsid w:val="00B53354"/>
    <w:rsid w:val="00B5355A"/>
    <w:rsid w:val="00B550FD"/>
    <w:rsid w:val="00B55DBE"/>
    <w:rsid w:val="00B55DE3"/>
    <w:rsid w:val="00B5698A"/>
    <w:rsid w:val="00B614C2"/>
    <w:rsid w:val="00B6188C"/>
    <w:rsid w:val="00B62741"/>
    <w:rsid w:val="00B6358D"/>
    <w:rsid w:val="00B643B4"/>
    <w:rsid w:val="00B645A1"/>
    <w:rsid w:val="00B64D2D"/>
    <w:rsid w:val="00B64DAA"/>
    <w:rsid w:val="00B64E62"/>
    <w:rsid w:val="00B678F6"/>
    <w:rsid w:val="00B706E6"/>
    <w:rsid w:val="00B70CC7"/>
    <w:rsid w:val="00B7111D"/>
    <w:rsid w:val="00B7233E"/>
    <w:rsid w:val="00B730B8"/>
    <w:rsid w:val="00B73B3E"/>
    <w:rsid w:val="00B74331"/>
    <w:rsid w:val="00B7488A"/>
    <w:rsid w:val="00B74994"/>
    <w:rsid w:val="00B80DC0"/>
    <w:rsid w:val="00B82A61"/>
    <w:rsid w:val="00B840A6"/>
    <w:rsid w:val="00B85754"/>
    <w:rsid w:val="00B87236"/>
    <w:rsid w:val="00B915FA"/>
    <w:rsid w:val="00B96B63"/>
    <w:rsid w:val="00B974A8"/>
    <w:rsid w:val="00B97501"/>
    <w:rsid w:val="00B97B68"/>
    <w:rsid w:val="00B97BE3"/>
    <w:rsid w:val="00B97F23"/>
    <w:rsid w:val="00BA0540"/>
    <w:rsid w:val="00BA2F7E"/>
    <w:rsid w:val="00BA4720"/>
    <w:rsid w:val="00BA55E2"/>
    <w:rsid w:val="00BA6D6F"/>
    <w:rsid w:val="00BA7F6C"/>
    <w:rsid w:val="00BB1E7C"/>
    <w:rsid w:val="00BB2931"/>
    <w:rsid w:val="00BB3C5A"/>
    <w:rsid w:val="00BB3D33"/>
    <w:rsid w:val="00BC133D"/>
    <w:rsid w:val="00BC19EA"/>
    <w:rsid w:val="00BC2914"/>
    <w:rsid w:val="00BC4180"/>
    <w:rsid w:val="00BC4295"/>
    <w:rsid w:val="00BD0538"/>
    <w:rsid w:val="00BD2643"/>
    <w:rsid w:val="00BD4935"/>
    <w:rsid w:val="00BD5A00"/>
    <w:rsid w:val="00BE111E"/>
    <w:rsid w:val="00BE1526"/>
    <w:rsid w:val="00BE1759"/>
    <w:rsid w:val="00BE209B"/>
    <w:rsid w:val="00BE267A"/>
    <w:rsid w:val="00BE31B2"/>
    <w:rsid w:val="00BE3255"/>
    <w:rsid w:val="00BE4480"/>
    <w:rsid w:val="00BE5474"/>
    <w:rsid w:val="00BE6477"/>
    <w:rsid w:val="00BF203C"/>
    <w:rsid w:val="00BF295E"/>
    <w:rsid w:val="00BF2AC8"/>
    <w:rsid w:val="00BF3910"/>
    <w:rsid w:val="00BF48CD"/>
    <w:rsid w:val="00BF5B8C"/>
    <w:rsid w:val="00C00C89"/>
    <w:rsid w:val="00C0175B"/>
    <w:rsid w:val="00C01F1F"/>
    <w:rsid w:val="00C02E7E"/>
    <w:rsid w:val="00C04E71"/>
    <w:rsid w:val="00C05B5E"/>
    <w:rsid w:val="00C05E5D"/>
    <w:rsid w:val="00C05FBD"/>
    <w:rsid w:val="00C066EA"/>
    <w:rsid w:val="00C076A7"/>
    <w:rsid w:val="00C115BB"/>
    <w:rsid w:val="00C1269B"/>
    <w:rsid w:val="00C12C3F"/>
    <w:rsid w:val="00C12DAB"/>
    <w:rsid w:val="00C15798"/>
    <w:rsid w:val="00C202CE"/>
    <w:rsid w:val="00C21EF8"/>
    <w:rsid w:val="00C22865"/>
    <w:rsid w:val="00C22B93"/>
    <w:rsid w:val="00C23122"/>
    <w:rsid w:val="00C234C5"/>
    <w:rsid w:val="00C24CD6"/>
    <w:rsid w:val="00C320BA"/>
    <w:rsid w:val="00C331C4"/>
    <w:rsid w:val="00C345AD"/>
    <w:rsid w:val="00C354DB"/>
    <w:rsid w:val="00C36EBB"/>
    <w:rsid w:val="00C37A7A"/>
    <w:rsid w:val="00C40DF9"/>
    <w:rsid w:val="00C41B81"/>
    <w:rsid w:val="00C43447"/>
    <w:rsid w:val="00C4406D"/>
    <w:rsid w:val="00C447F5"/>
    <w:rsid w:val="00C539DE"/>
    <w:rsid w:val="00C563B2"/>
    <w:rsid w:val="00C5667D"/>
    <w:rsid w:val="00C6047D"/>
    <w:rsid w:val="00C6080E"/>
    <w:rsid w:val="00C60FDD"/>
    <w:rsid w:val="00C618D7"/>
    <w:rsid w:val="00C63F18"/>
    <w:rsid w:val="00C648AF"/>
    <w:rsid w:val="00C65BE2"/>
    <w:rsid w:val="00C66DA3"/>
    <w:rsid w:val="00C71613"/>
    <w:rsid w:val="00C717A7"/>
    <w:rsid w:val="00C72264"/>
    <w:rsid w:val="00C74246"/>
    <w:rsid w:val="00C744D5"/>
    <w:rsid w:val="00C755EB"/>
    <w:rsid w:val="00C7595C"/>
    <w:rsid w:val="00C75B8E"/>
    <w:rsid w:val="00C75BF3"/>
    <w:rsid w:val="00C775DF"/>
    <w:rsid w:val="00C835A2"/>
    <w:rsid w:val="00C83E52"/>
    <w:rsid w:val="00C84B7D"/>
    <w:rsid w:val="00C84C5A"/>
    <w:rsid w:val="00C86CD6"/>
    <w:rsid w:val="00C90B98"/>
    <w:rsid w:val="00C91CE7"/>
    <w:rsid w:val="00C91CF0"/>
    <w:rsid w:val="00C94056"/>
    <w:rsid w:val="00C95598"/>
    <w:rsid w:val="00C95CEB"/>
    <w:rsid w:val="00C95D47"/>
    <w:rsid w:val="00C96241"/>
    <w:rsid w:val="00C976E2"/>
    <w:rsid w:val="00CA08DC"/>
    <w:rsid w:val="00CA1041"/>
    <w:rsid w:val="00CA16EE"/>
    <w:rsid w:val="00CA24E1"/>
    <w:rsid w:val="00CA2698"/>
    <w:rsid w:val="00CA4391"/>
    <w:rsid w:val="00CA5647"/>
    <w:rsid w:val="00CB02D1"/>
    <w:rsid w:val="00CB272B"/>
    <w:rsid w:val="00CB4B8A"/>
    <w:rsid w:val="00CB4FA4"/>
    <w:rsid w:val="00CB711A"/>
    <w:rsid w:val="00CB7247"/>
    <w:rsid w:val="00CC0D1E"/>
    <w:rsid w:val="00CC1474"/>
    <w:rsid w:val="00CC1F2C"/>
    <w:rsid w:val="00CC2744"/>
    <w:rsid w:val="00CC3627"/>
    <w:rsid w:val="00CC3D90"/>
    <w:rsid w:val="00CC3E95"/>
    <w:rsid w:val="00CC4136"/>
    <w:rsid w:val="00CC6204"/>
    <w:rsid w:val="00CC625C"/>
    <w:rsid w:val="00CD0335"/>
    <w:rsid w:val="00CD2CD5"/>
    <w:rsid w:val="00CD3D2E"/>
    <w:rsid w:val="00CD591A"/>
    <w:rsid w:val="00CD6371"/>
    <w:rsid w:val="00CD7C0A"/>
    <w:rsid w:val="00CE09DC"/>
    <w:rsid w:val="00CE28B6"/>
    <w:rsid w:val="00CE2BF8"/>
    <w:rsid w:val="00CE5CCD"/>
    <w:rsid w:val="00CF19D2"/>
    <w:rsid w:val="00CF1E64"/>
    <w:rsid w:val="00CF3B5F"/>
    <w:rsid w:val="00CF4071"/>
    <w:rsid w:val="00CF4A5A"/>
    <w:rsid w:val="00CF64CA"/>
    <w:rsid w:val="00CF68E8"/>
    <w:rsid w:val="00CF6A80"/>
    <w:rsid w:val="00D010DD"/>
    <w:rsid w:val="00D03ED5"/>
    <w:rsid w:val="00D0504F"/>
    <w:rsid w:val="00D073E1"/>
    <w:rsid w:val="00D07F47"/>
    <w:rsid w:val="00D110A1"/>
    <w:rsid w:val="00D13650"/>
    <w:rsid w:val="00D138A6"/>
    <w:rsid w:val="00D15BFF"/>
    <w:rsid w:val="00D16915"/>
    <w:rsid w:val="00D213C6"/>
    <w:rsid w:val="00D22427"/>
    <w:rsid w:val="00D23395"/>
    <w:rsid w:val="00D24BCD"/>
    <w:rsid w:val="00D25646"/>
    <w:rsid w:val="00D27CF9"/>
    <w:rsid w:val="00D30075"/>
    <w:rsid w:val="00D30AB0"/>
    <w:rsid w:val="00D30BCF"/>
    <w:rsid w:val="00D339C9"/>
    <w:rsid w:val="00D34757"/>
    <w:rsid w:val="00D37ED0"/>
    <w:rsid w:val="00D40217"/>
    <w:rsid w:val="00D41683"/>
    <w:rsid w:val="00D41B5F"/>
    <w:rsid w:val="00D42940"/>
    <w:rsid w:val="00D45102"/>
    <w:rsid w:val="00D4515B"/>
    <w:rsid w:val="00D459BC"/>
    <w:rsid w:val="00D46975"/>
    <w:rsid w:val="00D50469"/>
    <w:rsid w:val="00D522E7"/>
    <w:rsid w:val="00D53710"/>
    <w:rsid w:val="00D54A9F"/>
    <w:rsid w:val="00D603BF"/>
    <w:rsid w:val="00D605D7"/>
    <w:rsid w:val="00D615C4"/>
    <w:rsid w:val="00D6163C"/>
    <w:rsid w:val="00D62143"/>
    <w:rsid w:val="00D62609"/>
    <w:rsid w:val="00D62F66"/>
    <w:rsid w:val="00D632B6"/>
    <w:rsid w:val="00D63599"/>
    <w:rsid w:val="00D660EE"/>
    <w:rsid w:val="00D66A54"/>
    <w:rsid w:val="00D6782C"/>
    <w:rsid w:val="00D7016A"/>
    <w:rsid w:val="00D71111"/>
    <w:rsid w:val="00D777AE"/>
    <w:rsid w:val="00D857CC"/>
    <w:rsid w:val="00D8630F"/>
    <w:rsid w:val="00D86824"/>
    <w:rsid w:val="00D86CA4"/>
    <w:rsid w:val="00D87754"/>
    <w:rsid w:val="00D87E7B"/>
    <w:rsid w:val="00D87F2A"/>
    <w:rsid w:val="00D90474"/>
    <w:rsid w:val="00D90FDB"/>
    <w:rsid w:val="00D91779"/>
    <w:rsid w:val="00D91BCD"/>
    <w:rsid w:val="00D92A95"/>
    <w:rsid w:val="00D92AE2"/>
    <w:rsid w:val="00D93441"/>
    <w:rsid w:val="00D94BBD"/>
    <w:rsid w:val="00D973BC"/>
    <w:rsid w:val="00DA2809"/>
    <w:rsid w:val="00DA3BE1"/>
    <w:rsid w:val="00DA6885"/>
    <w:rsid w:val="00DB0DB2"/>
    <w:rsid w:val="00DB1518"/>
    <w:rsid w:val="00DB27AA"/>
    <w:rsid w:val="00DB33E8"/>
    <w:rsid w:val="00DB3BBD"/>
    <w:rsid w:val="00DB49D0"/>
    <w:rsid w:val="00DB5D48"/>
    <w:rsid w:val="00DB5E1E"/>
    <w:rsid w:val="00DC1C61"/>
    <w:rsid w:val="00DC28AA"/>
    <w:rsid w:val="00DC37C7"/>
    <w:rsid w:val="00DC48F1"/>
    <w:rsid w:val="00DC7599"/>
    <w:rsid w:val="00DC7F80"/>
    <w:rsid w:val="00DD2545"/>
    <w:rsid w:val="00DD3E68"/>
    <w:rsid w:val="00DD5BF5"/>
    <w:rsid w:val="00DD5F00"/>
    <w:rsid w:val="00DD65D1"/>
    <w:rsid w:val="00DD7DED"/>
    <w:rsid w:val="00DE0562"/>
    <w:rsid w:val="00DE2A83"/>
    <w:rsid w:val="00DE4362"/>
    <w:rsid w:val="00DE45C4"/>
    <w:rsid w:val="00DE47BE"/>
    <w:rsid w:val="00DE53CF"/>
    <w:rsid w:val="00DE56EF"/>
    <w:rsid w:val="00DE6B73"/>
    <w:rsid w:val="00DE7CC0"/>
    <w:rsid w:val="00DF0928"/>
    <w:rsid w:val="00DF1A7B"/>
    <w:rsid w:val="00DF4B76"/>
    <w:rsid w:val="00DF50E6"/>
    <w:rsid w:val="00E00B12"/>
    <w:rsid w:val="00E01340"/>
    <w:rsid w:val="00E02B6A"/>
    <w:rsid w:val="00E032A6"/>
    <w:rsid w:val="00E04C84"/>
    <w:rsid w:val="00E055BF"/>
    <w:rsid w:val="00E05785"/>
    <w:rsid w:val="00E105F5"/>
    <w:rsid w:val="00E12953"/>
    <w:rsid w:val="00E133D2"/>
    <w:rsid w:val="00E137F9"/>
    <w:rsid w:val="00E17E75"/>
    <w:rsid w:val="00E22079"/>
    <w:rsid w:val="00E238DE"/>
    <w:rsid w:val="00E250EF"/>
    <w:rsid w:val="00E25E2A"/>
    <w:rsid w:val="00E267E2"/>
    <w:rsid w:val="00E27BB1"/>
    <w:rsid w:val="00E300B1"/>
    <w:rsid w:val="00E30487"/>
    <w:rsid w:val="00E31C42"/>
    <w:rsid w:val="00E33F3F"/>
    <w:rsid w:val="00E35D17"/>
    <w:rsid w:val="00E36BB3"/>
    <w:rsid w:val="00E3730D"/>
    <w:rsid w:val="00E41A6C"/>
    <w:rsid w:val="00E41F53"/>
    <w:rsid w:val="00E43261"/>
    <w:rsid w:val="00E43FDA"/>
    <w:rsid w:val="00E45A3A"/>
    <w:rsid w:val="00E46A4E"/>
    <w:rsid w:val="00E47236"/>
    <w:rsid w:val="00E47D9A"/>
    <w:rsid w:val="00E52A3A"/>
    <w:rsid w:val="00E53879"/>
    <w:rsid w:val="00E53B47"/>
    <w:rsid w:val="00E54239"/>
    <w:rsid w:val="00E557C6"/>
    <w:rsid w:val="00E6027B"/>
    <w:rsid w:val="00E62013"/>
    <w:rsid w:val="00E62EC9"/>
    <w:rsid w:val="00E6594A"/>
    <w:rsid w:val="00E659CF"/>
    <w:rsid w:val="00E663A7"/>
    <w:rsid w:val="00E7133B"/>
    <w:rsid w:val="00E713CA"/>
    <w:rsid w:val="00E72462"/>
    <w:rsid w:val="00E7427E"/>
    <w:rsid w:val="00E7541F"/>
    <w:rsid w:val="00E77257"/>
    <w:rsid w:val="00E82E33"/>
    <w:rsid w:val="00E8312A"/>
    <w:rsid w:val="00E8353B"/>
    <w:rsid w:val="00E83BAA"/>
    <w:rsid w:val="00E849ED"/>
    <w:rsid w:val="00E84F83"/>
    <w:rsid w:val="00E85043"/>
    <w:rsid w:val="00E85E25"/>
    <w:rsid w:val="00E86158"/>
    <w:rsid w:val="00E86BDB"/>
    <w:rsid w:val="00E90ED2"/>
    <w:rsid w:val="00E9547C"/>
    <w:rsid w:val="00E95BDF"/>
    <w:rsid w:val="00E96BDC"/>
    <w:rsid w:val="00E9748F"/>
    <w:rsid w:val="00EA1522"/>
    <w:rsid w:val="00EA1768"/>
    <w:rsid w:val="00EA3291"/>
    <w:rsid w:val="00EA5195"/>
    <w:rsid w:val="00EA56F8"/>
    <w:rsid w:val="00EA5D9E"/>
    <w:rsid w:val="00EB1624"/>
    <w:rsid w:val="00EB3C8A"/>
    <w:rsid w:val="00EB5CB9"/>
    <w:rsid w:val="00EB6C01"/>
    <w:rsid w:val="00EB768D"/>
    <w:rsid w:val="00EC0FD3"/>
    <w:rsid w:val="00EC16E6"/>
    <w:rsid w:val="00EC32FE"/>
    <w:rsid w:val="00EC3425"/>
    <w:rsid w:val="00EC3656"/>
    <w:rsid w:val="00EC3AD1"/>
    <w:rsid w:val="00EC4512"/>
    <w:rsid w:val="00EC6990"/>
    <w:rsid w:val="00ED2BC2"/>
    <w:rsid w:val="00ED2C23"/>
    <w:rsid w:val="00ED35A0"/>
    <w:rsid w:val="00ED385A"/>
    <w:rsid w:val="00ED39B0"/>
    <w:rsid w:val="00ED4CA6"/>
    <w:rsid w:val="00ED4CCF"/>
    <w:rsid w:val="00ED4E9D"/>
    <w:rsid w:val="00ED7966"/>
    <w:rsid w:val="00EE0D62"/>
    <w:rsid w:val="00EE35A7"/>
    <w:rsid w:val="00EE60DF"/>
    <w:rsid w:val="00EE7B9D"/>
    <w:rsid w:val="00EF0B3F"/>
    <w:rsid w:val="00EF4AEA"/>
    <w:rsid w:val="00EF5ADD"/>
    <w:rsid w:val="00EF5FA6"/>
    <w:rsid w:val="00F001A3"/>
    <w:rsid w:val="00F01249"/>
    <w:rsid w:val="00F110D9"/>
    <w:rsid w:val="00F124D0"/>
    <w:rsid w:val="00F1373E"/>
    <w:rsid w:val="00F13C27"/>
    <w:rsid w:val="00F14458"/>
    <w:rsid w:val="00F16A63"/>
    <w:rsid w:val="00F16D8F"/>
    <w:rsid w:val="00F16F65"/>
    <w:rsid w:val="00F17274"/>
    <w:rsid w:val="00F175DA"/>
    <w:rsid w:val="00F17FDD"/>
    <w:rsid w:val="00F20074"/>
    <w:rsid w:val="00F20A56"/>
    <w:rsid w:val="00F2204F"/>
    <w:rsid w:val="00F22F68"/>
    <w:rsid w:val="00F235A3"/>
    <w:rsid w:val="00F255B5"/>
    <w:rsid w:val="00F30F21"/>
    <w:rsid w:val="00F31FB2"/>
    <w:rsid w:val="00F32258"/>
    <w:rsid w:val="00F34A3F"/>
    <w:rsid w:val="00F43E0C"/>
    <w:rsid w:val="00F4546D"/>
    <w:rsid w:val="00F45D90"/>
    <w:rsid w:val="00F46436"/>
    <w:rsid w:val="00F46658"/>
    <w:rsid w:val="00F47732"/>
    <w:rsid w:val="00F507A6"/>
    <w:rsid w:val="00F5111C"/>
    <w:rsid w:val="00F5281A"/>
    <w:rsid w:val="00F54BBF"/>
    <w:rsid w:val="00F556C2"/>
    <w:rsid w:val="00F57B6E"/>
    <w:rsid w:val="00F6160E"/>
    <w:rsid w:val="00F61C83"/>
    <w:rsid w:val="00F61CED"/>
    <w:rsid w:val="00F631BB"/>
    <w:rsid w:val="00F63C4C"/>
    <w:rsid w:val="00F64519"/>
    <w:rsid w:val="00F65B1F"/>
    <w:rsid w:val="00F671F1"/>
    <w:rsid w:val="00F700C2"/>
    <w:rsid w:val="00F71544"/>
    <w:rsid w:val="00F7230D"/>
    <w:rsid w:val="00F74C77"/>
    <w:rsid w:val="00F77157"/>
    <w:rsid w:val="00F7720B"/>
    <w:rsid w:val="00F77D0F"/>
    <w:rsid w:val="00F80DDE"/>
    <w:rsid w:val="00F8102F"/>
    <w:rsid w:val="00F845A1"/>
    <w:rsid w:val="00F8700A"/>
    <w:rsid w:val="00F9148E"/>
    <w:rsid w:val="00F93680"/>
    <w:rsid w:val="00FA4329"/>
    <w:rsid w:val="00FA498F"/>
    <w:rsid w:val="00FA57FA"/>
    <w:rsid w:val="00FA7A83"/>
    <w:rsid w:val="00FB2726"/>
    <w:rsid w:val="00FB62FD"/>
    <w:rsid w:val="00FB7AFA"/>
    <w:rsid w:val="00FC12EC"/>
    <w:rsid w:val="00FC2D72"/>
    <w:rsid w:val="00FC47AB"/>
    <w:rsid w:val="00FC49F6"/>
    <w:rsid w:val="00FC6910"/>
    <w:rsid w:val="00FC7108"/>
    <w:rsid w:val="00FD090A"/>
    <w:rsid w:val="00FD0A40"/>
    <w:rsid w:val="00FD1BFE"/>
    <w:rsid w:val="00FD1FAE"/>
    <w:rsid w:val="00FD3AD4"/>
    <w:rsid w:val="00FD5227"/>
    <w:rsid w:val="00FD56E1"/>
    <w:rsid w:val="00FD678C"/>
    <w:rsid w:val="00FD6E9E"/>
    <w:rsid w:val="00FE0CDF"/>
    <w:rsid w:val="00FE213B"/>
    <w:rsid w:val="00FE242E"/>
    <w:rsid w:val="00FE2855"/>
    <w:rsid w:val="00FE3409"/>
    <w:rsid w:val="00FE36A2"/>
    <w:rsid w:val="00FE3902"/>
    <w:rsid w:val="00FE6726"/>
    <w:rsid w:val="00FE743B"/>
    <w:rsid w:val="00FE7F36"/>
    <w:rsid w:val="00FF1637"/>
    <w:rsid w:val="00FF1883"/>
    <w:rsid w:val="00FF38AD"/>
    <w:rsid w:val="00FF5301"/>
    <w:rsid w:val="00FF574B"/>
    <w:rsid w:val="00FF7F50"/>
    <w:rsid w:val="075F0D77"/>
    <w:rsid w:val="1BF5793F"/>
    <w:rsid w:val="27B76629"/>
    <w:rsid w:val="2ABEB6D4"/>
    <w:rsid w:val="2D7DDA4D"/>
    <w:rsid w:val="2EFB3447"/>
    <w:rsid w:val="2FEF6AED"/>
    <w:rsid w:val="36DC35A6"/>
    <w:rsid w:val="37FEFB63"/>
    <w:rsid w:val="399606EF"/>
    <w:rsid w:val="3D8E5B64"/>
    <w:rsid w:val="3DD7722E"/>
    <w:rsid w:val="3DFFF5CC"/>
    <w:rsid w:val="3EFDFCDD"/>
    <w:rsid w:val="3F9FDF67"/>
    <w:rsid w:val="3FFAEE78"/>
    <w:rsid w:val="43DF09C3"/>
    <w:rsid w:val="52B4331B"/>
    <w:rsid w:val="52DD0B08"/>
    <w:rsid w:val="53FD8DAC"/>
    <w:rsid w:val="5BF2D31C"/>
    <w:rsid w:val="5CBF7D49"/>
    <w:rsid w:val="5CFF8019"/>
    <w:rsid w:val="5CFF857D"/>
    <w:rsid w:val="5FFF6C61"/>
    <w:rsid w:val="6BE93F1B"/>
    <w:rsid w:val="6BFFAFA7"/>
    <w:rsid w:val="6D4310AB"/>
    <w:rsid w:val="6F99B58D"/>
    <w:rsid w:val="6FBE69D6"/>
    <w:rsid w:val="6FDF6F17"/>
    <w:rsid w:val="6FFF15E4"/>
    <w:rsid w:val="71F498CB"/>
    <w:rsid w:val="71F6424E"/>
    <w:rsid w:val="7579C82E"/>
    <w:rsid w:val="76579B4E"/>
    <w:rsid w:val="76FADF19"/>
    <w:rsid w:val="76FD2025"/>
    <w:rsid w:val="77BF0056"/>
    <w:rsid w:val="77DE5C32"/>
    <w:rsid w:val="79CF11FA"/>
    <w:rsid w:val="79F76AB6"/>
    <w:rsid w:val="7AEFC18C"/>
    <w:rsid w:val="7B7781AF"/>
    <w:rsid w:val="7B7F0895"/>
    <w:rsid w:val="7B9FAC08"/>
    <w:rsid w:val="7BFA0901"/>
    <w:rsid w:val="7BFE4255"/>
    <w:rsid w:val="7D9F5ED7"/>
    <w:rsid w:val="7DEF4433"/>
    <w:rsid w:val="7DF6A17D"/>
    <w:rsid w:val="7EBD1BC8"/>
    <w:rsid w:val="7ED56FF9"/>
    <w:rsid w:val="7F2B03B5"/>
    <w:rsid w:val="7FB7CBC6"/>
    <w:rsid w:val="7FD0E5B6"/>
    <w:rsid w:val="7FDC57AE"/>
    <w:rsid w:val="7FFA8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AB2F1"/>
  <w15:docId w15:val="{BD5BE285-101F-491F-8D99-2EF1A24E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E45C4"/>
    <w:pPr>
      <w:widowControl w:val="0"/>
      <w:jc w:val="both"/>
    </w:pPr>
    <w:rPr>
      <w:kern w:val="2"/>
      <w:sz w:val="24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numPr>
        <w:numId w:val="8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numPr>
        <w:ilvl w:val="1"/>
        <w:numId w:val="8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numPr>
        <w:ilvl w:val="4"/>
        <w:numId w:val="8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numPr>
        <w:ilvl w:val="5"/>
        <w:numId w:val="8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numPr>
        <w:ilvl w:val="6"/>
        <w:numId w:val="8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numPr>
        <w:ilvl w:val="7"/>
        <w:numId w:val="8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numPr>
        <w:ilvl w:val="8"/>
        <w:numId w:val="8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uiPriority w:val="39"/>
    <w:semiHidden/>
    <w:unhideWhenUsed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a5">
    <w:name w:val="caption"/>
    <w:basedOn w:val="a1"/>
    <w:next w:val="a1"/>
    <w:unhideWhenUsed/>
    <w:qFormat/>
    <w:pPr>
      <w:spacing w:line="360" w:lineRule="auto"/>
    </w:pPr>
    <w:rPr>
      <w:rFonts w:ascii="宋体" w:hAnsi="宋体"/>
      <w:kern w:val="0"/>
      <w:szCs w:val="24"/>
    </w:rPr>
  </w:style>
  <w:style w:type="paragraph" w:styleId="a6">
    <w:name w:val="annotation text"/>
    <w:basedOn w:val="a1"/>
    <w:link w:val="a7"/>
    <w:qFormat/>
    <w:pPr>
      <w:spacing w:line="360" w:lineRule="auto"/>
      <w:jc w:val="left"/>
    </w:pPr>
    <w:rPr>
      <w:kern w:val="0"/>
      <w:szCs w:val="24"/>
    </w:rPr>
  </w:style>
  <w:style w:type="paragraph" w:styleId="a8">
    <w:name w:val="Body Text"/>
    <w:basedOn w:val="a1"/>
    <w:link w:val="a9"/>
    <w:uiPriority w:val="99"/>
    <w:semiHidden/>
    <w:unhideWhenUsed/>
    <w:pPr>
      <w:spacing w:after="120"/>
    </w:pPr>
  </w:style>
  <w:style w:type="paragraph" w:styleId="aa">
    <w:name w:val="Body Text Indent"/>
    <w:basedOn w:val="a1"/>
    <w:link w:val="ab"/>
    <w:uiPriority w:val="99"/>
    <w:semiHidden/>
    <w:unhideWhenUsed/>
    <w:qFormat/>
    <w:pPr>
      <w:spacing w:after="120"/>
      <w:ind w:leftChars="200" w:left="420"/>
    </w:pPr>
  </w:style>
  <w:style w:type="paragraph" w:styleId="TOC5">
    <w:name w:val="toc 5"/>
    <w:basedOn w:val="a1"/>
    <w:next w:val="a1"/>
    <w:uiPriority w:val="39"/>
    <w:semiHidden/>
    <w:unhideWhenUsed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3">
    <w:name w:val="toc 3"/>
    <w:basedOn w:val="a1"/>
    <w:next w:val="a1"/>
    <w:uiPriority w:val="39"/>
    <w:unhideWhenUsed/>
    <w:pPr>
      <w:ind w:left="420"/>
      <w:jc w:val="left"/>
    </w:pPr>
    <w:rPr>
      <w:rFonts w:asciiTheme="minorHAnsi" w:eastAsiaTheme="minorHAnsi"/>
      <w:i/>
      <w:iCs/>
      <w:sz w:val="20"/>
    </w:rPr>
  </w:style>
  <w:style w:type="paragraph" w:styleId="TOC8">
    <w:name w:val="toc 8"/>
    <w:basedOn w:val="a1"/>
    <w:next w:val="a1"/>
    <w:uiPriority w:val="39"/>
    <w:semiHidden/>
    <w:unhideWhenUsed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ac">
    <w:name w:val="Balloon Text"/>
    <w:basedOn w:val="a1"/>
    <w:link w:val="ad"/>
    <w:uiPriority w:val="99"/>
    <w:semiHidden/>
    <w:unhideWhenUsed/>
    <w:rPr>
      <w:rFonts w:ascii="宋体"/>
      <w:sz w:val="18"/>
      <w:szCs w:val="18"/>
    </w:rPr>
  </w:style>
  <w:style w:type="paragraph" w:styleId="ae">
    <w:name w:val="footer"/>
    <w:basedOn w:val="a1"/>
    <w:link w:val="af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1"/>
    <w:link w:val="af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uiPriority w:val="39"/>
    <w:unhideWhenUsed/>
    <w:pPr>
      <w:tabs>
        <w:tab w:val="left" w:pos="420"/>
        <w:tab w:val="right" w:leader="dot" w:pos="8290"/>
      </w:tabs>
      <w:spacing w:before="120" w:after="120" w:line="240" w:lineRule="atLeast"/>
      <w:jc w:val="left"/>
    </w:pPr>
    <w:rPr>
      <w:rFonts w:asciiTheme="minorHAnsi" w:eastAsiaTheme="minorHAnsi"/>
      <w:b/>
      <w:bCs/>
      <w:caps/>
      <w:sz w:val="20"/>
    </w:rPr>
  </w:style>
  <w:style w:type="paragraph" w:styleId="TOC4">
    <w:name w:val="toc 4"/>
    <w:basedOn w:val="a1"/>
    <w:next w:val="a1"/>
    <w:uiPriority w:val="39"/>
    <w:semiHidden/>
    <w:unhideWhenUsed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1"/>
    <w:next w:val="a1"/>
    <w:uiPriority w:val="39"/>
    <w:semiHidden/>
    <w:unhideWhenUsed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2">
    <w:name w:val="toc 2"/>
    <w:basedOn w:val="a1"/>
    <w:next w:val="a1"/>
    <w:uiPriority w:val="39"/>
    <w:unhideWhenUsed/>
    <w:pPr>
      <w:ind w:left="210"/>
      <w:jc w:val="left"/>
    </w:pPr>
    <w:rPr>
      <w:rFonts w:asciiTheme="minorHAnsi" w:eastAsiaTheme="minorHAnsi"/>
      <w:smallCaps/>
      <w:sz w:val="20"/>
    </w:rPr>
  </w:style>
  <w:style w:type="paragraph" w:styleId="TOC9">
    <w:name w:val="toc 9"/>
    <w:basedOn w:val="a1"/>
    <w:next w:val="a1"/>
    <w:uiPriority w:val="39"/>
    <w:semiHidden/>
    <w:unhideWhenUsed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HTML">
    <w:name w:val="HTML Preformatted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  <w:sz w:val="24"/>
      <w:szCs w:val="24"/>
    </w:rPr>
  </w:style>
  <w:style w:type="paragraph" w:styleId="af2">
    <w:name w:val="Normal (Web)"/>
    <w:basedOn w:val="a1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f3">
    <w:name w:val="annotation subject"/>
    <w:basedOn w:val="a6"/>
    <w:next w:val="a6"/>
    <w:link w:val="af4"/>
    <w:uiPriority w:val="99"/>
    <w:semiHidden/>
    <w:unhideWhenUsed/>
    <w:pPr>
      <w:spacing w:line="240" w:lineRule="auto"/>
      <w:jc w:val="both"/>
    </w:pPr>
    <w:rPr>
      <w:b/>
      <w:bCs/>
      <w:kern w:val="2"/>
      <w:sz w:val="20"/>
      <w:szCs w:val="20"/>
    </w:rPr>
  </w:style>
  <w:style w:type="paragraph" w:styleId="af5">
    <w:name w:val="Body Text First Indent"/>
    <w:basedOn w:val="a8"/>
    <w:link w:val="af6"/>
    <w:uiPriority w:val="99"/>
    <w:semiHidden/>
    <w:unhideWhenUsed/>
    <w:pPr>
      <w:ind w:firstLineChars="100" w:firstLine="420"/>
    </w:pPr>
  </w:style>
  <w:style w:type="paragraph" w:styleId="21">
    <w:name w:val="Body Text First Indent 2"/>
    <w:basedOn w:val="aa"/>
    <w:link w:val="22"/>
    <w:uiPriority w:val="99"/>
    <w:unhideWhenUsed/>
    <w:qFormat/>
    <w:pPr>
      <w:ind w:firstLine="420"/>
    </w:pPr>
    <w:rPr>
      <w:rFonts w:asciiTheme="minorHAnsi" w:eastAsiaTheme="minorEastAsia" w:hAnsiTheme="minorHAnsi" w:cstheme="minorBidi"/>
      <w:szCs w:val="24"/>
    </w:rPr>
  </w:style>
  <w:style w:type="table" w:styleId="af7">
    <w:name w:val="Table Grid"/>
    <w:basedOn w:val="a3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styleId="af8">
    <w:name w:val="page number"/>
    <w:basedOn w:val="a2"/>
    <w:uiPriority w:val="99"/>
    <w:semiHidden/>
    <w:unhideWhenUsed/>
  </w:style>
  <w:style w:type="character" w:styleId="af9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HTML1">
    <w:name w:val="HTML Code"/>
    <w:basedOn w:val="a2"/>
    <w:uiPriority w:val="99"/>
    <w:unhideWhenUsed/>
    <w:rPr>
      <w:rFonts w:ascii="Courier New" w:hAnsi="Courier New" w:cs="Courier New"/>
      <w:sz w:val="20"/>
      <w:szCs w:val="20"/>
    </w:rPr>
  </w:style>
  <w:style w:type="character" w:styleId="afa">
    <w:name w:val="annotation reference"/>
    <w:basedOn w:val="a2"/>
    <w:uiPriority w:val="99"/>
    <w:semiHidden/>
    <w:unhideWhenUsed/>
    <w:rPr>
      <w:sz w:val="16"/>
      <w:szCs w:val="16"/>
    </w:rPr>
  </w:style>
  <w:style w:type="character" w:customStyle="1" w:styleId="07Text">
    <w:name w:val="07 Text"/>
    <w:rPr>
      <w:color w:val="000000"/>
    </w:rPr>
  </w:style>
  <w:style w:type="table" w:customStyle="1" w:styleId="11">
    <w:name w:val="网格型1"/>
    <w:basedOn w:val="a3"/>
    <w:qFormat/>
    <w:pPr>
      <w:widowControl w:val="0"/>
      <w:jc w:val="both"/>
    </w:pPr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customStyle="1" w:styleId="04Text">
    <w:name w:val="04 Text"/>
    <w:rPr>
      <w:color w:val="0000FF"/>
      <w:u w:val="single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a0">
    <w:name w:val="一级标题"/>
    <w:basedOn w:val="1"/>
    <w:link w:val="afb"/>
    <w:qFormat/>
    <w:pPr>
      <w:widowControl/>
      <w:numPr>
        <w:numId w:val="2"/>
      </w:numPr>
      <w:adjustRightInd w:val="0"/>
      <w:snapToGrid w:val="0"/>
      <w:spacing w:before="0" w:after="0" w:line="360" w:lineRule="auto"/>
    </w:pPr>
    <w:rPr>
      <w:rFonts w:ascii="微软雅黑" w:eastAsia="微软雅黑" w:hAnsi="微软雅黑" w:cstheme="majorBidi"/>
      <w:caps/>
      <w:color w:val="000000" w:themeColor="text1"/>
      <w:spacing w:val="4"/>
      <w:kern w:val="0"/>
    </w:rPr>
  </w:style>
  <w:style w:type="paragraph" w:customStyle="1" w:styleId="1Block">
    <w:name w:val="1 Block"/>
    <w:basedOn w:val="a1"/>
    <w:pPr>
      <w:widowControl/>
      <w:pBdr>
        <w:top w:val="none" w:sz="0" w:space="0" w:color="DDDDDD"/>
        <w:left w:val="none" w:sz="0" w:space="0" w:color="DDDDDD"/>
        <w:bottom w:val="none" w:sz="0" w:space="0" w:color="DDDDDD"/>
        <w:right w:val="none" w:sz="0" w:space="0" w:color="DDDDDD"/>
      </w:pBdr>
      <w:spacing w:line="384" w:lineRule="atLeast"/>
      <w:jc w:val="left"/>
    </w:pPr>
    <w:rPr>
      <w:rFonts w:asciiTheme="minorHAnsi" w:eastAsiaTheme="minorEastAsia" w:hAnsiTheme="minorHAnsi" w:cstheme="minorBidi"/>
      <w:kern w:val="0"/>
      <w:sz w:val="22"/>
      <w:szCs w:val="22"/>
      <w:lang w:val="zh" w:eastAsia="zh" w:bidi="zh"/>
    </w:rPr>
  </w:style>
  <w:style w:type="character" w:customStyle="1" w:styleId="03Text">
    <w:name w:val="03 Text"/>
    <w:rPr>
      <w:color w:val="000000"/>
      <w:u w:val="none"/>
    </w:rPr>
  </w:style>
  <w:style w:type="character" w:customStyle="1" w:styleId="22">
    <w:name w:val="正文文本首行缩进 2 字符"/>
    <w:basedOn w:val="ab"/>
    <w:link w:val="21"/>
    <w:uiPriority w:val="99"/>
    <w:rPr>
      <w:rFonts w:ascii="Times New Roman" w:eastAsia="宋体" w:hAnsi="Times New Roman" w:cs="Times New Roman"/>
      <w:szCs w:val="20"/>
    </w:rPr>
  </w:style>
  <w:style w:type="character" w:customStyle="1" w:styleId="ab">
    <w:name w:val="正文文本缩进 字符"/>
    <w:basedOn w:val="a2"/>
    <w:link w:val="aa"/>
    <w:uiPriority w:val="99"/>
    <w:semiHidden/>
    <w:rPr>
      <w:rFonts w:ascii="Times New Roman" w:eastAsia="宋体" w:hAnsi="Times New Roman" w:cs="Times New Roman"/>
      <w:szCs w:val="20"/>
    </w:rPr>
  </w:style>
  <w:style w:type="paragraph" w:customStyle="1" w:styleId="afc">
    <w:name w:val="正文的文本"/>
    <w:basedOn w:val="a1"/>
    <w:qFormat/>
    <w:pPr>
      <w:spacing w:after="120"/>
    </w:pPr>
    <w:rPr>
      <w:rFonts w:ascii="仿宋_GB2312" w:eastAsiaTheme="minorEastAsia" w:hAnsiTheme="minorHAnsi" w:cstheme="minorBidi"/>
      <w:szCs w:val="24"/>
    </w:rPr>
  </w:style>
  <w:style w:type="character" w:customStyle="1" w:styleId="60">
    <w:name w:val="标题 6 字符"/>
    <w:basedOn w:val="a2"/>
    <w:link w:val="6"/>
    <w:uiPriority w:val="9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styleId="afd">
    <w:name w:val="No Spacing"/>
    <w:link w:val="afe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character" w:customStyle="1" w:styleId="01Text">
    <w:name w:val="01 Text"/>
    <w:rPr>
      <w:rFonts w:ascii="Consolas" w:eastAsia="Consolas" w:hAnsi="Consolas" w:cs="Consolas"/>
      <w:sz w:val="18"/>
      <w:szCs w:val="18"/>
      <w:shd w:val="clear" w:color="auto" w:fill="F7F7F7"/>
    </w:rPr>
  </w:style>
  <w:style w:type="character" w:customStyle="1" w:styleId="a7">
    <w:name w:val="批注文字 字符"/>
    <w:basedOn w:val="a2"/>
    <w:link w:val="a6"/>
    <w:qFormat/>
    <w:rPr>
      <w:rFonts w:ascii="Times New Roman" w:eastAsia="宋体" w:hAnsi="Times New Roman" w:cs="Times New Roman"/>
      <w:kern w:val="0"/>
      <w:sz w:val="24"/>
    </w:rPr>
  </w:style>
  <w:style w:type="paragraph" w:customStyle="1" w:styleId="Para11">
    <w:name w:val="Para 11"/>
    <w:basedOn w:val="a1"/>
    <w:qFormat/>
    <w:pPr>
      <w:widowControl/>
      <w:pBdr>
        <w:top w:val="none" w:sz="0" w:space="10" w:color="auto"/>
        <w:left w:val="none" w:sz="0" w:space="12" w:color="auto"/>
        <w:bottom w:val="none" w:sz="0" w:space="10" w:color="auto"/>
        <w:right w:val="none" w:sz="0" w:space="12" w:color="auto"/>
      </w:pBdr>
      <w:shd w:val="clear" w:color="auto" w:fill="F7F7F7"/>
      <w:spacing w:afterLines="120" w:line="384" w:lineRule="atLeast"/>
      <w:jc w:val="left"/>
    </w:pPr>
    <w:rPr>
      <w:rFonts w:ascii="Consolas" w:eastAsia="Consolas" w:hAnsi="Consolas" w:cs="Consolas"/>
      <w:color w:val="718C00"/>
      <w:kern w:val="0"/>
      <w:sz w:val="18"/>
      <w:szCs w:val="18"/>
      <w:lang w:val="zh" w:eastAsia="zh" w:bidi="zh"/>
    </w:rPr>
  </w:style>
  <w:style w:type="paragraph" w:customStyle="1" w:styleId="Para17">
    <w:name w:val="Para 17"/>
    <w:basedOn w:val="a1"/>
    <w:qFormat/>
    <w:pPr>
      <w:widowControl/>
      <w:spacing w:beforeLines="120" w:afterLines="80" w:line="576" w:lineRule="atLeast"/>
      <w:jc w:val="center"/>
    </w:pPr>
    <w:rPr>
      <w:rFonts w:ascii="Cambria" w:eastAsia="Cambria" w:hAnsi="Cambria" w:cs="Cambria"/>
      <w:color w:val="000000"/>
      <w:kern w:val="0"/>
      <w:sz w:val="48"/>
      <w:szCs w:val="48"/>
      <w:lang w:val="zh" w:eastAsia="zh" w:bidi="zh"/>
    </w:rPr>
  </w:style>
  <w:style w:type="paragraph" w:customStyle="1" w:styleId="Para07">
    <w:name w:val="Para 07"/>
    <w:basedOn w:val="a1"/>
    <w:qFormat/>
    <w:pPr>
      <w:widowControl/>
      <w:pBdr>
        <w:bottom w:val="dotted" w:sz="4" w:space="0" w:color="EEEEEE"/>
      </w:pBdr>
      <w:spacing w:after="57" w:line="384" w:lineRule="atLeast"/>
      <w:jc w:val="left"/>
    </w:pPr>
    <w:rPr>
      <w:rFonts w:ascii="Cambria" w:eastAsia="Cambria" w:hAnsi="Cambria" w:cs="Cambria"/>
      <w:color w:val="0000FF"/>
      <w:kern w:val="0"/>
      <w:szCs w:val="24"/>
      <w:u w:val="single"/>
      <w:lang w:val="zh" w:eastAsia="zh" w:bidi="zh"/>
    </w:rPr>
  </w:style>
  <w:style w:type="character" w:customStyle="1" w:styleId="00Text">
    <w:name w:val="00 Text"/>
    <w:rPr>
      <w:i/>
      <w:iCs/>
    </w:rPr>
  </w:style>
  <w:style w:type="paragraph" w:customStyle="1" w:styleId="Para03">
    <w:name w:val="Para 03"/>
    <w:basedOn w:val="a1"/>
    <w:qFormat/>
    <w:pPr>
      <w:widowControl/>
      <w:spacing w:line="384" w:lineRule="atLeast"/>
      <w:jc w:val="left"/>
    </w:pPr>
    <w:rPr>
      <w:rFonts w:ascii="Cambria" w:eastAsia="Cambria" w:hAnsi="Cambria" w:cs="Cambria"/>
      <w:color w:val="000000"/>
      <w:kern w:val="0"/>
      <w:szCs w:val="24"/>
      <w:lang w:val="zh" w:eastAsia="zh" w:bidi="zh"/>
    </w:rPr>
  </w:style>
  <w:style w:type="character" w:customStyle="1" w:styleId="20">
    <w:name w:val="标题 2 字符"/>
    <w:basedOn w:val="a2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05Text">
    <w:name w:val="05 Text"/>
    <w:rPr>
      <w:color w:val="858585"/>
      <w:u w:val="none"/>
    </w:rPr>
  </w:style>
  <w:style w:type="character" w:customStyle="1" w:styleId="afe">
    <w:name w:val="无间隔 字符"/>
    <w:basedOn w:val="a2"/>
    <w:link w:val="afd"/>
    <w:uiPriority w:val="1"/>
    <w:rPr>
      <w:rFonts w:eastAsia="Microsoft YaHei UI"/>
      <w:kern w:val="0"/>
      <w:sz w:val="22"/>
      <w:szCs w:val="22"/>
    </w:rPr>
  </w:style>
  <w:style w:type="paragraph" w:customStyle="1" w:styleId="0Block">
    <w:name w:val="0 Block"/>
    <w:pPr>
      <w:spacing w:line="384" w:lineRule="atLeast"/>
    </w:pPr>
    <w:rPr>
      <w:rFonts w:asciiTheme="minorHAnsi" w:eastAsiaTheme="minorEastAsia" w:hAnsiTheme="minorHAnsi" w:cstheme="minorBidi"/>
      <w:sz w:val="22"/>
      <w:szCs w:val="22"/>
      <w:lang w:val="zh" w:eastAsia="zh" w:bidi="zh"/>
    </w:rPr>
  </w:style>
  <w:style w:type="paragraph" w:customStyle="1" w:styleId="TOC10">
    <w:name w:val="TOC 标题1"/>
    <w:basedOn w:val="1"/>
    <w:next w:val="a1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ad">
    <w:name w:val="批注框文本 字符"/>
    <w:basedOn w:val="a2"/>
    <w:link w:val="ac"/>
    <w:uiPriority w:val="99"/>
    <w:semiHidden/>
    <w:rPr>
      <w:rFonts w:ascii="宋体" w:eastAsia="宋体" w:hAnsi="Times New Roman" w:cs="Times New Roman"/>
      <w:sz w:val="18"/>
      <w:szCs w:val="18"/>
    </w:rPr>
  </w:style>
  <w:style w:type="character" w:customStyle="1" w:styleId="af1">
    <w:name w:val="页眉 字符"/>
    <w:basedOn w:val="a2"/>
    <w:link w:val="af0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Para10">
    <w:name w:val="Para 10"/>
    <w:basedOn w:val="a1"/>
    <w:qFormat/>
    <w:pPr>
      <w:widowControl/>
      <w:spacing w:afterLines="80" w:line="384" w:lineRule="atLeast"/>
      <w:jc w:val="left"/>
    </w:pPr>
    <w:rPr>
      <w:rFonts w:ascii="Cambria" w:eastAsia="Cambria" w:hAnsi="Cambria" w:cs="Cambria"/>
      <w:color w:val="000000"/>
      <w:kern w:val="0"/>
      <w:szCs w:val="24"/>
      <w:lang w:val="zh" w:eastAsia="zh" w:bidi="zh"/>
    </w:rPr>
  </w:style>
  <w:style w:type="paragraph" w:customStyle="1" w:styleId="Para19">
    <w:name w:val="Para 19"/>
    <w:basedOn w:val="a1"/>
    <w:qFormat/>
    <w:pPr>
      <w:widowControl/>
      <w:spacing w:afterLines="80" w:line="384" w:lineRule="atLeast"/>
      <w:jc w:val="left"/>
    </w:pPr>
    <w:rPr>
      <w:rFonts w:ascii="Cambria" w:eastAsia="Cambria" w:hAnsi="Cambria" w:cs="Cambria"/>
      <w:color w:val="858585"/>
      <w:kern w:val="0"/>
      <w:szCs w:val="24"/>
      <w:lang w:val="zh" w:eastAsia="zh" w:bidi="zh"/>
    </w:rPr>
  </w:style>
  <w:style w:type="character" w:customStyle="1" w:styleId="a9">
    <w:name w:val="正文文本 字符"/>
    <w:basedOn w:val="a2"/>
    <w:link w:val="a8"/>
    <w:uiPriority w:val="99"/>
    <w:semiHidden/>
    <w:rPr>
      <w:rFonts w:ascii="Times New Roman" w:eastAsia="宋体" w:hAnsi="Times New Roman" w:cs="Times New Roman"/>
      <w:kern w:val="2"/>
      <w:sz w:val="21"/>
    </w:rPr>
  </w:style>
  <w:style w:type="character" w:customStyle="1" w:styleId="08Text">
    <w:name w:val="08 Text"/>
    <w:rPr>
      <w:color w:val="000000"/>
      <w:shd w:val="clear" w:color="auto" w:fill="F7F7F7"/>
    </w:rPr>
  </w:style>
  <w:style w:type="character" w:customStyle="1" w:styleId="40">
    <w:name w:val="标题 4 字符"/>
    <w:basedOn w:val="a2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Para18">
    <w:name w:val="Para 18"/>
    <w:basedOn w:val="a1"/>
    <w:qFormat/>
    <w:pPr>
      <w:widowControl/>
      <w:spacing w:line="384" w:lineRule="atLeast"/>
      <w:jc w:val="left"/>
    </w:pPr>
    <w:rPr>
      <w:rFonts w:ascii="Cambria" w:eastAsia="Cambria" w:hAnsi="Cambria" w:cs="Cambria"/>
      <w:color w:val="0000FF"/>
      <w:kern w:val="0"/>
      <w:szCs w:val="24"/>
      <w:u w:val="single"/>
      <w:lang w:val="zh" w:eastAsia="zh" w:bidi="zh"/>
    </w:rPr>
  </w:style>
  <w:style w:type="character" w:customStyle="1" w:styleId="12">
    <w:name w:val="未处理的提及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af6">
    <w:name w:val="正文文本首行缩进 字符"/>
    <w:basedOn w:val="a9"/>
    <w:link w:val="af5"/>
    <w:uiPriority w:val="99"/>
    <w:semiHidden/>
    <w:rPr>
      <w:rFonts w:ascii="Times New Roman" w:eastAsia="宋体" w:hAnsi="Times New Roman" w:cs="Times New Roman"/>
      <w:kern w:val="2"/>
      <w:sz w:val="21"/>
    </w:rPr>
  </w:style>
  <w:style w:type="paragraph" w:customStyle="1" w:styleId="Para16">
    <w:name w:val="Para 16"/>
    <w:basedOn w:val="a1"/>
    <w:qFormat/>
    <w:pPr>
      <w:widowControl/>
      <w:spacing w:afterLines="80" w:line="384" w:lineRule="atLeast"/>
      <w:jc w:val="left"/>
    </w:pPr>
    <w:rPr>
      <w:rFonts w:ascii="Consolas" w:eastAsia="Consolas" w:hAnsi="Consolas" w:cs="Consolas"/>
      <w:color w:val="000000"/>
      <w:kern w:val="0"/>
      <w:sz w:val="18"/>
      <w:szCs w:val="18"/>
      <w:shd w:val="clear" w:color="auto" w:fill="F7F7F7"/>
      <w:lang w:val="zh" w:eastAsia="zh" w:bidi="zh"/>
    </w:rPr>
  </w:style>
  <w:style w:type="paragraph" w:customStyle="1" w:styleId="aff">
    <w:name w:val="封面"/>
    <w:basedOn w:val="a1"/>
    <w:pPr>
      <w:adjustRightInd w:val="0"/>
      <w:spacing w:line="360" w:lineRule="atLeast"/>
      <w:jc w:val="right"/>
    </w:pPr>
    <w:rPr>
      <w:rFonts w:ascii="Symbol" w:hAnsi="Symbol"/>
      <w:kern w:val="0"/>
    </w:rPr>
  </w:style>
  <w:style w:type="paragraph" w:customStyle="1" w:styleId="Para14">
    <w:name w:val="Para 14"/>
    <w:basedOn w:val="a1"/>
    <w:qFormat/>
    <w:pPr>
      <w:widowControl/>
      <w:pBdr>
        <w:bottom w:val="dotted" w:sz="4" w:space="0" w:color="EEEEEE"/>
      </w:pBdr>
      <w:spacing w:after="57" w:line="384" w:lineRule="atLeast"/>
      <w:jc w:val="left"/>
    </w:pPr>
    <w:rPr>
      <w:rFonts w:ascii="Cambria" w:eastAsia="Cambria" w:hAnsi="Cambria" w:cs="Cambria"/>
      <w:color w:val="000000"/>
      <w:kern w:val="0"/>
      <w:szCs w:val="24"/>
      <w:lang w:val="zh" w:eastAsia="zh" w:bidi="zh"/>
    </w:rPr>
  </w:style>
  <w:style w:type="paragraph" w:styleId="aff0">
    <w:name w:val="List Paragraph"/>
    <w:basedOn w:val="a1"/>
    <w:uiPriority w:val="34"/>
    <w:qFormat/>
    <w:pPr>
      <w:ind w:firstLineChars="200" w:firstLine="420"/>
    </w:pPr>
  </w:style>
  <w:style w:type="paragraph" w:customStyle="1" w:styleId="Para08">
    <w:name w:val="Para 08"/>
    <w:basedOn w:val="a1"/>
    <w:qFormat/>
    <w:pPr>
      <w:widowControl/>
      <w:spacing w:line="288" w:lineRule="atLeast"/>
      <w:jc w:val="left"/>
    </w:pPr>
    <w:rPr>
      <w:rFonts w:ascii="Cambria" w:eastAsia="Cambria" w:hAnsi="Cambria" w:cs="Cambria"/>
      <w:color w:val="000000"/>
      <w:kern w:val="0"/>
      <w:szCs w:val="24"/>
      <w:lang w:val="zh" w:eastAsia="zh" w:bidi="zh"/>
    </w:rPr>
  </w:style>
  <w:style w:type="paragraph" w:customStyle="1" w:styleId="23">
    <w:name w:val="正文缩进2"/>
    <w:basedOn w:val="a1"/>
    <w:qFormat/>
    <w:pPr>
      <w:spacing w:line="360" w:lineRule="auto"/>
      <w:ind w:firstLineChars="200" w:firstLine="200"/>
    </w:pPr>
    <w:rPr>
      <w:kern w:val="0"/>
      <w:szCs w:val="24"/>
    </w:rPr>
  </w:style>
  <w:style w:type="paragraph" w:customStyle="1" w:styleId="Para09">
    <w:name w:val="Para 09"/>
    <w:basedOn w:val="a1"/>
    <w:qFormat/>
    <w:pPr>
      <w:widowControl/>
      <w:spacing w:line="384" w:lineRule="atLeast"/>
      <w:jc w:val="left"/>
    </w:pPr>
    <w:rPr>
      <w:rFonts w:ascii="Cambria" w:eastAsia="Cambria" w:hAnsi="Cambria" w:cs="Cambria"/>
      <w:color w:val="0000FF"/>
      <w:kern w:val="0"/>
      <w:szCs w:val="24"/>
      <w:u w:val="single"/>
      <w:lang w:val="zh" w:eastAsia="zh" w:bidi="zh"/>
    </w:rPr>
  </w:style>
  <w:style w:type="character" w:customStyle="1" w:styleId="afb">
    <w:name w:val="一级标题 字符"/>
    <w:basedOn w:val="10"/>
    <w:link w:val="a0"/>
    <w:qFormat/>
    <w:rPr>
      <w:rFonts w:ascii="微软雅黑" w:eastAsia="微软雅黑" w:hAnsi="微软雅黑" w:cstheme="majorBidi"/>
      <w:b/>
      <w:bCs/>
      <w:caps/>
      <w:color w:val="000000" w:themeColor="text1"/>
      <w:spacing w:val="4"/>
      <w:kern w:val="44"/>
      <w:sz w:val="44"/>
      <w:szCs w:val="44"/>
    </w:rPr>
  </w:style>
  <w:style w:type="character" w:customStyle="1" w:styleId="10">
    <w:name w:val="标题 1 字符"/>
    <w:basedOn w:val="a2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02Text">
    <w:name w:val="02 Text"/>
    <w:rPr>
      <w:rFonts w:ascii="Cambria" w:eastAsia="Cambria" w:hAnsi="Cambria" w:cs="Cambria"/>
      <w:sz w:val="24"/>
      <w:szCs w:val="24"/>
      <w:shd w:val="clear" w:color="auto" w:fill="auto"/>
    </w:rPr>
  </w:style>
  <w:style w:type="character" w:customStyle="1" w:styleId="09Text">
    <w:name w:val="09 Text"/>
    <w:rPr>
      <w:color w:val="F5871F"/>
    </w:rPr>
  </w:style>
  <w:style w:type="paragraph" w:customStyle="1" w:styleId="Para15">
    <w:name w:val="Para 15"/>
    <w:basedOn w:val="a1"/>
    <w:qFormat/>
    <w:pPr>
      <w:widowControl/>
      <w:spacing w:line="384" w:lineRule="atLeast"/>
      <w:jc w:val="left"/>
    </w:pPr>
    <w:rPr>
      <w:rFonts w:ascii="Consolas" w:eastAsia="Consolas" w:hAnsi="Consolas" w:cs="Consolas"/>
      <w:color w:val="000000"/>
      <w:kern w:val="0"/>
      <w:sz w:val="18"/>
      <w:szCs w:val="18"/>
      <w:shd w:val="clear" w:color="auto" w:fill="F7F7F7"/>
      <w:lang w:val="zh" w:eastAsia="zh" w:bidi="zh"/>
    </w:rPr>
  </w:style>
  <w:style w:type="character" w:customStyle="1" w:styleId="10Text">
    <w:name w:val="10 Text"/>
    <w:rPr>
      <w:color w:val="718C00"/>
    </w:rPr>
  </w:style>
  <w:style w:type="paragraph" w:customStyle="1" w:styleId="aff1">
    <w:name w:val="二级标题"/>
    <w:basedOn w:val="2"/>
    <w:link w:val="aff2"/>
    <w:qFormat/>
    <w:pPr>
      <w:widowControl/>
      <w:adjustRightInd w:val="0"/>
      <w:snapToGrid w:val="0"/>
      <w:spacing w:before="120" w:after="0" w:line="360" w:lineRule="auto"/>
    </w:pPr>
    <w:rPr>
      <w:rFonts w:ascii="微软雅黑" w:eastAsia="微软雅黑" w:hAnsi="微软雅黑"/>
      <w:color w:val="000000" w:themeColor="text1"/>
      <w:kern w:val="0"/>
      <w:szCs w:val="28"/>
    </w:rPr>
  </w:style>
  <w:style w:type="paragraph" w:customStyle="1" w:styleId="Para12">
    <w:name w:val="Para 12"/>
    <w:basedOn w:val="a1"/>
    <w:qFormat/>
    <w:pPr>
      <w:widowControl/>
      <w:spacing w:line="384" w:lineRule="atLeast"/>
      <w:jc w:val="left"/>
    </w:pPr>
    <w:rPr>
      <w:rFonts w:ascii="Cambria" w:eastAsia="Cambria" w:hAnsi="Cambria" w:cs="Cambria"/>
      <w:color w:val="858585"/>
      <w:kern w:val="0"/>
      <w:szCs w:val="24"/>
      <w:lang w:val="zh" w:eastAsia="zh" w:bidi="zh"/>
    </w:rPr>
  </w:style>
  <w:style w:type="character" w:customStyle="1" w:styleId="aff2">
    <w:name w:val="二级标题 字符"/>
    <w:basedOn w:val="20"/>
    <w:link w:val="aff1"/>
    <w:qFormat/>
    <w:rPr>
      <w:rFonts w:ascii="微软雅黑" w:eastAsia="微软雅黑" w:hAnsi="微软雅黑" w:cstheme="majorBidi"/>
      <w:b/>
      <w:bCs/>
      <w:color w:val="000000" w:themeColor="text1"/>
      <w:sz w:val="36"/>
      <w:szCs w:val="28"/>
    </w:rPr>
  </w:style>
  <w:style w:type="character" w:customStyle="1" w:styleId="70">
    <w:name w:val="标题 7 字符"/>
    <w:basedOn w:val="a2"/>
    <w:link w:val="7"/>
    <w:uiPriority w:val="9"/>
    <w:semiHidden/>
    <w:rPr>
      <w:rFonts w:ascii="Times New Roman" w:eastAsia="宋体" w:hAnsi="Times New Roman" w:cs="Times New Roman"/>
      <w:b/>
      <w:bCs/>
      <w:kern w:val="2"/>
      <w:sz w:val="24"/>
      <w:szCs w:val="24"/>
    </w:rPr>
  </w:style>
  <w:style w:type="character" w:customStyle="1" w:styleId="06Text">
    <w:name w:val="06 Text"/>
    <w:rPr>
      <w:shd w:val="clear" w:color="auto" w:fill="F7F7F7"/>
    </w:rPr>
  </w:style>
  <w:style w:type="paragraph" w:customStyle="1" w:styleId="Para04">
    <w:name w:val="Para 04"/>
    <w:basedOn w:val="a1"/>
    <w:qFormat/>
    <w:pPr>
      <w:widowControl/>
      <w:pBdr>
        <w:top w:val="none" w:sz="0" w:space="10" w:color="auto"/>
        <w:left w:val="none" w:sz="0" w:space="12" w:color="auto"/>
        <w:bottom w:val="none" w:sz="0" w:space="10" w:color="auto"/>
        <w:right w:val="none" w:sz="0" w:space="12" w:color="auto"/>
      </w:pBdr>
      <w:shd w:val="clear" w:color="auto" w:fill="F7F7F7"/>
      <w:spacing w:afterLines="120" w:line="384" w:lineRule="atLeast"/>
      <w:jc w:val="left"/>
    </w:pPr>
    <w:rPr>
      <w:rFonts w:ascii="Consolas" w:eastAsia="Consolas" w:hAnsi="Consolas" w:cs="Consolas"/>
      <w:color w:val="000000"/>
      <w:kern w:val="0"/>
      <w:sz w:val="18"/>
      <w:szCs w:val="18"/>
      <w:lang w:val="zh" w:eastAsia="zh" w:bidi="zh"/>
    </w:rPr>
  </w:style>
  <w:style w:type="paragraph" w:customStyle="1" w:styleId="Para13">
    <w:name w:val="Para 13"/>
    <w:basedOn w:val="a1"/>
    <w:qFormat/>
    <w:pPr>
      <w:widowControl/>
      <w:pBdr>
        <w:top w:val="none" w:sz="0" w:space="10" w:color="auto"/>
        <w:left w:val="none" w:sz="0" w:space="12" w:color="auto"/>
        <w:bottom w:val="none" w:sz="0" w:space="10" w:color="auto"/>
        <w:right w:val="none" w:sz="0" w:space="12" w:color="auto"/>
      </w:pBdr>
      <w:shd w:val="clear" w:color="auto" w:fill="F7F7F7"/>
      <w:spacing w:afterLines="120" w:line="384" w:lineRule="atLeast"/>
      <w:jc w:val="left"/>
    </w:pPr>
    <w:rPr>
      <w:rFonts w:ascii="Consolas" w:eastAsia="Consolas" w:hAnsi="Consolas" w:cs="Consolas"/>
      <w:color w:val="000000"/>
      <w:kern w:val="0"/>
      <w:sz w:val="18"/>
      <w:szCs w:val="18"/>
      <w:shd w:val="clear" w:color="auto" w:fill="F7F7F7"/>
      <w:lang w:val="zh" w:eastAsia="zh" w:bidi="zh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kern w:val="2"/>
      <w:sz w:val="21"/>
      <w:szCs w:val="21"/>
    </w:rPr>
  </w:style>
  <w:style w:type="paragraph" w:customStyle="1" w:styleId="Para06">
    <w:name w:val="Para 06"/>
    <w:basedOn w:val="a1"/>
    <w:qFormat/>
    <w:pPr>
      <w:widowControl/>
      <w:spacing w:line="384" w:lineRule="atLeast"/>
      <w:jc w:val="left"/>
    </w:pPr>
    <w:rPr>
      <w:rFonts w:ascii="Cambria" w:eastAsia="Cambria" w:hAnsi="Cambria" w:cs="Cambria"/>
      <w:color w:val="000000"/>
      <w:kern w:val="0"/>
      <w:szCs w:val="24"/>
      <w:lang w:val="zh" w:eastAsia="zh" w:bidi="zh"/>
    </w:rPr>
  </w:style>
  <w:style w:type="character" w:customStyle="1" w:styleId="30">
    <w:name w:val="标题 3 字符"/>
    <w:basedOn w:val="a2"/>
    <w:link w:val="3"/>
    <w:uiPriority w:val="9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50">
    <w:name w:val="标题 5 字符"/>
    <w:basedOn w:val="a2"/>
    <w:link w:val="5"/>
    <w:uiPriority w:val="9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character" w:customStyle="1" w:styleId="af">
    <w:name w:val="页脚 字符"/>
    <w:basedOn w:val="a2"/>
    <w:link w:val="ae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13">
    <w:name w:val="修订1"/>
    <w:hidden/>
    <w:uiPriority w:val="99"/>
    <w:unhideWhenUsed/>
    <w:rPr>
      <w:kern w:val="2"/>
      <w:sz w:val="24"/>
    </w:rPr>
  </w:style>
  <w:style w:type="character" w:customStyle="1" w:styleId="af4">
    <w:name w:val="批注主题 字符"/>
    <w:basedOn w:val="a7"/>
    <w:link w:val="af3"/>
    <w:uiPriority w:val="99"/>
    <w:semiHidden/>
    <w:rPr>
      <w:rFonts w:ascii="Times New Roman" w:eastAsia="宋体" w:hAnsi="Times New Roman" w:cs="Times New Roman"/>
      <w:b/>
      <w:bCs/>
      <w:kern w:val="2"/>
      <w:sz w:val="24"/>
    </w:rPr>
  </w:style>
  <w:style w:type="paragraph" w:customStyle="1" w:styleId="24">
    <w:name w:val="修订2"/>
    <w:hidden/>
    <w:uiPriority w:val="99"/>
    <w:unhideWhenUsed/>
    <w:rPr>
      <w:kern w:val="2"/>
      <w:sz w:val="24"/>
    </w:rPr>
  </w:style>
  <w:style w:type="paragraph" w:customStyle="1" w:styleId="31">
    <w:name w:val="修订3"/>
    <w:hidden/>
    <w:uiPriority w:val="99"/>
    <w:unhideWhenUsed/>
    <w:rPr>
      <w:kern w:val="2"/>
      <w:sz w:val="24"/>
    </w:rPr>
  </w:style>
  <w:style w:type="paragraph" w:customStyle="1" w:styleId="41">
    <w:name w:val="修订4"/>
    <w:hidden/>
    <w:uiPriority w:val="99"/>
    <w:unhideWhenUsed/>
    <w:rPr>
      <w:kern w:val="2"/>
      <w:sz w:val="24"/>
    </w:rPr>
  </w:style>
  <w:style w:type="character" w:customStyle="1" w:styleId="25">
    <w:name w:val="未处理的提及2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p1">
    <w:name w:val="p1"/>
    <w:basedOn w:val="a1"/>
    <w:pPr>
      <w:jc w:val="left"/>
    </w:pPr>
    <w:rPr>
      <w:rFonts w:ascii="Helvetica Neue" w:eastAsia="Helvetica Neue" w:hAnsi="Helvetica Neue"/>
      <w:color w:val="000000"/>
      <w:kern w:val="0"/>
      <w:sz w:val="28"/>
      <w:szCs w:val="28"/>
    </w:rPr>
  </w:style>
  <w:style w:type="paragraph" w:customStyle="1" w:styleId="51">
    <w:name w:val="修订5"/>
    <w:hidden/>
    <w:uiPriority w:val="99"/>
    <w:unhideWhenUsed/>
    <w:rPr>
      <w:kern w:val="2"/>
      <w:sz w:val="24"/>
    </w:rPr>
  </w:style>
  <w:style w:type="character" w:customStyle="1" w:styleId="HTML0">
    <w:name w:val="HTML 预设格式 字符"/>
    <w:basedOn w:val="a2"/>
    <w:link w:val="HTML"/>
    <w:uiPriority w:val="99"/>
    <w:rPr>
      <w:rFonts w:ascii="宋体" w:hAnsi="宋体"/>
      <w:sz w:val="24"/>
      <w:szCs w:val="24"/>
    </w:rPr>
  </w:style>
  <w:style w:type="paragraph" w:styleId="aff3">
    <w:name w:val="Revision"/>
    <w:hidden/>
    <w:uiPriority w:val="99"/>
    <w:unhideWhenUsed/>
    <w:rsid w:val="00D94BBD"/>
    <w:rPr>
      <w:kern w:val="2"/>
      <w:sz w:val="24"/>
    </w:rPr>
  </w:style>
  <w:style w:type="paragraph" w:styleId="a">
    <w:name w:val="List Number"/>
    <w:basedOn w:val="a1"/>
    <w:uiPriority w:val="99"/>
    <w:unhideWhenUsed/>
    <w:rsid w:val="00ED2C23"/>
    <w:pPr>
      <w:widowControl/>
      <w:numPr>
        <w:numId w:val="9"/>
      </w:numPr>
      <w:tabs>
        <w:tab w:val="clear" w:pos="360"/>
      </w:tabs>
      <w:spacing w:after="200" w:line="276" w:lineRule="auto"/>
      <w:ind w:left="0" w:firstLineChars="0" w:firstLine="0"/>
      <w:contextualSpacing/>
      <w:jc w:val="left"/>
    </w:pPr>
    <w:rPr>
      <w:rFonts w:ascii="Arial" w:hAnsi="Arial" w:cstheme="minorBidi"/>
      <w:kern w:val="0"/>
      <w:sz w:val="21"/>
      <w:szCs w:val="22"/>
      <w:lang w:eastAsia="en-US"/>
    </w:rPr>
  </w:style>
  <w:style w:type="character" w:styleId="aff4">
    <w:name w:val="Unresolved Mention"/>
    <w:basedOn w:val="a2"/>
    <w:uiPriority w:val="99"/>
    <w:semiHidden/>
    <w:unhideWhenUsed/>
    <w:rsid w:val="006B5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22</Pages>
  <Words>3257</Words>
  <Characters>18571</Characters>
  <Application>Microsoft Office Word</Application>
  <DocSecurity>0</DocSecurity>
  <Lines>154</Lines>
  <Paragraphs>43</Paragraphs>
  <ScaleCrop>false</ScaleCrop>
  <Company/>
  <LinksUpToDate>false</LinksUpToDate>
  <CharactersWithSpaces>21785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昱 张</cp:lastModifiedBy>
  <cp:revision>6</cp:revision>
  <cp:lastPrinted>2026-02-28T18:12:00Z</cp:lastPrinted>
  <dcterms:created xsi:type="dcterms:W3CDTF">2026-07-03T03:18:00Z</dcterms:created>
  <dcterms:modified xsi:type="dcterms:W3CDTF">2026-08-06T09:19:00Z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90C44ADCAC8BE0EA3F87156AFC248766_43</vt:lpwstr>
  </property>
</Properties>
</file>